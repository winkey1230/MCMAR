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41F1A" w14:textId="464136C2" w:rsidR="00C1661A" w:rsidRPr="0016267E" w:rsidRDefault="00E12FFD" w:rsidP="00866BCA">
      <w:pPr>
        <w:pStyle w:val="Articletitle"/>
        <w:spacing w:line="396" w:lineRule="auto"/>
        <w:jc w:val="both"/>
      </w:pPr>
      <w:bookmarkStart w:id="0" w:name="_Hlk112588804"/>
      <w:bookmarkStart w:id="1" w:name="_Hlk113481906"/>
      <w:bookmarkStart w:id="2" w:name="_Hlk106978826"/>
      <w:r>
        <w:t xml:space="preserve">Mapping the </w:t>
      </w:r>
      <w:r w:rsidR="00E445EF">
        <w:t>short-term</w:t>
      </w:r>
      <w:r w:rsidR="00302926" w:rsidRPr="0016267E">
        <w:t xml:space="preserve"> exposure-response relationships</w:t>
      </w:r>
      <w:r w:rsidR="00867A99">
        <w:t xml:space="preserve"> </w:t>
      </w:r>
      <w:r w:rsidR="00D94433" w:rsidRPr="00D94433">
        <w:t xml:space="preserve">between environmental factors and health outcomes </w:t>
      </w:r>
      <w:r>
        <w:t>and identifying the causes of heterogeneity</w:t>
      </w:r>
      <w:bookmarkEnd w:id="0"/>
      <w:r w:rsidR="00302926" w:rsidRPr="0016267E">
        <w:t xml:space="preserve">: </w:t>
      </w:r>
      <w:r w:rsidR="007E68A0">
        <w:t>A</w:t>
      </w:r>
      <w:r w:rsidR="00302926" w:rsidRPr="0016267E">
        <w:t xml:space="preserve"> multivariate</w:t>
      </w:r>
      <w:r>
        <w:t>-</w:t>
      </w:r>
      <w:r w:rsidR="00302926" w:rsidRPr="0016267E">
        <w:t>conditional</w:t>
      </w:r>
      <w:r>
        <w:t>-</w:t>
      </w:r>
      <w:r w:rsidR="00302926" w:rsidRPr="0016267E">
        <w:t>meta</w:t>
      </w:r>
      <w:r>
        <w:t>-</w:t>
      </w:r>
      <w:r w:rsidR="00302926" w:rsidRPr="0016267E">
        <w:t>autoregression</w:t>
      </w:r>
      <w:r>
        <w:t>-based two-stage strategy</w:t>
      </w:r>
      <w:bookmarkEnd w:id="1"/>
    </w:p>
    <w:bookmarkEnd w:id="2"/>
    <w:p w14:paraId="2006E619" w14:textId="7BBFA9E0" w:rsidR="0060360E" w:rsidRPr="0016267E" w:rsidRDefault="00D91F51" w:rsidP="0060360E">
      <w:pPr>
        <w:pStyle w:val="Authornames"/>
        <w:spacing w:line="396" w:lineRule="auto"/>
      </w:pPr>
      <w:r w:rsidRPr="0016267E">
        <w:t xml:space="preserve">Wei Wang </w:t>
      </w:r>
      <w:r w:rsidRPr="0016267E">
        <w:rPr>
          <w:rFonts w:hint="eastAsia"/>
          <w:vertAlign w:val="superscript"/>
          <w:lang w:eastAsia="zh-CN"/>
        </w:rPr>
        <w:t>a</w:t>
      </w:r>
      <w:r w:rsidRPr="0016267E">
        <w:t xml:space="preserve">, </w:t>
      </w:r>
      <w:r w:rsidR="00BE0F55">
        <w:t xml:space="preserve">Fang Liao </w:t>
      </w:r>
      <w:r w:rsidR="00BE0F55" w:rsidRPr="00BE0F55">
        <w:rPr>
          <w:vertAlign w:val="superscript"/>
        </w:rPr>
        <w:t>b,</w:t>
      </w:r>
      <w:r w:rsidR="00BE0F55">
        <w:rPr>
          <w:vertAlign w:val="superscript"/>
        </w:rPr>
        <w:t xml:space="preserve"> </w:t>
      </w:r>
      <w:r w:rsidR="00BE0F55" w:rsidRPr="00BE0F55">
        <w:rPr>
          <w:vertAlign w:val="superscript"/>
        </w:rPr>
        <w:t>c</w:t>
      </w:r>
      <w:r w:rsidR="00BE0F55">
        <w:t xml:space="preserve">, </w:t>
      </w:r>
      <w:r w:rsidRPr="0016267E">
        <w:t xml:space="preserve">Fei Yin </w:t>
      </w:r>
      <w:r w:rsidRPr="0016267E">
        <w:rPr>
          <w:vertAlign w:val="superscript"/>
        </w:rPr>
        <w:t>a</w:t>
      </w:r>
      <w:r w:rsidRPr="0016267E">
        <w:t xml:space="preserve">, and Yue Ma </w:t>
      </w:r>
      <w:r w:rsidRPr="0016267E">
        <w:rPr>
          <w:vertAlign w:val="superscript"/>
        </w:rPr>
        <w:t>a*</w:t>
      </w:r>
    </w:p>
    <w:p w14:paraId="43B60487" w14:textId="40A357F8" w:rsidR="0060360E" w:rsidRDefault="00D91F51" w:rsidP="0060360E">
      <w:pPr>
        <w:spacing w:line="396" w:lineRule="auto"/>
        <w:rPr>
          <w:i/>
          <w:kern w:val="0"/>
          <w:szCs w:val="24"/>
          <w:lang w:eastAsia="en-GB"/>
        </w:rPr>
      </w:pPr>
      <w:r w:rsidRPr="000020A4">
        <w:rPr>
          <w:rFonts w:eastAsia="宋体"/>
          <w:szCs w:val="24"/>
          <w:vertAlign w:val="superscript"/>
        </w:rPr>
        <w:t xml:space="preserve">a </w:t>
      </w:r>
      <w:r w:rsidRPr="000020A4">
        <w:rPr>
          <w:i/>
          <w:kern w:val="0"/>
          <w:szCs w:val="24"/>
          <w:lang w:eastAsia="en-GB"/>
        </w:rPr>
        <w:t xml:space="preserve">West China School of Public Health and West China Fourth </w:t>
      </w:r>
      <w:r w:rsidRPr="000020A4">
        <w:rPr>
          <w:rFonts w:eastAsia="等线"/>
          <w:i/>
          <w:kern w:val="0"/>
          <w:szCs w:val="24"/>
          <w:lang w:eastAsia="en-GB"/>
        </w:rPr>
        <w:t>Hospital</w:t>
      </w:r>
      <w:r w:rsidRPr="000020A4">
        <w:rPr>
          <w:i/>
          <w:kern w:val="0"/>
          <w:szCs w:val="24"/>
          <w:lang w:eastAsia="en-GB"/>
        </w:rPr>
        <w:t>, Sichuan University.</w:t>
      </w:r>
    </w:p>
    <w:p w14:paraId="3357B5D5" w14:textId="7F1C8C1B" w:rsidR="00BE0F55" w:rsidRPr="00BE0F55" w:rsidRDefault="00BE0F55" w:rsidP="00BE0F55">
      <w:pPr>
        <w:spacing w:line="396" w:lineRule="auto"/>
        <w:rPr>
          <w:i/>
          <w:kern w:val="0"/>
          <w:szCs w:val="24"/>
          <w:lang w:eastAsia="en-GB"/>
        </w:rPr>
      </w:pPr>
      <w:r w:rsidRPr="00BE0F55">
        <w:rPr>
          <w:i/>
          <w:kern w:val="0"/>
          <w:szCs w:val="24"/>
          <w:vertAlign w:val="superscript"/>
          <w:lang w:eastAsia="en-GB"/>
        </w:rPr>
        <w:t>b</w:t>
      </w:r>
      <w:r w:rsidRPr="00BE0F55">
        <w:rPr>
          <w:i/>
          <w:kern w:val="0"/>
          <w:szCs w:val="24"/>
          <w:lang w:eastAsia="en-GB"/>
        </w:rPr>
        <w:t xml:space="preserve"> Sichuan Provincial Center for Mental Health, Sichuan Academy of Medical Sciences &amp; Sichuan Provincial People’s Hospital, Chengdu, 610072, China.</w:t>
      </w:r>
    </w:p>
    <w:p w14:paraId="5572A886" w14:textId="4FDF2761" w:rsidR="00BE0F55" w:rsidRPr="00BE0F55" w:rsidRDefault="00BE0F55" w:rsidP="00BE0F55">
      <w:pPr>
        <w:spacing w:line="396" w:lineRule="auto"/>
        <w:rPr>
          <w:i/>
          <w:kern w:val="0"/>
          <w:szCs w:val="24"/>
          <w:lang w:eastAsia="en-GB"/>
        </w:rPr>
      </w:pPr>
      <w:r w:rsidRPr="00BE0F55">
        <w:rPr>
          <w:i/>
          <w:kern w:val="0"/>
          <w:szCs w:val="24"/>
          <w:vertAlign w:val="superscript"/>
          <w:lang w:eastAsia="en-GB"/>
        </w:rPr>
        <w:t>c</w:t>
      </w:r>
      <w:r w:rsidRPr="00BE0F55">
        <w:rPr>
          <w:i/>
          <w:kern w:val="0"/>
          <w:szCs w:val="24"/>
          <w:lang w:eastAsia="en-GB"/>
        </w:rPr>
        <w:t xml:space="preserve"> Key Laboratory of psychosomatic medicine, Chinese Academy of Medical Sciences, Chengdu 610072, China</w:t>
      </w:r>
    </w:p>
    <w:p w14:paraId="38D898C4" w14:textId="47A72AD6" w:rsidR="0060360E" w:rsidRDefault="00D91F51" w:rsidP="0060360E">
      <w:pPr>
        <w:spacing w:line="396" w:lineRule="auto"/>
        <w:jc w:val="left"/>
        <w:rPr>
          <w:rFonts w:eastAsia="宋体"/>
          <w:szCs w:val="24"/>
        </w:rPr>
      </w:pPr>
      <w:r w:rsidRPr="000020A4">
        <w:rPr>
          <w:rFonts w:eastAsia="宋体"/>
          <w:szCs w:val="24"/>
        </w:rPr>
        <w:t xml:space="preserve">* Corresponding author: </w:t>
      </w:r>
      <w:hyperlink r:id="rId8" w:history="1">
        <w:r w:rsidR="0029718C" w:rsidRPr="001B59CC">
          <w:rPr>
            <w:rStyle w:val="af3"/>
            <w:rFonts w:eastAsia="宋体"/>
            <w:szCs w:val="24"/>
          </w:rPr>
          <w:t>gordonrozen@scu.edu.cn</w:t>
        </w:r>
      </w:hyperlink>
      <w:r w:rsidRPr="000020A4">
        <w:rPr>
          <w:rFonts w:eastAsia="宋体"/>
          <w:szCs w:val="24"/>
        </w:rPr>
        <w:t>.</w:t>
      </w:r>
    </w:p>
    <w:p w14:paraId="473AD075" w14:textId="77777777" w:rsidR="0029718C" w:rsidRPr="0029718C" w:rsidRDefault="0029718C" w:rsidP="0060360E">
      <w:pPr>
        <w:spacing w:line="396" w:lineRule="auto"/>
        <w:jc w:val="left"/>
        <w:rPr>
          <w:rFonts w:eastAsia="宋体"/>
          <w:szCs w:val="24"/>
        </w:rPr>
      </w:pPr>
    </w:p>
    <w:p w14:paraId="39CD7789" w14:textId="77777777" w:rsidR="0029718C" w:rsidRPr="0029718C" w:rsidRDefault="0029718C" w:rsidP="0029718C">
      <w:pPr>
        <w:rPr>
          <w:b/>
          <w:bCs/>
        </w:rPr>
      </w:pPr>
      <w:r w:rsidRPr="0029718C">
        <w:rPr>
          <w:b/>
          <w:bCs/>
        </w:rPr>
        <w:t xml:space="preserve">Author contributions </w:t>
      </w:r>
    </w:p>
    <w:p w14:paraId="1A6F9964" w14:textId="77777777" w:rsidR="0029718C" w:rsidRPr="0029718C" w:rsidRDefault="0029718C" w:rsidP="0029718C">
      <w:r w:rsidRPr="0029718C">
        <w:t>WW and YM conceptualized this study and wrote the main manuscript text. WW derived the methodology and carried out the simulation and case study. FL carried out the case study and edited the manuscript. FY reviewed and edited the manuscript. YM and FY obtained the funding.</w:t>
      </w:r>
    </w:p>
    <w:p w14:paraId="2426D200" w14:textId="4EC94844" w:rsidR="00755496" w:rsidRDefault="00755496" w:rsidP="0002331F"/>
    <w:p w14:paraId="43066DB9" w14:textId="77777777" w:rsidR="008717BC" w:rsidRPr="008717BC" w:rsidRDefault="008717BC" w:rsidP="008717BC">
      <w:pPr>
        <w:rPr>
          <w:b/>
          <w:bCs/>
        </w:rPr>
      </w:pPr>
      <w:r w:rsidRPr="008717BC">
        <w:rPr>
          <w:b/>
          <w:bCs/>
        </w:rPr>
        <w:t>Acknowledgments</w:t>
      </w:r>
    </w:p>
    <w:p w14:paraId="68AC2693" w14:textId="77777777" w:rsidR="008717BC" w:rsidRPr="008717BC" w:rsidRDefault="008717BC" w:rsidP="008717BC">
      <w:r w:rsidRPr="008717BC">
        <w:rPr>
          <w:rFonts w:hint="eastAsia"/>
        </w:rPr>
        <w:t>The</w:t>
      </w:r>
      <w:r w:rsidRPr="008717BC">
        <w:t xml:space="preserve"> authors would like to thank Xiong Xiao for providing the city-specific ERRs from the first stage in the motivating example. This work was supported by the National Natural Science Foundation of China under Grant 81803332, the National Natural Science Foundation of China under Grant 81872713, and the Sichuan Science &amp; Technology Program under Grant 2021YFS0181.</w:t>
      </w:r>
    </w:p>
    <w:p w14:paraId="1AE62548" w14:textId="77777777" w:rsidR="008717BC" w:rsidRPr="008717BC" w:rsidRDefault="008717BC" w:rsidP="0002331F"/>
    <w:p w14:paraId="2F19D74C" w14:textId="77777777" w:rsidR="0060360E" w:rsidRPr="0016267E" w:rsidRDefault="00D91F51">
      <w:pPr>
        <w:widowControl/>
        <w:spacing w:line="240" w:lineRule="auto"/>
        <w:jc w:val="left"/>
        <w:rPr>
          <w:rFonts w:eastAsiaTheme="majorEastAsia"/>
          <w:b/>
          <w:bCs/>
          <w:szCs w:val="24"/>
        </w:rPr>
      </w:pPr>
      <w:r w:rsidRPr="0016267E">
        <w:br w:type="page"/>
      </w:r>
    </w:p>
    <w:p w14:paraId="1DD15883" w14:textId="14476301" w:rsidR="0029718C" w:rsidRDefault="0029718C" w:rsidP="0029718C">
      <w:pPr>
        <w:pStyle w:val="1"/>
        <w:jc w:val="both"/>
      </w:pPr>
      <w:r>
        <w:lastRenderedPageBreak/>
        <w:t>Mapping the short-term</w:t>
      </w:r>
      <w:r w:rsidRPr="0016267E">
        <w:t xml:space="preserve"> exposure-response relationships</w:t>
      </w:r>
      <w:r>
        <w:t xml:space="preserve"> </w:t>
      </w:r>
      <w:r w:rsidRPr="00D94433">
        <w:t xml:space="preserve">between environmental factors and health outcomes </w:t>
      </w:r>
      <w:r>
        <w:t>and identifying the causes of heterogeneity</w:t>
      </w:r>
      <w:r w:rsidRPr="0016267E">
        <w:t xml:space="preserve">: </w:t>
      </w:r>
      <w:r>
        <w:t>A</w:t>
      </w:r>
      <w:r w:rsidRPr="0016267E">
        <w:t xml:space="preserve"> multivariate</w:t>
      </w:r>
      <w:r>
        <w:t>-</w:t>
      </w:r>
      <w:r w:rsidRPr="0016267E">
        <w:t>conditional</w:t>
      </w:r>
      <w:r>
        <w:t>-</w:t>
      </w:r>
      <w:r w:rsidRPr="0016267E">
        <w:t>meta</w:t>
      </w:r>
      <w:r>
        <w:t>-</w:t>
      </w:r>
      <w:r w:rsidRPr="0016267E">
        <w:t>autoregression</w:t>
      </w:r>
      <w:r>
        <w:t>-based two-stage strategy</w:t>
      </w:r>
    </w:p>
    <w:p w14:paraId="65469FE4" w14:textId="7F7DF29C" w:rsidR="0015077D" w:rsidRDefault="0015077D" w:rsidP="0015077D">
      <w:pPr>
        <w:pStyle w:val="2"/>
      </w:pPr>
      <w:r>
        <w:rPr>
          <w:rFonts w:hint="eastAsia"/>
        </w:rPr>
        <w:t>Abs</w:t>
      </w:r>
      <w:r>
        <w:t>tract</w:t>
      </w:r>
    </w:p>
    <w:p w14:paraId="6277B772" w14:textId="6186F9A7" w:rsidR="00925C21" w:rsidRDefault="00E12FFD" w:rsidP="009044A7">
      <w:r>
        <w:t xml:space="preserve">Studying the </w:t>
      </w:r>
      <w:r w:rsidR="00001267">
        <w:t xml:space="preserve">spatial distribution of </w:t>
      </w:r>
      <w:r w:rsidR="00E74645" w:rsidRPr="00E74645">
        <w:t>short-term</w:t>
      </w:r>
      <w:r w:rsidR="00194094" w:rsidRPr="00866BCA">
        <w:t xml:space="preserve"> exposure-response relationships (ERRs)</w:t>
      </w:r>
      <w:r w:rsidR="00253847" w:rsidRPr="00253847">
        <w:t xml:space="preserve"> </w:t>
      </w:r>
      <w:bookmarkStart w:id="3" w:name="_Hlk112600847"/>
      <w:r w:rsidR="00253847" w:rsidRPr="00253847">
        <w:t>between environmental factors and health-related outcomes</w:t>
      </w:r>
      <w:bookmarkEnd w:id="3"/>
      <w:r w:rsidR="00001267">
        <w:t xml:space="preserve"> </w:t>
      </w:r>
      <w:r w:rsidR="00194094" w:rsidRPr="00866BCA">
        <w:t xml:space="preserve">and identifying </w:t>
      </w:r>
      <w:r w:rsidR="00001267">
        <w:t xml:space="preserve">the </w:t>
      </w:r>
      <w:r w:rsidR="00194094" w:rsidRPr="00866BCA">
        <w:t xml:space="preserve">causes of </w:t>
      </w:r>
      <w:r w:rsidR="00001267">
        <w:t xml:space="preserve">spatial </w:t>
      </w:r>
      <w:r w:rsidR="00194094" w:rsidRPr="00866BCA">
        <w:t>heterogeneity</w:t>
      </w:r>
      <w:r w:rsidR="00001267">
        <w:t xml:space="preserve"> are of great importance on</w:t>
      </w:r>
      <w:r w:rsidR="00001267" w:rsidRPr="00E74645">
        <w:t xml:space="preserve"> </w:t>
      </w:r>
      <w:r w:rsidR="00FC1F41" w:rsidRPr="00E74645">
        <w:t xml:space="preserve">making region-specific environment-related public health </w:t>
      </w:r>
      <w:r w:rsidR="00E74645">
        <w:rPr>
          <w:rFonts w:hint="eastAsia"/>
        </w:rPr>
        <w:t>policies</w:t>
      </w:r>
      <w:r w:rsidR="00FC1F41" w:rsidRPr="00E74645">
        <w:t>. However,</w:t>
      </w:r>
      <w:r w:rsidR="0015077D">
        <w:t xml:space="preserve"> the </w:t>
      </w:r>
      <w:r w:rsidR="005A3DC7">
        <w:t>widely</w:t>
      </w:r>
      <w:r w:rsidR="00FC1F41">
        <w:t xml:space="preserve"> used</w:t>
      </w:r>
      <w:r w:rsidR="006D5AC1">
        <w:t xml:space="preserve"> multivariate meta</w:t>
      </w:r>
      <w:r w:rsidR="00B921E9">
        <w:t>-</w:t>
      </w:r>
      <w:r w:rsidR="006D5AC1">
        <w:t>regression</w:t>
      </w:r>
      <w:r w:rsidR="00FC1F41" w:rsidRPr="00866BCA">
        <w:t xml:space="preserve"> (MMR)-based two-stage strategy</w:t>
      </w:r>
      <w:r w:rsidR="00FC1F41">
        <w:t xml:space="preserve"> </w:t>
      </w:r>
      <w:r w:rsidR="005A3DC7" w:rsidRPr="00866BCA">
        <w:t>does not consider</w:t>
      </w:r>
      <w:r w:rsidR="006D5AC1">
        <w:t xml:space="preserve"> the spatial dependence between regions</w:t>
      </w:r>
      <w:r w:rsidR="005A3DC7">
        <w:t xml:space="preserve">, which may give unsatisfactory results, even a false </w:t>
      </w:r>
      <w:r w:rsidR="00E74645">
        <w:t xml:space="preserve">policy </w:t>
      </w:r>
      <w:r w:rsidR="005A3DC7">
        <w:t>implication.</w:t>
      </w:r>
      <w:r w:rsidR="0009616C">
        <w:t xml:space="preserve"> </w:t>
      </w:r>
      <w:r w:rsidR="00993E50" w:rsidRPr="00993E50">
        <w:t>More importantly, possibly due to the limitation, the spatial distribution of short-term ERRs is less frequently focused on.</w:t>
      </w:r>
      <w:r w:rsidR="00993E50">
        <w:t xml:space="preserve"> </w:t>
      </w:r>
      <w:r w:rsidR="0009616C">
        <w:t>In this work, we combined</w:t>
      </w:r>
      <w:r w:rsidR="00DA427D">
        <w:t xml:space="preserve"> the</w:t>
      </w:r>
      <w:r w:rsidR="00194094" w:rsidRPr="00866BCA">
        <w:t xml:space="preserve"> conditional autoregression </w:t>
      </w:r>
      <w:r w:rsidR="006D5AC1">
        <w:t xml:space="preserve">with </w:t>
      </w:r>
      <w:r w:rsidR="006E5BB5">
        <w:rPr>
          <w:rFonts w:hint="eastAsia"/>
        </w:rPr>
        <w:t>MMR</w:t>
      </w:r>
      <w:r w:rsidR="0009616C">
        <w:t xml:space="preserve"> to construct</w:t>
      </w:r>
      <w:r w:rsidR="006D5AC1">
        <w:t xml:space="preserve"> </w:t>
      </w:r>
      <w:r w:rsidR="00194094" w:rsidRPr="00866BCA">
        <w:t>a</w:t>
      </w:r>
      <w:r w:rsidR="001242B1">
        <w:t>n extended</w:t>
      </w:r>
      <w:r w:rsidR="00194094" w:rsidRPr="00866BCA">
        <w:t xml:space="preserve"> model called MCMAR. </w:t>
      </w:r>
      <w:r w:rsidR="00A56189">
        <w:rPr>
          <w:rFonts w:hint="eastAsia"/>
        </w:rPr>
        <w:t>Then</w:t>
      </w:r>
      <w:r w:rsidR="00A56189">
        <w:t xml:space="preserve"> a</w:t>
      </w:r>
      <w:r w:rsidR="00194094" w:rsidRPr="00866BCA">
        <w:t xml:space="preserve"> MCMAR-based two-stage strategy </w:t>
      </w:r>
      <w:r w:rsidR="00E12363">
        <w:t>is developed</w:t>
      </w:r>
      <w:r w:rsidR="00194094" w:rsidRPr="00866BCA">
        <w:t xml:space="preserve"> to </w:t>
      </w:r>
      <w:r w:rsidR="00E12363">
        <w:t>m</w:t>
      </w:r>
      <w:r w:rsidR="00E12363" w:rsidRPr="00E12363">
        <w:t>ap</w:t>
      </w:r>
      <w:r w:rsidR="00253847">
        <w:t xml:space="preserve"> the ERRs</w:t>
      </w:r>
      <w:r w:rsidR="00E12363" w:rsidRPr="00E12363">
        <w:t xml:space="preserve"> and identify the causes of heterogeneity</w:t>
      </w:r>
      <w:r w:rsidR="00194094" w:rsidRPr="00866BCA">
        <w:t xml:space="preserve">. </w:t>
      </w:r>
      <w:r w:rsidR="00EC619A">
        <w:t>A</w:t>
      </w:r>
      <w:r w:rsidR="00993E50">
        <w:t xml:space="preserve"> published</w:t>
      </w:r>
      <w:r w:rsidR="00EC619A">
        <w:t xml:space="preserve"> motivating example and a simulation study were used to validate the efficiency of our strategy. Results show that </w:t>
      </w:r>
      <w:r w:rsidR="00EC619A" w:rsidRPr="00EC619A">
        <w:t>the MCMAR</w:t>
      </w:r>
      <w:r w:rsidR="00EC619A">
        <w:t>-based strategy</w:t>
      </w:r>
      <w:r w:rsidR="00EC619A" w:rsidRPr="00EC619A">
        <w:t xml:space="preserve"> achieved considerably better fit performance in terms of the Akaike information criterion</w:t>
      </w:r>
      <w:r w:rsidR="004F0BD7">
        <w:t xml:space="preserve">, </w:t>
      </w:r>
      <w:r w:rsidR="00EC619A" w:rsidRPr="00EC619A">
        <w:t xml:space="preserve">obtained a more reasonable spatial distribution </w:t>
      </w:r>
      <w:r w:rsidR="004F0BD7">
        <w:t>of</w:t>
      </w:r>
      <w:r w:rsidR="00EC619A" w:rsidRPr="00EC619A">
        <w:t xml:space="preserve"> ERRs</w:t>
      </w:r>
      <w:r w:rsidR="004F0BD7">
        <w:t>, and identified more accurate causes of heterogeneity</w:t>
      </w:r>
      <w:r w:rsidR="00EC619A" w:rsidRPr="00EC619A">
        <w:t xml:space="preserve"> than </w:t>
      </w:r>
      <w:r w:rsidR="00EC619A">
        <w:t>the classic strategy</w:t>
      </w:r>
      <w:r w:rsidR="00EC619A" w:rsidRPr="00EC619A">
        <w:t>.</w:t>
      </w:r>
      <w:r w:rsidR="00194094" w:rsidRPr="00866BCA">
        <w:t xml:space="preserve"> </w:t>
      </w:r>
      <w:r w:rsidR="00993E50" w:rsidRPr="00993E50">
        <w:t>As numerous spatial ERR datasets have been and are being produced, we believed that MCMAR-based two-stagy strategy will have an important and wide application value</w:t>
      </w:r>
      <w:r w:rsidR="00993E50">
        <w:t>.</w:t>
      </w:r>
    </w:p>
    <w:p w14:paraId="53D9F901" w14:textId="77777777" w:rsidR="00993E50" w:rsidRDefault="00993E50" w:rsidP="009044A7"/>
    <w:p w14:paraId="21C9DDDD" w14:textId="5B6E0A1C" w:rsidR="003B06D2" w:rsidRDefault="00925C21" w:rsidP="003B06D2">
      <w:r w:rsidRPr="00DF4C9E">
        <w:rPr>
          <w:rFonts w:hint="eastAsia"/>
          <w:b/>
        </w:rPr>
        <w:t>K</w:t>
      </w:r>
      <w:r w:rsidRPr="00DF4C9E">
        <w:rPr>
          <w:b/>
        </w:rPr>
        <w:t>eywords</w:t>
      </w:r>
      <w:r>
        <w:t xml:space="preserve">: Spatial </w:t>
      </w:r>
      <w:r w:rsidR="00D96D80">
        <w:t>distribution, exposure-response association</w:t>
      </w:r>
      <w:r>
        <w:t>,</w:t>
      </w:r>
      <w:r w:rsidRPr="00925C21">
        <w:t xml:space="preserve"> </w:t>
      </w:r>
      <w:r w:rsidRPr="0016267E">
        <w:t>multivariate meta-regression</w:t>
      </w:r>
      <w:r>
        <w:t>, two-stage strategy, conditional autoregression</w:t>
      </w:r>
      <w:r w:rsidR="00D96D80">
        <w:t xml:space="preserve"> </w:t>
      </w:r>
    </w:p>
    <w:p w14:paraId="2786CBE9" w14:textId="77777777" w:rsidR="004A2FD9" w:rsidRDefault="004A2FD9" w:rsidP="003B06D2"/>
    <w:p w14:paraId="153A9FEB" w14:textId="77777777" w:rsidR="00993E50" w:rsidRDefault="00993E50">
      <w:pPr>
        <w:widowControl/>
        <w:spacing w:line="240" w:lineRule="auto"/>
        <w:jc w:val="left"/>
        <w:rPr>
          <w:rFonts w:eastAsiaTheme="majorEastAsia"/>
          <w:b/>
          <w:bCs/>
          <w:szCs w:val="24"/>
        </w:rPr>
      </w:pPr>
      <w:r>
        <w:br w:type="page"/>
      </w:r>
    </w:p>
    <w:p w14:paraId="55DBDC45" w14:textId="01397B44" w:rsidR="00C1661A" w:rsidRPr="0016267E" w:rsidRDefault="00D91F51" w:rsidP="003B06D2">
      <w:pPr>
        <w:pStyle w:val="2"/>
      </w:pPr>
      <w:r w:rsidRPr="0016267E">
        <w:lastRenderedPageBreak/>
        <w:t>1. Introduction</w:t>
      </w:r>
    </w:p>
    <w:p w14:paraId="53F8DBAA" w14:textId="371E4F45" w:rsidR="009D0241" w:rsidRPr="0016267E" w:rsidRDefault="00D91F51" w:rsidP="00E00646">
      <w:r w:rsidRPr="0016267E">
        <w:rPr>
          <w:rFonts w:hint="eastAsia"/>
        </w:rPr>
        <w:t>In</w:t>
      </w:r>
      <w:r w:rsidR="00FD663E" w:rsidRPr="0016267E">
        <w:t xml:space="preserve"> the </w:t>
      </w:r>
      <w:r w:rsidRPr="0016267E">
        <w:rPr>
          <w:rFonts w:hint="eastAsia"/>
        </w:rPr>
        <w:t>l</w:t>
      </w:r>
      <w:r w:rsidRPr="0016267E">
        <w:t xml:space="preserve">ast </w:t>
      </w:r>
      <w:r w:rsidR="00B11A20" w:rsidRPr="0016267E">
        <w:rPr>
          <w:rFonts w:hint="eastAsia"/>
        </w:rPr>
        <w:t>few</w:t>
      </w:r>
      <w:r w:rsidR="000C4C2B" w:rsidRPr="0016267E">
        <w:t xml:space="preserve"> decades, with the </w:t>
      </w:r>
      <w:r w:rsidR="0016267E">
        <w:t>improvement in</w:t>
      </w:r>
      <w:r w:rsidR="000C4C2B" w:rsidRPr="0016267E">
        <w:t xml:space="preserve"> environmental monitoring systems and disease surveillance systems, a large number of time-series studies have been carried out to characterize the exposure-response relationships (ERRs) between environmental risk factors and health-related outcomes </w:t>
      </w:r>
      <w:r w:rsidR="00350231" w:rsidRPr="0016267E">
        <w:fldChar w:fldCharType="begin">
          <w:fldData xml:space="preserve">PEVuZE5vdGU+PENpdGU+PEF1dGhvcj5TaGFoPC9BdXRob3I+PFllYXI+MjAxMzwvWWVhcj48UmVj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=
</w:fldData>
        </w:fldChar>
      </w:r>
      <w:r w:rsidR="00530407">
        <w:instrText xml:space="preserve"> ADDIN EN.CITE </w:instrText>
      </w:r>
      <w:r w:rsidR="00530407">
        <w:fldChar w:fldCharType="begin">
          <w:fldData xml:space="preserve">PEVuZE5vdGU+PENpdGU+PEF1dGhvcj5TaGFoPC9BdXRob3I+PFllYXI+MjAxMzwvWWVhcj48UmVj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=
</w:fldData>
        </w:fldChar>
      </w:r>
      <w:r w:rsidR="00530407">
        <w:instrText xml:space="preserve"> ADDIN EN.CITE.DATA </w:instrText>
      </w:r>
      <w:r w:rsidR="00530407">
        <w:fldChar w:fldCharType="end"/>
      </w:r>
      <w:r w:rsidR="00350231" w:rsidRPr="0016267E">
        <w:fldChar w:fldCharType="separate"/>
      </w:r>
      <w:r w:rsidR="00530407" w:rsidRPr="00530407">
        <w:rPr>
          <w:noProof/>
          <w:vertAlign w:val="superscript"/>
        </w:rPr>
        <w:t>[1-5]</w:t>
      </w:r>
      <w:r w:rsidR="00350231" w:rsidRPr="0016267E">
        <w:fldChar w:fldCharType="end"/>
      </w:r>
      <w:r w:rsidR="000C4C2B" w:rsidRPr="0016267E">
        <w:t xml:space="preserve">. Due to the distinctions in culture, natural conditions, economic levels and sanitary conditions, different regions often present heterogeneous ERRs. For example, Shah et al.’s </w:t>
      </w:r>
      <w:r w:rsidR="005B5732" w:rsidRPr="0016267E">
        <w:fldChar w:fldCharType="begin"/>
      </w:r>
      <w:r w:rsidR="00530407">
        <w:instrText xml:space="preserve"> ADDIN EN.CITE &lt;EndNote&gt;&lt;Cite&gt;&lt;Author&gt;Shah&lt;/Author&gt;&lt;Year&gt;2015&lt;/Year&gt;&lt;RecNum&gt;87&lt;/RecNum&gt;&lt;DisplayText&gt;&lt;style face="superscript"&gt;[6]&lt;/style&gt;&lt;/DisplayText&gt;&lt;record&gt;&lt;rec-number&gt;87&lt;/rec-number&gt;&lt;foreign-keys&gt;&lt;key app="EN" db-id="2rwasr2aazvtwietz2j5029cwd9drpd5vp9p" timestamp="1651983421"&gt;87&lt;/key&gt;&lt;/foreign-keys&gt;&lt;ref-type name="Journal Article"&gt;17&lt;/ref-type&gt;&lt;contributors&gt;&lt;authors&gt;&lt;author&gt;Shah, Anoop S V&lt;/author&gt;&lt;author&gt;Lee, Kuan Ken&lt;/author&gt;&lt;author&gt;McAllister, David A&lt;/author&gt;&lt;author&gt;Hunter, Amanda&lt;/author&gt;&lt;author&gt;Nair, Harish&lt;/author&gt;&lt;author&gt;Whiteley, William&lt;/author&gt;&lt;author&gt;Langrish, Jeremy P&lt;/author&gt;&lt;author&gt;Newby, David E&lt;/author&gt;&lt;author&gt;Mills, Nicholas L&lt;/author&gt;&lt;/authors&gt;&lt;/contributors&gt;&lt;titles&gt;&lt;title&gt;Short term exposure to air pollution and stroke: systematic review and meta-analysis&lt;/title&gt;&lt;secondary-title&gt;BMJ&lt;/secondary-title&gt;&lt;/titles&gt;&lt;periodical&gt;&lt;full-title&gt;BMJ&lt;/full-title&gt;&lt;/periodical&gt;&lt;pages&gt;h1295&lt;/pages&gt;&lt;volume&gt;350&lt;/volume&gt;&lt;dates&gt;&lt;year&gt;2015&lt;/year&gt;&lt;/dates&gt;&lt;urls&gt;&lt;related-urls&gt;&lt;url&gt;https://www.bmj.com/content/bmj/350/bmj.h1295.full.pdf&lt;/url&gt;&lt;/related-urls&gt;&lt;/urls&gt;&lt;electronic-resource-num&gt;10.1136/bmj.h1295&lt;/electronic-resource-num&gt;&lt;/record&gt;&lt;/Cite&gt;&lt;/EndNote&gt;</w:instrText>
      </w:r>
      <w:r w:rsidR="005B5732" w:rsidRPr="0016267E">
        <w:fldChar w:fldCharType="separate"/>
      </w:r>
      <w:r w:rsidR="00530407" w:rsidRPr="00530407">
        <w:rPr>
          <w:noProof/>
          <w:vertAlign w:val="superscript"/>
        </w:rPr>
        <w:t>[6]</w:t>
      </w:r>
      <w:r w:rsidR="005B5732" w:rsidRPr="0016267E">
        <w:fldChar w:fldCharType="end"/>
      </w:r>
      <w:r w:rsidR="000C4C2B" w:rsidRPr="0016267E">
        <w:t xml:space="preserve"> study shows a stronger association between air pollution and stroke in low-income countries. Tian et al.’s </w:t>
      </w:r>
      <w:r w:rsidR="00B57E80" w:rsidRPr="0016267E">
        <w:fldChar w:fldCharType="begin"/>
      </w:r>
      <w:r w:rsidR="00530407">
        <w:instrText xml:space="preserve"> ADDIN EN.CITE &lt;EndNote&gt;&lt;Cite&gt;&lt;Author&gt;Tian&lt;/Author&gt;&lt;Year&gt;2019&lt;/Year&gt;&lt;RecNum&gt;29&lt;/RecNum&gt;&lt;DisplayText&gt;&lt;style face="superscript"&gt;[7]&lt;/style&gt;&lt;/DisplayText&gt;&lt;record&gt;&lt;rec-number&gt;29&lt;/rec-number&gt;&lt;foreign-keys&gt;&lt;key app="EN" db-id="2rwasr2aazvtwietz2j5029cwd9drpd5vp9p" timestamp="1650973455"&gt;29&lt;/key&gt;&lt;/foreign-keys&gt;&lt;ref-type name="Journal Article"&gt;17&lt;/ref-type&gt;&lt;contributors&gt;&lt;authors&gt;&lt;author&gt;Tian, Yaohua&lt;/author&gt;&lt;author&gt;Liu, Hui&lt;/author&gt;&lt;author&gt;Wu, Yiqun&lt;/author&gt;&lt;author&gt;Si, Yaqin&lt;/author&gt;&lt;author&gt;Song, Jing&lt;/author&gt;&lt;author&gt;Cao, Yaying&lt;/author&gt;&lt;author&gt;Li, Man&lt;/author&gt;&lt;author&gt;Wu, Yao&lt;/author&gt;&lt;author&gt;Wang, Xiaowen&lt;/author&gt;&lt;author&gt;Chen, Libo&lt;/author&gt;&lt;author&gt;Wei, Chen&lt;/author&gt;&lt;author&gt;Gao, Pei&lt;/author&gt;&lt;author&gt;Hu, Yonghua&lt;/author&gt;&lt;/authors&gt;&lt;/contributors&gt;&lt;titles&gt;&lt;title&gt;Association between ambient fine particulate pollution and hospital admissions for cause specific cardiovascular disease: time series study in 184 major Chinese cities&lt;/title&gt;&lt;secondary-title&gt;Bmj-British Medical Journal&lt;/secondary-title&gt;&lt;/titles&gt;&lt;periodical&gt;&lt;full-title&gt;Bmj-British Medical Journal&lt;/full-title&gt;&lt;/periodical&gt;&lt;volume&gt;367&lt;/volume&gt;&lt;dates&gt;&lt;year&gt;2019&lt;/year&gt;&lt;pub-dates&gt;&lt;date&gt;Dec 30&lt;/date&gt;&lt;/pub-dates&gt;&lt;/dates&gt;&lt;isbn&gt;1756-1833&lt;/isbn&gt;&lt;accession-num&gt;WOS:000506688300003&lt;/accession-num&gt;&lt;urls&gt;&lt;related-urls&gt;&lt;url&gt;&amp;lt;Go to ISI&amp;gt;://WOS:000506688300003&lt;/url&gt;&lt;/related-urls&gt;&lt;/urls&gt;&lt;custom7&gt;l6572&lt;/custom7&gt;&lt;electronic-resource-num&gt;10.1136/bmj.l6572&lt;/electronic-resource-num&gt;&lt;/record&gt;&lt;/Cite&gt;&lt;/EndNote&gt;</w:instrText>
      </w:r>
      <w:r w:rsidR="00B57E80" w:rsidRPr="0016267E">
        <w:fldChar w:fldCharType="separate"/>
      </w:r>
      <w:r w:rsidR="00530407" w:rsidRPr="00530407">
        <w:rPr>
          <w:noProof/>
          <w:vertAlign w:val="superscript"/>
        </w:rPr>
        <w:t>[7]</w:t>
      </w:r>
      <w:r w:rsidR="00B57E80" w:rsidRPr="0016267E">
        <w:fldChar w:fldCharType="end"/>
      </w:r>
      <w:r w:rsidR="000C4C2B" w:rsidRPr="0016267E">
        <w:t xml:space="preserve"> study shows a stronger association between air pollution and cardiovascular</w:t>
      </w:r>
      <w:r w:rsidR="007E68A0">
        <w:t xml:space="preserve"> </w:t>
      </w:r>
      <w:r w:rsidR="000C4C2B" w:rsidRPr="0016267E">
        <w:t>disease</w:t>
      </w:r>
      <w:r w:rsidR="007E68A0">
        <w:t>-related</w:t>
      </w:r>
      <w:r w:rsidR="000C4C2B" w:rsidRPr="0016267E">
        <w:t xml:space="preserve"> hospital admission in </w:t>
      </w:r>
      <w:r w:rsidR="00CC66B0">
        <w:t>central south</w:t>
      </w:r>
      <w:r w:rsidR="000C4C2B" w:rsidRPr="0016267E">
        <w:t>, east</w:t>
      </w:r>
      <w:r w:rsidR="00CC66B0">
        <w:t>ern</w:t>
      </w:r>
      <w:r w:rsidR="000C4C2B" w:rsidRPr="0016267E">
        <w:t>, and north</w:t>
      </w:r>
      <w:r w:rsidR="00CC66B0">
        <w:t>ern</w:t>
      </w:r>
      <w:r w:rsidR="000C4C2B" w:rsidRPr="0016267E">
        <w:t xml:space="preserve"> Chinese cities</w:t>
      </w:r>
      <w:r w:rsidRPr="0016267E">
        <w:rPr>
          <w:rFonts w:eastAsia="等线"/>
        </w:rPr>
        <w:t>,</w:t>
      </w:r>
      <w:r w:rsidR="000C4C2B" w:rsidRPr="0016267E">
        <w:t xml:space="preserve"> and temperature and humidity significantly modify the association. </w:t>
      </w:r>
      <w:r w:rsidR="008C501A" w:rsidRPr="0016267E">
        <w:t>Studying such heterogeneity of ERRs among different regions, including but not limited to characterizing region-specific ERRs (i.e., characterizing the spatial distribution of ERRs), synthesizing heterogeneous ERR</w:t>
      </w:r>
      <w:r w:rsidR="00553213">
        <w:t>s</w:t>
      </w:r>
      <w:r w:rsidR="008C501A" w:rsidRPr="0016267E">
        <w:t xml:space="preserve">, and </w:t>
      </w:r>
      <w:r w:rsidR="00C96158">
        <w:t>identifying</w:t>
      </w:r>
      <w:r w:rsidR="008C501A" w:rsidRPr="0016267E">
        <w:t xml:space="preserve"> the causes of heterogeneity, </w:t>
      </w:r>
      <w:r w:rsidRPr="0016267E">
        <w:rPr>
          <w:rFonts w:eastAsia="等线"/>
        </w:rPr>
        <w:t>assists in</w:t>
      </w:r>
      <w:r w:rsidR="008C501A" w:rsidRPr="0016267E">
        <w:t xml:space="preserve"> 1) </w:t>
      </w:r>
      <w:r w:rsidRPr="0016267E">
        <w:rPr>
          <w:rFonts w:eastAsia="等线"/>
        </w:rPr>
        <w:t>making</w:t>
      </w:r>
      <w:r w:rsidR="008C501A" w:rsidRPr="0016267E">
        <w:t xml:space="preserve"> reasonable region-specific public health </w:t>
      </w:r>
      <w:r w:rsidR="000C13EA">
        <w:t>interventions</w:t>
      </w:r>
      <w:r w:rsidR="008C501A" w:rsidRPr="0016267E">
        <w:t xml:space="preserve">, 2) </w:t>
      </w:r>
      <w:r w:rsidRPr="0016267E">
        <w:rPr>
          <w:rFonts w:eastAsia="等线"/>
        </w:rPr>
        <w:t>constructing</w:t>
      </w:r>
      <w:r w:rsidR="008C501A" w:rsidRPr="0016267E">
        <w:t xml:space="preserve"> region-specific early</w:t>
      </w:r>
      <w:r w:rsidR="00553213">
        <w:t xml:space="preserve"> </w:t>
      </w:r>
      <w:r w:rsidR="008C501A" w:rsidRPr="0016267E">
        <w:t xml:space="preserve">warning systems, 3) </w:t>
      </w:r>
      <w:r w:rsidRPr="0016267E">
        <w:rPr>
          <w:rFonts w:eastAsia="等线"/>
        </w:rPr>
        <w:t>assessing</w:t>
      </w:r>
      <w:r w:rsidR="008C501A" w:rsidRPr="0016267E">
        <w:t xml:space="preserve"> the </w:t>
      </w:r>
      <w:r w:rsidR="00FF5F11" w:rsidRPr="00FF5F11">
        <w:t>environment-</w:t>
      </w:r>
      <w:r w:rsidR="008C501A" w:rsidRPr="0016267E">
        <w:t xml:space="preserve">related attributable disease burden, </w:t>
      </w:r>
      <w:r w:rsidRPr="0016267E">
        <w:rPr>
          <w:rFonts w:eastAsia="等线"/>
        </w:rPr>
        <w:t xml:space="preserve">and </w:t>
      </w:r>
      <w:r w:rsidR="008C501A" w:rsidRPr="0016267E">
        <w:t xml:space="preserve">4) </w:t>
      </w:r>
      <w:r w:rsidR="00312237">
        <w:rPr>
          <w:rFonts w:eastAsia="等线"/>
        </w:rPr>
        <w:t>identifying</w:t>
      </w:r>
      <w:r w:rsidR="008C501A" w:rsidRPr="0016267E">
        <w:t xml:space="preserve"> high-risk effect-modifying factors and high</w:t>
      </w:r>
      <w:r w:rsidR="00014659">
        <w:t>-sensitivity risk</w:t>
      </w:r>
      <w:r w:rsidR="008C501A" w:rsidRPr="0016267E">
        <w:t xml:space="preserve"> region</w:t>
      </w:r>
      <w:r w:rsidR="00023C4C">
        <w:t>. These</w:t>
      </w:r>
      <w:r w:rsidR="009E6610">
        <w:t xml:space="preserve"> items</w:t>
      </w:r>
      <w:r w:rsidR="008C501A" w:rsidRPr="0016267E">
        <w:t xml:space="preserve"> play important role</w:t>
      </w:r>
      <w:r w:rsidR="00EB3A9E" w:rsidRPr="0016267E">
        <w:rPr>
          <w:rFonts w:hint="eastAsia"/>
        </w:rPr>
        <w:t>s</w:t>
      </w:r>
      <w:r w:rsidR="008C501A" w:rsidRPr="0016267E">
        <w:t xml:space="preserve"> </w:t>
      </w:r>
      <w:r w:rsidR="000C13EA">
        <w:t xml:space="preserve">on making cost-effective </w:t>
      </w:r>
      <w:r w:rsidR="000C13EA" w:rsidRPr="000C13EA">
        <w:t>environment-related</w:t>
      </w:r>
      <w:r w:rsidR="000C13EA">
        <w:t xml:space="preserve"> policies</w:t>
      </w:r>
      <w:r w:rsidR="009E6610">
        <w:t xml:space="preserve">, for example, </w:t>
      </w:r>
      <w:r w:rsidR="009E6610" w:rsidRPr="009E6610">
        <w:t>decreasing the exposure to certain environment factor is more cost-effective in the regions with high-sensitivity risk</w:t>
      </w:r>
      <w:r w:rsidR="008C501A" w:rsidRPr="0016267E">
        <w:t>.</w:t>
      </w:r>
    </w:p>
    <w:p w14:paraId="44EEE932" w14:textId="19E8F4D5" w:rsidR="00D207C8" w:rsidRPr="0016267E" w:rsidRDefault="001E64A8" w:rsidP="000C4D55">
      <w:pPr>
        <w:ind w:firstLineChars="100" w:firstLine="240"/>
      </w:pPr>
      <w:r w:rsidRPr="0016267E">
        <w:t>Currently, the two-sta</w:t>
      </w:r>
      <w:ins w:id="4" w:author="wang wei" w:date="2022-11-07T15:20:00Z">
        <w:r w:rsidR="00B81041">
          <w:t>ge</w:t>
        </w:r>
      </w:ins>
      <w:del w:id="5" w:author="wang wei" w:date="2022-11-07T15:20:00Z">
        <w:r w:rsidRPr="0016267E" w:rsidDel="00B81041">
          <w:delText>te</w:delText>
        </w:r>
      </w:del>
      <w:r w:rsidRPr="0016267E">
        <w:t xml:space="preserve"> strategy has become the main tool </w:t>
      </w:r>
      <w:r w:rsidRPr="0016267E">
        <w:rPr>
          <w:rFonts w:eastAsia="等线"/>
        </w:rPr>
        <w:t>for</w:t>
      </w:r>
      <w:r w:rsidRPr="0016267E">
        <w:t xml:space="preserve"> investigating (or dealing with) the heterogeneity of ERRs since </w:t>
      </w:r>
      <w:r w:rsidRPr="0016267E">
        <w:rPr>
          <w:rFonts w:hint="eastAsia"/>
        </w:rPr>
        <w:t>G</w:t>
      </w:r>
      <w:r w:rsidR="000C4C2B" w:rsidRPr="0016267E">
        <w:t xml:space="preserve">asparrini et al.’s work </w:t>
      </w:r>
      <w:r w:rsidR="00D04700" w:rsidRPr="0016267E">
        <w:fldChar w:fldCharType="begin"/>
      </w:r>
      <w:r w:rsidR="00530407">
        <w:instrText xml:space="preserve"> ADDIN EN.CITE &lt;EndNote&gt;&lt;Cite&gt;&lt;Author&gt;Gasparrini&lt;/Author&gt;&lt;Year&gt;2012&lt;/Year&gt;&lt;RecNum&gt;8&lt;/RecNum&gt;&lt;DisplayText&gt;&lt;style face="superscript"&gt;[8]&lt;/style&gt;&lt;/DisplayText&gt;&lt;record&gt;&lt;rec-number&gt;8&lt;/rec-number&gt;&lt;foreign-keys&gt;&lt;key app="EN" db-id="2rwasr2aazvtwietz2j5029cwd9drpd5vp9p" timestamp="1650967385"&gt;8&lt;/key&gt;&lt;/foreign-keys&gt;&lt;ref-type name="Journal Article"&gt;17&lt;/ref-type&gt;&lt;contributors&gt;&lt;authors&gt;&lt;author&gt;Gasparrini, A.&lt;/author&gt;&lt;author&gt;Armstrong, B.&lt;/author&gt;&lt;author&gt;Kenward, M. G.&lt;/author&gt;&lt;/authors&gt;&lt;/contributors&gt;&lt;titles&gt;&lt;title&gt;Multivariate meta-analysis for non-linear and other multi-parameter associations&lt;/title&gt;&lt;secondary-title&gt;Statistics in Medicine&lt;/secondary-title&gt;&lt;/titles&gt;&lt;periodical&gt;&lt;full-title&gt;Statistics in Medicine&lt;/full-title&gt;&lt;/periodical&gt;&lt;pages&gt;3821-3839&lt;/pages&gt;&lt;volume&gt;31&lt;/volume&gt;&lt;number&gt;29&lt;/number&gt;&lt;dates&gt;&lt;year&gt;2012&lt;/year&gt;&lt;pub-dates&gt;&lt;date&gt;Dec&lt;/date&gt;&lt;/pub-dates&gt;&lt;/dates&gt;&lt;isbn&gt;0277-6715&lt;/isbn&gt;&lt;accession-num&gt;WOS:000311402800003&lt;/accession-num&gt;&lt;urls&gt;&lt;related-urls&gt;&lt;url&gt;&amp;lt;Go to ISI&amp;gt;://WOS:000311402800003&lt;/url&gt;&lt;/related-urls&gt;&lt;/urls&gt;&lt;electronic-resource-num&gt;10.1002/sim.5471&lt;/electronic-resource-num&gt;&lt;/record&gt;&lt;/Cite&gt;&lt;/EndNote&gt;</w:instrText>
      </w:r>
      <w:r w:rsidR="00D04700" w:rsidRPr="0016267E">
        <w:fldChar w:fldCharType="separate"/>
      </w:r>
      <w:r w:rsidR="00530407" w:rsidRPr="00530407">
        <w:rPr>
          <w:noProof/>
          <w:vertAlign w:val="superscript"/>
        </w:rPr>
        <w:t>[8]</w:t>
      </w:r>
      <w:r w:rsidR="00D04700" w:rsidRPr="0016267E">
        <w:fldChar w:fldCharType="end"/>
      </w:r>
      <w:r w:rsidR="0060149C" w:rsidRPr="0016267E">
        <w:t xml:space="preserve">. In the first stage, common region-stratified time-series regression models with the same model forms, such as general linear models, generalized linear models, and generalized additive models (GAMs), are used to obtain rough region-specific ERR estimations. When </w:t>
      </w:r>
      <w:r w:rsidR="00275990">
        <w:t xml:space="preserve">the </w:t>
      </w:r>
      <w:r w:rsidR="0060149C" w:rsidRPr="0016267E">
        <w:t xml:space="preserve">ERR presents </w:t>
      </w:r>
      <w:r w:rsidRPr="0016267E">
        <w:rPr>
          <w:rFonts w:eastAsia="等线"/>
        </w:rPr>
        <w:t>nonlinear</w:t>
      </w:r>
      <w:r w:rsidR="0060149C" w:rsidRPr="0016267E">
        <w:t xml:space="preserve"> and even lag effects, which frequently </w:t>
      </w:r>
      <w:r w:rsidRPr="0016267E">
        <w:rPr>
          <w:rFonts w:eastAsia="等线"/>
        </w:rPr>
        <w:t>occur</w:t>
      </w:r>
      <w:r w:rsidR="0060149C" w:rsidRPr="0016267E">
        <w:t xml:space="preserve"> in environmental risk factors due to complex pathogenic mechanisms, </w:t>
      </w:r>
      <w:r w:rsidR="00275990">
        <w:t xml:space="preserve">the </w:t>
      </w:r>
      <w:r w:rsidR="0060149C" w:rsidRPr="0016267E">
        <w:t xml:space="preserve">ERR is defined </w:t>
      </w:r>
      <w:r w:rsidR="0060149C" w:rsidRPr="0016267E">
        <w:lastRenderedPageBreak/>
        <w:t>by multiple parameters (</w:t>
      </w:r>
      <w:r w:rsidR="00036E84">
        <w:t>i.e.,</w:t>
      </w:r>
      <w:r w:rsidR="0060149C" w:rsidRPr="0016267E">
        <w:t xml:space="preserve"> a vector) commonly estimated by a GAM, such as </w:t>
      </w:r>
      <w:r w:rsidRPr="0016267E">
        <w:rPr>
          <w:rFonts w:eastAsia="等线"/>
        </w:rPr>
        <w:t xml:space="preserve">a </w:t>
      </w:r>
      <w:r w:rsidR="0060149C" w:rsidRPr="0016267E">
        <w:t>distributed lag nonlinear model (DLNM)</w:t>
      </w:r>
      <w:r w:rsidR="0016267E">
        <w:t xml:space="preserve"> </w:t>
      </w:r>
      <w:r w:rsidR="000C4C2B" w:rsidRPr="0016267E">
        <w:fldChar w:fldCharType="begin"/>
      </w:r>
      <w:r w:rsidR="00530407">
        <w:instrText xml:space="preserve"> ADDIN EN.CITE &lt;EndNote&gt;&lt;Cite&gt;&lt;Author&gt;Gasparrini&lt;/Author&gt;&lt;Year&gt;2010&lt;/Year&gt;&lt;RecNum&gt;50&lt;/RecNum&gt;&lt;DisplayText&gt;&lt;style face="superscript"&gt;[9, 10]&lt;/style&gt;&lt;/DisplayText&gt;&lt;record&gt;&lt;rec-number&gt;50&lt;/rec-number&gt;&lt;foreign-keys&gt;&lt;key app="EN" db-id="2rwasr2aazvtwietz2j5029cwd9drpd5vp9p" timestamp="1650976028"&gt;50&lt;/key&gt;&lt;/foreign-keys&gt;&lt;ref-type name="Journal Article"&gt;17&lt;/ref-type&gt;&lt;contributors&gt;&lt;authors&gt;&lt;author&gt;Gasparrini, A.&lt;/author&gt;&lt;author&gt;Armstrong, B.&lt;/author&gt;&lt;author&gt;Kenward, M. G.&lt;/author&gt;&lt;/authors&gt;&lt;/contributors&gt;&lt;titles&gt;&lt;title&gt;Distributed lag non-linear models&lt;/title&gt;&lt;secondary-title&gt;Statistics in Medicine&lt;/secondary-title&gt;&lt;/titles&gt;&lt;periodical&gt;&lt;full-title&gt;Statistics in Medicine&lt;/full-title&gt;&lt;/periodical&gt;&lt;pages&gt;2224-2234&lt;/pages&gt;&lt;volume&gt;29&lt;/volume&gt;&lt;number&gt;21&lt;/number&gt;&lt;dates&gt;&lt;year&gt;2010&lt;/year&gt;&lt;pub-dates&gt;&lt;date&gt;Sep&lt;/date&gt;&lt;/pub-dates&gt;&lt;/dates&gt;&lt;isbn&gt;0277-6715&lt;/isbn&gt;&lt;accession-num&gt;WOS:000281506300006&lt;/accession-num&gt;&lt;urls&gt;&lt;related-urls&gt;&lt;url&gt;&amp;lt;Go to ISI&amp;gt;://WOS:000281506300006&lt;/url&gt;&lt;/related-urls&gt;&lt;/urls&gt;&lt;electronic-resource-num&gt;10.1002/sim.3940&lt;/electronic-resource-num&gt;&lt;/record&gt;&lt;/Cite&gt;&lt;Cite&gt;&lt;Author&gt;Gasparrini&lt;/Author&gt;&lt;Year&gt;2014&lt;/Year&gt;&lt;RecNum&gt;49&lt;/RecNum&gt;&lt;record&gt;&lt;rec-number&gt;49&lt;/rec-number&gt;&lt;foreign-keys&gt;&lt;key app="EN" db-id="2rwasr2aazvtwietz2j5029cwd9drpd5vp9p" timestamp="1650976028"&gt;49&lt;/key&gt;&lt;/foreign-keys&gt;&lt;ref-type name="Journal Article"&gt;17&lt;/ref-type&gt;&lt;contributors&gt;&lt;authors&gt;&lt;author&gt;Gasparrini, A.&lt;/author&gt;&lt;/authors&gt;&lt;/contributors&gt;&lt;titles&gt;&lt;title&gt;Modeling exposure-lag-response associations with distributed lag non-linear models&lt;/title&gt;&lt;secondary-title&gt;Statistics in Medicine&lt;/secondary-title&gt;&lt;/titles&gt;&lt;periodical&gt;&lt;full-title&gt;Statistics in Medicine&lt;/full-title&gt;&lt;/periodical&gt;&lt;pages&gt;881-899&lt;/pages&gt;&lt;volume&gt;33&lt;/volume&gt;&lt;number&gt;5&lt;/number&gt;&lt;dates&gt;&lt;year&gt;2014&lt;/year&gt;&lt;pub-dates&gt;&lt;date&gt;Feb&lt;/date&gt;&lt;/pub-dates&gt;&lt;/dates&gt;&lt;isbn&gt;0277-6715&lt;/isbn&gt;&lt;accession-num&gt;WOS:000331383200013&lt;/accession-num&gt;&lt;urls&gt;&lt;related-urls&gt;&lt;url&gt;&amp;lt;Go to ISI&amp;gt;://WOS:000331383200013&lt;/url&gt;&lt;/related-urls&gt;&lt;/urls&gt;&lt;electronic-resource-num&gt;10.1002/sim.5963&lt;/electronic-resource-num&gt;&lt;/record&gt;&lt;/Cite&gt;&lt;/EndNote&gt;</w:instrText>
      </w:r>
      <w:r w:rsidR="000C4C2B" w:rsidRPr="0016267E">
        <w:fldChar w:fldCharType="separate"/>
      </w:r>
      <w:r w:rsidR="00530407" w:rsidRPr="00530407">
        <w:rPr>
          <w:noProof/>
          <w:vertAlign w:val="superscript"/>
        </w:rPr>
        <w:t>[9, 10]</w:t>
      </w:r>
      <w:r w:rsidR="000C4C2B" w:rsidRPr="0016267E">
        <w:fldChar w:fldCharType="end"/>
      </w:r>
      <w:r w:rsidR="009C0C44" w:rsidRPr="0016267E">
        <w:t xml:space="preserve">. In the second stage, meta-analysis (or meta-regression), hereafter MR, is used to pool the estimations for more accurate average and region-specific estimations as well as to explore the causes of heterogeneity by incorporating the region-level predictors into the model. When </w:t>
      </w:r>
      <w:r w:rsidR="00275990">
        <w:t xml:space="preserve">the </w:t>
      </w:r>
      <w:r w:rsidR="009C0C44" w:rsidRPr="0016267E">
        <w:rPr>
          <w:rFonts w:hint="eastAsia"/>
        </w:rPr>
        <w:t>ERR</w:t>
      </w:r>
      <w:r w:rsidR="00DE7119" w:rsidRPr="0016267E">
        <w:t xml:space="preserve"> is defined by multiple parameters, multivariate MR (MMR) is used as the replacement. As MR is </w:t>
      </w:r>
      <w:r w:rsidR="00275990">
        <w:t>a</w:t>
      </w:r>
      <w:r w:rsidR="00DE7119" w:rsidRPr="0016267E">
        <w:t xml:space="preserve"> special case of MMR, to </w:t>
      </w:r>
      <w:r w:rsidR="00275990">
        <w:t>write with brevity</w:t>
      </w:r>
      <w:r w:rsidR="00DE7119" w:rsidRPr="0016267E">
        <w:t>, we use MMR to represent MR and MMR. With its flexibility in adjusting confounders and characterizing complex ERRs in the first stage, the MMR-based two-stage strategy has been widely used in epidemiological studies.</w:t>
      </w:r>
    </w:p>
    <w:p w14:paraId="2083A9F8" w14:textId="0A8A85E6" w:rsidR="00D62D9B" w:rsidRPr="0016267E" w:rsidRDefault="006367A5" w:rsidP="000C4D55">
      <w:pPr>
        <w:ind w:firstLineChars="100" w:firstLine="240"/>
      </w:pPr>
      <w:r w:rsidRPr="0016267E">
        <w:t>However, MMR in the second stage does not consider commonly existing spatial autocorrelation</w:t>
      </w:r>
      <w:r w:rsidR="0016267E">
        <w:t xml:space="preserve"> </w:t>
      </w:r>
      <w:r w:rsidR="00770F9D" w:rsidRPr="0016267E">
        <w:fldChar w:fldCharType="begin"/>
      </w:r>
      <w:r w:rsidR="00530407">
        <w:instrText xml:space="preserve"> ADDIN EN.CITE &lt;EndNote&gt;&lt;Cite&gt;&lt;Author&gt;Tobler&lt;/Author&gt;&lt;Year&gt;1970&lt;/Year&gt;&lt;RecNum&gt;88&lt;/RecNum&gt;&lt;DisplayText&gt;&lt;style face="superscript"&gt;[11]&lt;/style&gt;&lt;/DisplayText&gt;&lt;record&gt;&lt;rec-number&gt;88&lt;/rec-number&gt;&lt;foreign-keys&gt;&lt;key app="EN" db-id="2rwasr2aazvtwietz2j5029cwd9drpd5vp9p" timestamp="1651992259"&gt;88&lt;/key&gt;&lt;/foreign-keys&gt;&lt;ref-type name="Journal Article"&gt;17&lt;/ref-type&gt;&lt;contributors&gt;&lt;authors&gt;&lt;author&gt;Tobler, Waldo R.&lt;/author&gt;&lt;/authors&gt;&lt;/contributors&gt;&lt;titles&gt;&lt;title&gt;A Computer Movie Simulating Urban Growth in the Detroit Region&lt;/title&gt;&lt;secondary-title&gt;Economic Geography&lt;/secondary-title&gt;&lt;/titles&gt;&lt;periodical&gt;&lt;full-title&gt;Economic Geography&lt;/full-title&gt;&lt;/periodical&gt;&lt;volume&gt;46&lt;/volume&gt;&lt;number&gt;2&lt;/number&gt;&lt;dates&gt;&lt;year&gt;1970&lt;/year&gt;&lt;/dates&gt;&lt;urls&gt;&lt;/urls&gt;&lt;/record&gt;&lt;/Cite&gt;&lt;/EndNote&gt;</w:instrText>
      </w:r>
      <w:r w:rsidR="00770F9D" w:rsidRPr="0016267E">
        <w:fldChar w:fldCharType="separate"/>
      </w:r>
      <w:r w:rsidR="00530407" w:rsidRPr="00530407">
        <w:rPr>
          <w:noProof/>
          <w:vertAlign w:val="superscript"/>
        </w:rPr>
        <w:t>[11]</w:t>
      </w:r>
      <w:r w:rsidR="00770F9D" w:rsidRPr="0016267E">
        <w:fldChar w:fldCharType="end"/>
      </w:r>
      <w:r w:rsidR="007D19B4" w:rsidRPr="0016267E">
        <w:t xml:space="preserve">, i.e., two regions closer together are more </w:t>
      </w:r>
      <w:del w:id="6" w:author="wang wei" w:date="2022-11-07T15:22:00Z">
        <w:r w:rsidRPr="0016267E" w:rsidDel="004F11E8">
          <w:rPr>
            <w:rFonts w:eastAsia="等线"/>
          </w:rPr>
          <w:delText xml:space="preserve">closely </w:delText>
        </w:r>
      </w:del>
      <w:r w:rsidR="007D19B4" w:rsidRPr="0016267E">
        <w:t xml:space="preserve">related </w:t>
      </w:r>
      <w:r w:rsidRPr="0016267E">
        <w:rPr>
          <w:rFonts w:eastAsia="等线"/>
        </w:rPr>
        <w:t>to</w:t>
      </w:r>
      <w:r w:rsidR="007D19B4" w:rsidRPr="0016267E">
        <w:t xml:space="preserve"> each other. Previous studies</w:t>
      </w:r>
      <w:r w:rsidR="0016267E">
        <w:t xml:space="preserve"> </w:t>
      </w:r>
      <w:r w:rsidR="00EC0DB1" w:rsidRPr="0016267E">
        <w:fldChar w:fldCharType="begin"/>
      </w:r>
      <w:r w:rsidR="00530407">
        <w:instrText xml:space="preserve"> ADDIN EN.CITE &lt;EndNote&gt;&lt;Cite&gt;&lt;Author&gt;Anselin&lt;/Author&gt;&lt;Year&gt;1988&lt;/Year&gt;&lt;RecNum&gt;89&lt;/RecNum&gt;&lt;DisplayText&gt;&lt;style face="superscript"&gt;[12, 13]&lt;/style&gt;&lt;/DisplayText&gt;&lt;record&gt;&lt;rec-number&gt;89&lt;/rec-number&gt;&lt;foreign-keys&gt;&lt;key app="EN" db-id="2rwasr2aazvtwietz2j5029cwd9drpd5vp9p" timestamp="1652001058"&gt;89&lt;/key&gt;&lt;/foreign-keys&gt;&lt;ref-type name="Book"&gt;6&lt;/ref-type&gt;&lt;contributors&gt;&lt;authors&gt;&lt;author&gt;Anselin, L.&lt;/author&gt;&lt;/authors&gt;&lt;/contributors&gt;&lt;titles&gt;&lt;title&gt;Spatial Econometrics: Methods and Models&lt;/title&gt;&lt;/titles&gt;&lt;dates&gt;&lt;year&gt;1988&lt;/year&gt;&lt;/dates&gt;&lt;urls&gt;&lt;/urls&gt;&lt;/record&gt;&lt;/Cite&gt;&lt;Cite&gt;&lt;Author&gt;Zadnik&lt;/Author&gt;&lt;Year&gt;2006&lt;/Year&gt;&lt;RecNum&gt;90&lt;/RecNum&gt;&lt;record&gt;&lt;rec-number&gt;90&lt;/rec-number&gt;&lt;foreign-keys&gt;&lt;key app="EN" db-id="2rwasr2aazvtwietz2j5029cwd9drpd5vp9p" timestamp="1652002026"&gt;90&lt;/key&gt;&lt;/foreign-keys&gt;&lt;ref-type name="Journal Article"&gt;17&lt;/ref-type&gt;&lt;contributors&gt;&lt;authors&gt;&lt;author&gt;Zadnik, V.&lt;/author&gt;&lt;author&gt;Reich, B. J.&lt;/author&gt;&lt;/authors&gt;&lt;/contributors&gt;&lt;titles&gt;&lt;title&gt;Analysis of the relationship between socioeconomic factors and stomach cancer incidence in Slovenia&lt;/title&gt;&lt;secondary-title&gt;Neoplasma&lt;/secondary-title&gt;&lt;/titles&gt;&lt;periodical&gt;&lt;full-title&gt;Neoplasma&lt;/full-title&gt;&lt;/periodical&gt;&lt;pages&gt;103-110&lt;/pages&gt;&lt;volume&gt;53&lt;/volume&gt;&lt;number&gt;2&lt;/number&gt;&lt;dates&gt;&lt;year&gt;2006&lt;/year&gt;&lt;/dates&gt;&lt;urls&gt;&lt;/urls&gt;&lt;/record&gt;&lt;/Cite&gt;&lt;/EndNote&gt;</w:instrText>
      </w:r>
      <w:r w:rsidR="00EC0DB1" w:rsidRPr="0016267E">
        <w:fldChar w:fldCharType="separate"/>
      </w:r>
      <w:r w:rsidR="00530407" w:rsidRPr="00530407">
        <w:rPr>
          <w:noProof/>
          <w:vertAlign w:val="superscript"/>
        </w:rPr>
        <w:t>[12, 13]</w:t>
      </w:r>
      <w:r w:rsidR="00EC0DB1" w:rsidRPr="0016267E">
        <w:fldChar w:fldCharType="end"/>
      </w:r>
      <w:r w:rsidR="000741A5" w:rsidRPr="0016267E">
        <w:t xml:space="preserve"> have shown that ignoring spatial autocorrelation will lead to a loss of model performance, possibly increasing false positive error and decreasing predictive ability. Therefore, the MMR-based two-stage strategy is likely to falsely identify the causes of heterogeneity and obtain an inaccurate spatial distribution of heterogeneous ERRs, which may provide a false implication for public health intervention. Introducing spatial autocorrelation may have the potential to further elevate the performance of the classic two-stage strategy.</w:t>
      </w:r>
      <w:r w:rsidR="008B51C9" w:rsidRPr="008B51C9">
        <w:t xml:space="preserve"> More </w:t>
      </w:r>
      <w:r w:rsidR="008B51C9">
        <w:t>notably</w:t>
      </w:r>
      <w:r w:rsidR="008B51C9" w:rsidRPr="008B51C9">
        <w:t xml:space="preserve">, due to not considering the spatial distribution, the MMR-based strategy is less frequently used to map the ERRs. </w:t>
      </w:r>
      <w:r w:rsidR="00E61427">
        <w:t>T</w:t>
      </w:r>
      <w:r w:rsidR="008B51C9">
        <w:t xml:space="preserve">he ideal Bayesian </w:t>
      </w:r>
      <w:r w:rsidR="00E61427" w:rsidRPr="00E61427">
        <w:t>spatiotemporal</w:t>
      </w:r>
      <w:r w:rsidR="008B51C9">
        <w:t xml:space="preserve"> model </w:t>
      </w:r>
      <w:r w:rsidR="00E61427">
        <w:t xml:space="preserve">will cost unacceptably intensive computation sources due to </w:t>
      </w:r>
      <w:r w:rsidR="00F94115">
        <w:t>the complex confounders and the long time series.</w:t>
      </w:r>
      <w:r w:rsidR="003E50C5">
        <w:t xml:space="preserve"> With the lack of efficient tools, </w:t>
      </w:r>
      <w:r w:rsidR="00F94115">
        <w:t xml:space="preserve">it is of </w:t>
      </w:r>
      <w:r w:rsidR="003E50C5">
        <w:t>great</w:t>
      </w:r>
      <w:r w:rsidR="00F94115">
        <w:t xml:space="preserve"> application value to develop a method to accurately map the </w:t>
      </w:r>
      <w:r w:rsidR="003E50C5">
        <w:t>short-term ERRs and identify the causes of heterogeneity.</w:t>
      </w:r>
      <w:r w:rsidR="00E61427">
        <w:t xml:space="preserve"> </w:t>
      </w:r>
    </w:p>
    <w:p w14:paraId="3AA8FF90" w14:textId="05362B42" w:rsidR="00F47995" w:rsidRPr="0016267E" w:rsidRDefault="00D91F51" w:rsidP="0002331F">
      <w:r w:rsidRPr="0016267E">
        <w:rPr>
          <w:rFonts w:hint="eastAsia"/>
        </w:rPr>
        <w:t xml:space="preserve"> </w:t>
      </w:r>
      <w:r w:rsidR="00931EDE" w:rsidRPr="0016267E">
        <w:t xml:space="preserve">  Since </w:t>
      </w:r>
      <w:proofErr w:type="spellStart"/>
      <w:r w:rsidR="00931EDE" w:rsidRPr="0016267E">
        <w:t>Besag</w:t>
      </w:r>
      <w:proofErr w:type="spellEnd"/>
      <w:r w:rsidR="00931EDE" w:rsidRPr="0016267E">
        <w:t xml:space="preserve"> et al.’s work</w:t>
      </w:r>
      <w:r w:rsidR="0016267E">
        <w:t xml:space="preserve"> </w:t>
      </w:r>
      <w:r w:rsidR="003A05F8" w:rsidRPr="0016267E">
        <w:fldChar w:fldCharType="begin"/>
      </w:r>
      <w:r w:rsidR="00530407">
        <w:instrText xml:space="preserve"> ADDIN EN.CITE &lt;EndNote&gt;&lt;Cite&gt;&lt;Author&gt;Besag&lt;/Author&gt;&lt;Year&gt;1991&lt;/Year&gt;&lt;RecNum&gt;106&lt;/RecNum&gt;&lt;DisplayText&gt;&lt;style face="superscript"&gt;[14]&lt;/style&gt;&lt;/DisplayText&gt;&lt;record&gt;&lt;rec-number&gt;106&lt;/rec-number&gt;&lt;foreign-keys&gt;&lt;key app="EN" db-id="2rwasr2aazvtwietz2j5029cwd9drpd5vp9p" timestamp="1653719696"&gt;106&lt;/key&gt;&lt;/foreign-keys&gt;&lt;ref-type name="Journal Article"&gt;17&lt;/ref-type&gt;&lt;contributors&gt;&lt;authors&gt;&lt;author&gt;Besag, J.&lt;/author&gt;&lt;author&gt;York, J.&lt;/author&gt;&lt;author&gt;A Mollié&lt;/author&gt;&lt;/authors&gt;&lt;/contributors&gt;&lt;titles&gt;&lt;title&gt;Bayesian image restoration, with two applications in spatial statistics&lt;/title&gt;&lt;secondary-title&gt;Annals of the Institute of Statistical Mathematics&lt;/secondary-title&gt;&lt;/titles&gt;&lt;periodical&gt;&lt;full-title&gt;Annals of the Institute of Statistical Mathematics&lt;/full-title&gt;&lt;/periodical&gt;&lt;pages&gt;1-20&lt;/pages&gt;&lt;volume&gt;43&lt;/volume&gt;&lt;number&gt;1&lt;/number&gt;&lt;dates&gt;&lt;year&gt;1991&lt;/year&gt;&lt;/dates&gt;&lt;urls&gt;&lt;/urls&gt;&lt;/record&gt;&lt;/Cite&gt;&lt;/EndNote&gt;</w:instrText>
      </w:r>
      <w:r w:rsidR="003A05F8" w:rsidRPr="0016267E">
        <w:fldChar w:fldCharType="separate"/>
      </w:r>
      <w:r w:rsidR="00530407" w:rsidRPr="00530407">
        <w:rPr>
          <w:noProof/>
          <w:vertAlign w:val="superscript"/>
        </w:rPr>
        <w:t>[14]</w:t>
      </w:r>
      <w:r w:rsidR="003A05F8" w:rsidRPr="0016267E">
        <w:fldChar w:fldCharType="end"/>
      </w:r>
      <w:r w:rsidR="00D666C7" w:rsidRPr="0016267E">
        <w:t xml:space="preserve">, </w:t>
      </w:r>
      <w:r w:rsidRPr="0016267E">
        <w:rPr>
          <w:rFonts w:eastAsia="等线"/>
        </w:rPr>
        <w:t xml:space="preserve">the </w:t>
      </w:r>
      <w:r w:rsidR="00D666C7" w:rsidRPr="0016267E">
        <w:t>conditional autoregression (CAR) model has been the rule</w:t>
      </w:r>
      <w:r w:rsidRPr="0016267E">
        <w:rPr>
          <w:rFonts w:eastAsia="等线"/>
        </w:rPr>
        <w:t xml:space="preserve"> used</w:t>
      </w:r>
      <w:r w:rsidR="00D666C7" w:rsidRPr="0016267E">
        <w:t xml:space="preserve"> to characterize the spatial distribution of risks in disease mapping</w:t>
      </w:r>
      <w:r w:rsidR="00F66DF2">
        <w:t>, but the CAR model focused on</w:t>
      </w:r>
      <w:r w:rsidR="00F101B3">
        <w:t xml:space="preserve"> the </w:t>
      </w:r>
      <w:r w:rsidR="00283611">
        <w:t xml:space="preserve">observed </w:t>
      </w:r>
      <w:r w:rsidR="00F101B3">
        <w:t>raw data</w:t>
      </w:r>
      <w:r w:rsidR="0084331D">
        <w:t xml:space="preserve"> without estimation error</w:t>
      </w:r>
      <w:r w:rsidR="00F101B3">
        <w:t xml:space="preserve"> rather than the </w:t>
      </w:r>
      <w:r w:rsidR="00283611">
        <w:t>estimat</w:t>
      </w:r>
      <w:r w:rsidR="0084331D">
        <w:t xml:space="preserve">ed </w:t>
      </w:r>
      <w:r w:rsidR="00283611">
        <w:t xml:space="preserve">data with </w:t>
      </w:r>
      <w:r w:rsidR="0084331D">
        <w:t>standard e</w:t>
      </w:r>
      <w:r w:rsidR="00283611">
        <w:t>rror, such as the ERR estimations from the first stage</w:t>
      </w:r>
      <w:r w:rsidR="00FC528F">
        <w:t xml:space="preserve">, </w:t>
      </w:r>
      <w:r w:rsidR="00FC528F">
        <w:lastRenderedPageBreak/>
        <w:t>which are of interest in meta-regression</w:t>
      </w:r>
      <w:r w:rsidR="00D666C7" w:rsidRPr="0016267E">
        <w:t xml:space="preserve">. </w:t>
      </w:r>
      <w:r w:rsidR="00FC528F">
        <w:t>S</w:t>
      </w:r>
      <w:r w:rsidR="0084331D">
        <w:t>ome</w:t>
      </w:r>
      <w:r w:rsidR="008D3851">
        <w:t xml:space="preserve"> meta-regression</w:t>
      </w:r>
      <w:r w:rsidR="0084331D">
        <w:t xml:space="preserve">s </w:t>
      </w:r>
      <w:r w:rsidR="00FC528F">
        <w:t>have been</w:t>
      </w:r>
      <w:r w:rsidR="0084331D">
        <w:t xml:space="preserve"> developed to consider the </w:t>
      </w:r>
      <w:r w:rsidR="00FC528F">
        <w:t>autocorrelation</w:t>
      </w:r>
      <w:r w:rsidR="00030A42">
        <w:t>s</w:t>
      </w:r>
      <w:r w:rsidR="00FC528F">
        <w:t xml:space="preserve"> between observed values</w:t>
      </w:r>
      <w:r w:rsidR="00622D43">
        <w:fldChar w:fldCharType="begin"/>
      </w:r>
      <w:r w:rsidR="00530407">
        <w:instrText xml:space="preserve"> ADDIN EN.CITE &lt;EndNote&gt;&lt;Cite&gt;&lt;Author&gt;Hedges&lt;/Author&gt;&lt;Year&gt;1985&lt;/Year&gt;&lt;RecNum&gt;109&lt;/RecNum&gt;&lt;DisplayText&gt;&lt;style face="superscript"&gt;[15, 16]&lt;/style&gt;&lt;/DisplayText&gt;&lt;record&gt;&lt;rec-number&gt;109&lt;/rec-number&gt;&lt;foreign-keys&gt;&lt;key app="EN" db-id="2rwasr2aazvtwietz2j5029cwd9drpd5vp9p" timestamp="1661142880"&gt;109&lt;/key&gt;&lt;/foreign-keys&gt;&lt;ref-type name="Journal Article"&gt;17&lt;/ref-type&gt;&lt;contributors&gt;&lt;authors&gt;&lt;author&gt;Hedges, L. V.&lt;/author&gt;&lt;author&gt;Olkin, I.&lt;/author&gt;&lt;/authors&gt;&lt;/contributors&gt;&lt;titles&gt;&lt;title&gt;Statistical methods for meta-analysis&lt;/title&gt;&lt;secondary-title&gt;New Directions for Program Evaluation&lt;/secondary-title&gt;&lt;/titles&gt;&lt;periodical&gt;&lt;full-title&gt;New Directions for Program Evaluation&lt;/full-title&gt;&lt;/periodical&gt;&lt;pages&gt;25-42&lt;/pages&gt;&lt;volume&gt;1984&lt;/volume&gt;&lt;number&gt;24&lt;/number&gt;&lt;dates&gt;&lt;year&gt;1985&lt;/year&gt;&lt;/dates&gt;&lt;urls&gt;&lt;/urls&gt;&lt;/record&gt;&lt;/Cite&gt;&lt;Cite&gt;&lt;Author&gt;Viechtbauer&lt;/Author&gt;&lt;Year&gt;2010&lt;/Year&gt;&lt;RecNum&gt;110&lt;/RecNum&gt;&lt;record&gt;&lt;rec-number&gt;110&lt;/rec-number&gt;&lt;foreign-keys&gt;&lt;key app="EN" db-id="2rwasr2aazvtwietz2j5029cwd9drpd5vp9p" timestamp="1661143062"&gt;110&lt;/key&gt;&lt;/foreign-keys&gt;&lt;ref-type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 - 48&lt;/pages&gt;&lt;volume&gt;36&lt;/volume&gt;&lt;number&gt;3&lt;/number&gt;&lt;section&gt;Articles&lt;/section&gt;&lt;dates&gt;&lt;year&gt;2010&lt;/year&gt;&lt;pub-dates&gt;&lt;date&gt;08/05&lt;/date&gt;&lt;/pub-dates&gt;&lt;/dates&gt;&lt;urls&gt;&lt;related-urls&gt;&lt;url&gt;https://www.jstatsoft.org/index.php/jss/article/view/v036i03&lt;/url&gt;&lt;/related-urls&gt;&lt;/urls&gt;&lt;electronic-resource-num&gt;10.18637/jss.v036.i03&lt;/electronic-resource-num&gt;&lt;access-date&gt;2022/08/22&lt;/access-date&gt;&lt;/record&gt;&lt;/Cite&gt;&lt;/EndNote&gt;</w:instrText>
      </w:r>
      <w:r w:rsidR="00622D43">
        <w:fldChar w:fldCharType="separate"/>
      </w:r>
      <w:r w:rsidR="00530407" w:rsidRPr="00530407">
        <w:rPr>
          <w:noProof/>
          <w:vertAlign w:val="superscript"/>
        </w:rPr>
        <w:t>[15, 16]</w:t>
      </w:r>
      <w:r w:rsidR="00622D43">
        <w:fldChar w:fldCharType="end"/>
      </w:r>
      <w:r w:rsidR="00030A42">
        <w:t xml:space="preserve">, </w:t>
      </w:r>
      <w:r w:rsidR="00FC528F">
        <w:t xml:space="preserve">but they </w:t>
      </w:r>
      <w:r w:rsidR="00030A42">
        <w:t xml:space="preserve">are </w:t>
      </w:r>
      <w:r w:rsidR="002C1D09">
        <w:t xml:space="preserve">neither </w:t>
      </w:r>
      <w:r w:rsidR="00030A42">
        <w:t>available for multivariate response values,</w:t>
      </w:r>
      <w:r w:rsidR="008D3851">
        <w:t xml:space="preserve"> </w:t>
      </w:r>
      <w:r w:rsidR="002C1D09">
        <w:t xml:space="preserve">nor </w:t>
      </w:r>
      <w:r w:rsidR="00C62A8A">
        <w:t xml:space="preserve">make </w:t>
      </w:r>
      <w:r w:rsidR="00142DC3">
        <w:t xml:space="preserve">full </w:t>
      </w:r>
      <w:r w:rsidR="00C62A8A">
        <w:t>use of the common</w:t>
      </w:r>
      <w:r w:rsidR="002C1D09">
        <w:t xml:space="preserve"> CAR-based spatial structure, especially the more flexible </w:t>
      </w:r>
      <w:r w:rsidR="00C62A8A" w:rsidRPr="00C62A8A">
        <w:t xml:space="preserve">Leroux </w:t>
      </w:r>
      <w:r w:rsidR="00C62A8A">
        <w:t xml:space="preserve">CAR </w:t>
      </w:r>
      <w:r w:rsidR="00C62A8A" w:rsidRPr="00C62A8A">
        <w:t>prior</w:t>
      </w:r>
      <w:r w:rsidR="00C62A8A">
        <w:t>.</w:t>
      </w:r>
      <w:r w:rsidR="002C1D09">
        <w:t xml:space="preserve"> </w:t>
      </w:r>
      <w:r w:rsidR="00D666C7" w:rsidRPr="0016267E">
        <w:t xml:space="preserve">In this work, </w:t>
      </w:r>
      <w:r w:rsidR="005D6B4A">
        <w:t>by</w:t>
      </w:r>
      <w:r w:rsidR="005D6B4A" w:rsidRPr="005D6B4A">
        <w:t xml:space="preserve"> combining the </w:t>
      </w:r>
      <w:r w:rsidR="005D6B4A">
        <w:t>CAR</w:t>
      </w:r>
      <w:r w:rsidR="005D6B4A" w:rsidRPr="005D6B4A">
        <w:t xml:space="preserve"> with multivariate meta-regression, an extended model, called multivariate conditional meta autoregression (MCMAR), was constructed</w:t>
      </w:r>
      <w:r w:rsidR="00EC6CF7">
        <w:t>.</w:t>
      </w:r>
      <w:r w:rsidR="00A42A06">
        <w:t xml:space="preserve"> </w:t>
      </w:r>
      <w:r w:rsidR="00EC6CF7">
        <w:t>U</w:t>
      </w:r>
      <w:r w:rsidR="00D666C7" w:rsidRPr="0016267E">
        <w:t>nivariate condition</w:t>
      </w:r>
      <w:r w:rsidR="00A42A06">
        <w:t>al</w:t>
      </w:r>
      <w:r w:rsidR="00D666C7" w:rsidRPr="0016267E">
        <w:t xml:space="preserve"> meta autoregression, as </w:t>
      </w:r>
      <w:r w:rsidR="00A42A06">
        <w:t xml:space="preserve">a </w:t>
      </w:r>
      <w:r w:rsidR="00D666C7" w:rsidRPr="0016267E">
        <w:t>special case</w:t>
      </w:r>
      <w:r w:rsidR="00A42A06">
        <w:t xml:space="preserve"> of MCMAR</w:t>
      </w:r>
      <w:r w:rsidR="00D666C7" w:rsidRPr="0016267E">
        <w:t xml:space="preserve">, </w:t>
      </w:r>
      <w:r w:rsidR="00A42A06">
        <w:t>is not mentioned here for brevity</w:t>
      </w:r>
      <w:r w:rsidR="00D666C7" w:rsidRPr="0016267E">
        <w:t xml:space="preserve">. By using MCMAR to substitute MMR in the second stage, a novel MCMAR-based two-stage strategy can be used to improve the performance of the </w:t>
      </w:r>
      <w:bookmarkStart w:id="7" w:name="OLE_LINK6"/>
      <w:r w:rsidR="00D666C7" w:rsidRPr="0016267E">
        <w:t>MMR-based two-stage strategy</w:t>
      </w:r>
      <w:bookmarkEnd w:id="7"/>
      <w:r w:rsidRPr="0016267E">
        <w:t xml:space="preserve">. In </w:t>
      </w:r>
      <w:r w:rsidR="0016267E">
        <w:t>S</w:t>
      </w:r>
      <w:r w:rsidRPr="0016267E">
        <w:t xml:space="preserve">ection 2, the methodology regarding MCMAR is detailed. In </w:t>
      </w:r>
      <w:r w:rsidR="0016267E">
        <w:t>S</w:t>
      </w:r>
      <w:r w:rsidRPr="0016267E">
        <w:t xml:space="preserve">ection 3, a published motivating example is used to illustrate the application of the MCMAR-based two-stage strategy in </w:t>
      </w:r>
      <w:r w:rsidR="009B6CDB">
        <w:rPr>
          <w:rFonts w:eastAsia="等线"/>
        </w:rPr>
        <w:t xml:space="preserve">mapping the </w:t>
      </w:r>
      <w:r w:rsidRPr="0016267E">
        <w:t xml:space="preserve">complex heterogeneous ERRs and exploring the causes of such heterogeneity. In </w:t>
      </w:r>
      <w:r w:rsidR="0016267E">
        <w:t>S</w:t>
      </w:r>
      <w:r w:rsidRPr="0016267E">
        <w:t>ection 4, a simulation study is used to verify the advantage of MCMAR over MMR. Section 5 presents a general discussion.</w:t>
      </w:r>
    </w:p>
    <w:p w14:paraId="365DAEC8" w14:textId="4B2C39ED" w:rsidR="009D0241" w:rsidRPr="0016267E" w:rsidRDefault="00F47995" w:rsidP="00F47995">
      <w:pPr>
        <w:pStyle w:val="2"/>
      </w:pPr>
      <w:r w:rsidRPr="0016267E">
        <w:t>2. Methods</w:t>
      </w:r>
    </w:p>
    <w:p w14:paraId="4B5120D1" w14:textId="4F1498E4" w:rsidR="001C51B1" w:rsidRPr="0016267E" w:rsidDel="006B23F9" w:rsidRDefault="00046F42" w:rsidP="00C70A58">
      <w:pPr>
        <w:rPr>
          <w:del w:id="8" w:author="wang wei" w:date="2022-11-03T22:12:00Z"/>
        </w:rPr>
      </w:pPr>
      <w:r w:rsidRPr="0016267E">
        <w:t>In this section, b</w:t>
      </w:r>
      <w:r w:rsidRPr="0016267E">
        <w:rPr>
          <w:rFonts w:hint="eastAsia"/>
        </w:rPr>
        <w:t>ased</w:t>
      </w:r>
      <w:r w:rsidRPr="0016267E">
        <w:t xml:space="preserve"> on the region-specific ERRs estimated by GAMs in the first stage, we detailed the methodology of MCMAR. </w:t>
      </w:r>
      <w:r w:rsidR="003A30A2">
        <w:t>The MCMAR-based two-stage strategy can be easily derived, seen in section 3</w:t>
      </w:r>
      <w:ins w:id="9" w:author="wang wei" w:date="2022-11-03T22:12:00Z">
        <w:r w:rsidR="006B23F9">
          <w:t>.</w:t>
        </w:r>
      </w:ins>
      <w:del w:id="10" w:author="wang wei" w:date="2022-11-03T22:12:00Z">
        <w:r w:rsidR="003A30A2" w:rsidDel="006B23F9">
          <w:delText xml:space="preserve">. </w:delText>
        </w:r>
        <w:r w:rsidR="00B84280" w:rsidRPr="0016267E" w:rsidDel="006B23F9">
          <w:rPr>
            <w:rFonts w:hint="eastAsia"/>
          </w:rPr>
          <w:delText>F</w:delText>
        </w:r>
        <w:r w:rsidR="00B84280" w:rsidRPr="0016267E" w:rsidDel="006B23F9">
          <w:delText xml:space="preserve">or clear writing and </w:delText>
        </w:r>
        <w:r w:rsidRPr="0016267E" w:rsidDel="006B23F9">
          <w:rPr>
            <w:rFonts w:eastAsia="等线"/>
          </w:rPr>
          <w:delText>presentation</w:delText>
        </w:r>
        <w:r w:rsidR="00B84280" w:rsidRPr="0016267E" w:rsidDel="006B23F9">
          <w:delText>, we defined the usage of some symbols as follows.</w:delText>
        </w:r>
      </w:del>
    </w:p>
    <w:p w14:paraId="7E897633" w14:textId="2DE21D0C" w:rsidR="00BD5E39" w:rsidRPr="0016267E" w:rsidDel="006B23F9" w:rsidRDefault="00D91F51">
      <w:pPr>
        <w:rPr>
          <w:del w:id="11" w:author="wang wei" w:date="2022-11-03T22:12:00Z"/>
        </w:rPr>
        <w:pPrChange w:id="12" w:author="wang wei" w:date="2022-11-03T22:12:00Z">
          <w:pPr>
            <w:pStyle w:val="a9"/>
            <w:numPr>
              <w:numId w:val="1"/>
            </w:numPr>
            <w:ind w:left="318" w:firstLineChars="0" w:firstLine="0"/>
          </w:pPr>
        </w:pPrChange>
      </w:pPr>
      <w:del w:id="13" w:author="wang wei" w:date="2022-11-03T22:12:00Z">
        <w:r w:rsidRPr="0016267E" w:rsidDel="006B23F9">
          <w:rPr>
            <w:rFonts w:hint="eastAsia"/>
          </w:rPr>
          <w:delText>A</w:delText>
        </w:r>
        <w:r w:rsidR="00F738F9" w:rsidRPr="0016267E" w:rsidDel="006B23F9">
          <w:delText>n italic</w:delText>
        </w:r>
        <w:r w:rsidR="00A42A06" w:rsidDel="006B23F9">
          <w:delText xml:space="preserve">ized, non-bold </w:delText>
        </w:r>
        <w:r w:rsidR="00F738F9" w:rsidRPr="0016267E" w:rsidDel="006B23F9">
          <w:delText xml:space="preserve">letter indicates a scalar, e.g., </w:delText>
        </w:r>
      </w:del>
      <m:oMath>
        <m:r>
          <w:del w:id="14" w:author="wang wei" w:date="2022-11-03T22:12:00Z">
            <w:rPr>
              <w:rFonts w:ascii="Cambria Math" w:hAnsi="Cambria Math"/>
            </w:rPr>
            <m:t>ρ</m:t>
          </w:del>
        </m:r>
      </m:oMath>
      <w:del w:id="15" w:author="wang wei" w:date="2022-11-03T22:12:00Z">
        <w:r w:rsidR="00F738F9" w:rsidRPr="0016267E" w:rsidDel="006B23F9">
          <w:rPr>
            <w:rFonts w:hint="eastAsia"/>
          </w:rPr>
          <w:delText>.</w:delText>
        </w:r>
      </w:del>
    </w:p>
    <w:p w14:paraId="7115984A" w14:textId="5064FB0E" w:rsidR="00B84280" w:rsidRPr="0016267E" w:rsidDel="006B23F9" w:rsidRDefault="00D91F51">
      <w:pPr>
        <w:rPr>
          <w:del w:id="16" w:author="wang wei" w:date="2022-11-03T22:12:00Z"/>
        </w:rPr>
        <w:pPrChange w:id="17" w:author="wang wei" w:date="2022-11-03T22:12:00Z">
          <w:pPr>
            <w:pStyle w:val="a9"/>
            <w:numPr>
              <w:numId w:val="1"/>
            </w:numPr>
            <w:ind w:firstLineChars="0" w:firstLine="318"/>
          </w:pPr>
        </w:pPrChange>
      </w:pPr>
      <w:del w:id="18" w:author="wang wei" w:date="2022-11-03T22:12:00Z">
        <w:r w:rsidRPr="0016267E" w:rsidDel="006B23F9">
          <w:rPr>
            <w:rFonts w:hint="eastAsia"/>
          </w:rPr>
          <w:delText>A</w:delText>
        </w:r>
        <w:r w:rsidRPr="0016267E" w:rsidDel="006B23F9">
          <w:delText>n italic</w:delText>
        </w:r>
        <w:r w:rsidR="00A42A06" w:rsidDel="006B23F9">
          <w:delText>ized</w:delText>
        </w:r>
        <w:r w:rsidRPr="0016267E" w:rsidDel="006B23F9">
          <w:delText xml:space="preserve"> bold letter indicates a vector, e.g., </w:delText>
        </w:r>
      </w:del>
      <m:oMath>
        <m:r>
          <w:del w:id="19" w:author="wang wei" w:date="2022-11-03T22:12:00Z">
            <m:rPr>
              <m:sty m:val="bi"/>
            </m:rPr>
            <w:rPr>
              <w:rFonts w:ascii="Cambria Math" w:hAnsi="Cambria Math"/>
            </w:rPr>
            <m:t>θ</m:t>
          </w:del>
        </m:r>
      </m:oMath>
      <w:del w:id="20" w:author="wang wei" w:date="2022-11-03T22:12:00Z">
        <w:r w:rsidR="001729FB" w:rsidRPr="0016267E" w:rsidDel="006B23F9">
          <w:rPr>
            <w:rFonts w:hint="eastAsia"/>
          </w:rPr>
          <w:delText>,</w:delText>
        </w:r>
        <w:r w:rsidR="001729FB" w:rsidRPr="0016267E" w:rsidDel="006B23F9">
          <w:delText xml:space="preserve"> then </w:delText>
        </w:r>
      </w:del>
      <m:oMath>
        <m:sSub>
          <m:sSubPr>
            <m:ctrlPr>
              <w:del w:id="21" w:author="wang wei" w:date="2022-11-03T22:12:00Z">
                <w:rPr>
                  <w:rFonts w:ascii="Cambria Math" w:hAnsi="Cambria Math"/>
                  <w:i/>
                </w:rPr>
              </w:del>
            </m:ctrlPr>
          </m:sSubPr>
          <m:e>
            <m:r>
              <w:del w:id="22" w:author="wang wei" w:date="2022-11-03T22:12:00Z">
                <w:rPr>
                  <w:rFonts w:ascii="Cambria Math" w:hAnsi="Cambria Math"/>
                </w:rPr>
                <m:t>θ</m:t>
              </w:del>
            </m:r>
          </m:e>
          <m:sub>
            <m:r>
              <w:del w:id="23" w:author="wang wei" w:date="2022-11-03T22:12:00Z">
                <w:rPr>
                  <w:rFonts w:ascii="Cambria Math" w:hAnsi="Cambria Math"/>
                </w:rPr>
                <m:t>i</m:t>
              </w:del>
            </m:r>
          </m:sub>
        </m:sSub>
      </m:oMath>
      <w:del w:id="24" w:author="wang wei" w:date="2022-11-03T22:12:00Z">
        <w:r w:rsidR="001729FB" w:rsidRPr="0016267E" w:rsidDel="006B23F9">
          <w:rPr>
            <w:rFonts w:hint="eastAsia"/>
          </w:rPr>
          <w:delText xml:space="preserve"> </w:delText>
        </w:r>
        <w:r w:rsidR="001729FB" w:rsidRPr="0016267E" w:rsidDel="006B23F9">
          <w:delText xml:space="preserve">indicates the </w:delText>
        </w:r>
      </w:del>
      <m:oMath>
        <m:r>
          <w:del w:id="25" w:author="wang wei" w:date="2022-11-03T22:12:00Z">
            <w:rPr>
              <w:rFonts w:ascii="Cambria Math" w:hAnsi="Cambria Math"/>
            </w:rPr>
            <m:t>i</m:t>
          </w:del>
        </m:r>
      </m:oMath>
      <w:del w:id="26" w:author="wang wei" w:date="2022-11-03T22:12:00Z">
        <w:r w:rsidR="001729FB" w:rsidRPr="0016267E" w:rsidDel="006B23F9">
          <w:rPr>
            <w:rFonts w:hint="eastAsia"/>
          </w:rPr>
          <w:delText>t</w:delText>
        </w:r>
        <w:r w:rsidR="001729FB" w:rsidRPr="0016267E" w:rsidDel="006B23F9">
          <w:delText xml:space="preserve">h element of </w:delText>
        </w:r>
      </w:del>
      <m:oMath>
        <m:r>
          <w:del w:id="27" w:author="wang wei" w:date="2022-11-03T22:12:00Z">
            <m:rPr>
              <m:sty m:val="bi"/>
            </m:rPr>
            <w:rPr>
              <w:rFonts w:ascii="Cambria Math" w:hAnsi="Cambria Math"/>
            </w:rPr>
            <m:t>θ</m:t>
          </w:del>
        </m:r>
      </m:oMath>
      <w:del w:id="28" w:author="wang wei" w:date="2022-11-03T22:12:00Z">
        <w:r w:rsidR="001729FB" w:rsidRPr="0016267E" w:rsidDel="006B23F9">
          <w:rPr>
            <w:rFonts w:hint="eastAsia"/>
          </w:rPr>
          <w:delText>.</w:delText>
        </w:r>
      </w:del>
    </w:p>
    <w:p w14:paraId="4A9EC1E1" w14:textId="099F21FE" w:rsidR="00F35FF8" w:rsidRPr="0016267E" w:rsidDel="006B23F9" w:rsidRDefault="00D91F51">
      <w:pPr>
        <w:rPr>
          <w:del w:id="29" w:author="wang wei" w:date="2022-11-03T22:12:00Z"/>
        </w:rPr>
        <w:pPrChange w:id="30" w:author="wang wei" w:date="2022-11-03T22:12:00Z">
          <w:pPr>
            <w:pStyle w:val="a9"/>
            <w:numPr>
              <w:numId w:val="1"/>
            </w:numPr>
            <w:ind w:firstLineChars="0" w:firstLine="318"/>
          </w:pPr>
        </w:pPrChange>
      </w:pPr>
      <w:del w:id="31" w:author="wang wei" w:date="2022-11-03T22:12:00Z">
        <w:r w:rsidRPr="0016267E" w:rsidDel="006B23F9">
          <w:rPr>
            <w:rFonts w:hint="eastAsia"/>
          </w:rPr>
          <w:delText>A</w:delText>
        </w:r>
        <w:r w:rsidRPr="0016267E" w:rsidDel="006B23F9">
          <w:delText xml:space="preserve"> </w:delText>
        </w:r>
        <w:r w:rsidR="00A42A06" w:rsidDel="006B23F9">
          <w:delText>bold, non-italicized letter</w:delText>
        </w:r>
        <w:r w:rsidRPr="0016267E" w:rsidDel="006B23F9">
          <w:delText xml:space="preserve"> indicates a matrix, e.g., </w:delText>
        </w:r>
      </w:del>
      <m:oMath>
        <m:r>
          <w:del w:id="32" w:author="wang wei" w:date="2022-11-03T22:12:00Z">
            <m:rPr>
              <m:sty m:val="b"/>
            </m:rPr>
            <w:rPr>
              <w:rFonts w:ascii="Cambria Math" w:hAnsi="Cambria Math"/>
            </w:rPr>
            <m:t>X</m:t>
          </w:del>
        </m:r>
      </m:oMath>
      <w:del w:id="33" w:author="wang wei" w:date="2022-11-03T22:12:00Z">
        <w:r w:rsidRPr="0016267E" w:rsidDel="006B23F9">
          <w:delText>. Then</w:delText>
        </w:r>
        <w:r w:rsidRPr="0016267E" w:rsidDel="006B23F9">
          <w:rPr>
            <w:rFonts w:eastAsia="等线"/>
          </w:rPr>
          <w:delText>,</w:delText>
        </w:r>
        <w:r w:rsidRPr="0016267E" w:rsidDel="006B23F9">
          <w:delText xml:space="preserve"> </w:delText>
        </w:r>
      </w:del>
      <m:oMath>
        <m:sSub>
          <m:sSubPr>
            <m:ctrlPr>
              <w:del w:id="34" w:author="wang wei" w:date="2022-11-03T22:12:00Z">
                <w:rPr>
                  <w:rFonts w:ascii="Cambria Math" w:hAnsi="Cambria Math"/>
                  <w:i/>
                </w:rPr>
              </w:del>
            </m:ctrlPr>
          </m:sSubPr>
          <m:e>
            <m:r>
              <w:del w:id="35" w:author="wang wei" w:date="2022-11-03T22:12:00Z">
                <w:rPr>
                  <w:rFonts w:ascii="Cambria Math" w:hAnsi="Cambria Math"/>
                </w:rPr>
                <m:t>x</m:t>
              </w:del>
            </m:r>
          </m:e>
          <m:sub>
            <m:r>
              <w:del w:id="36" w:author="wang wei" w:date="2022-11-03T22:12:00Z">
                <w:rPr>
                  <w:rFonts w:ascii="Cambria Math" w:hAnsi="Cambria Math"/>
                </w:rPr>
                <m:t>ij</m:t>
              </w:del>
            </m:r>
          </m:sub>
        </m:sSub>
      </m:oMath>
      <w:del w:id="37" w:author="wang wei" w:date="2022-11-03T22:12:00Z">
        <w:r w:rsidRPr="0016267E" w:rsidDel="006B23F9">
          <w:rPr>
            <w:rFonts w:hint="eastAsia"/>
          </w:rPr>
          <w:delText xml:space="preserve"> </w:delText>
        </w:r>
        <w:r w:rsidRPr="0016267E" w:rsidDel="006B23F9">
          <w:delText xml:space="preserve">indicates the element of </w:delText>
        </w:r>
      </w:del>
      <m:oMath>
        <m:r>
          <w:del w:id="38" w:author="wang wei" w:date="2022-11-03T22:12:00Z">
            <m:rPr>
              <m:sty m:val="b"/>
            </m:rPr>
            <w:rPr>
              <w:rFonts w:ascii="Cambria Math" w:hAnsi="Cambria Math"/>
            </w:rPr>
            <m:t>X</m:t>
          </w:del>
        </m:r>
      </m:oMath>
      <w:del w:id="39" w:author="wang wei" w:date="2022-11-03T22:12:00Z">
        <w:r w:rsidRPr="0016267E" w:rsidDel="006B23F9">
          <w:delText xml:space="preserve"> in the </w:delText>
        </w:r>
      </w:del>
      <m:oMath>
        <m:r>
          <w:del w:id="40" w:author="wang wei" w:date="2022-11-03T22:12:00Z">
            <w:rPr>
              <w:rFonts w:ascii="Cambria Math" w:hAnsi="Cambria Math"/>
            </w:rPr>
            <m:t>i</m:t>
          </w:del>
        </m:r>
      </m:oMath>
      <w:del w:id="41" w:author="wang wei" w:date="2022-11-03T22:12:00Z">
        <w:r w:rsidRPr="0016267E" w:rsidDel="006B23F9">
          <w:delText xml:space="preserve">th row and </w:delText>
        </w:r>
      </w:del>
      <m:oMath>
        <m:r>
          <w:del w:id="42" w:author="wang wei" w:date="2022-11-03T22:12:00Z">
            <w:rPr>
              <w:rFonts w:ascii="Cambria Math" w:hAnsi="Cambria Math"/>
            </w:rPr>
            <m:t>j</m:t>
          </w:del>
        </m:r>
      </m:oMath>
      <w:del w:id="43" w:author="wang wei" w:date="2022-11-03T22:12:00Z">
        <w:r w:rsidR="00C34F6D" w:rsidRPr="0016267E" w:rsidDel="006B23F9">
          <w:delText xml:space="preserve">th column. </w:delText>
        </w:r>
      </w:del>
      <m:oMath>
        <m:sSub>
          <m:sSubPr>
            <m:ctrlPr>
              <w:del w:id="44" w:author="wang wei" w:date="2022-11-03T22:12:00Z">
                <w:rPr>
                  <w:rFonts w:ascii="Cambria Math" w:hAnsi="Cambria Math"/>
                  <w:i/>
                </w:rPr>
              </w:del>
            </m:ctrlPr>
          </m:sSubPr>
          <m:e>
            <m:r>
              <w:del w:id="45" w:author="wang wei" w:date="2022-11-03T22:12:00Z">
                <m:rPr>
                  <m:sty m:val="bi"/>
                </m:rPr>
                <w:rPr>
                  <w:rFonts w:ascii="Cambria Math" w:hAnsi="Cambria Math"/>
                </w:rPr>
                <m:t>x</m:t>
              </w:del>
            </m:r>
          </m:e>
          <m:sub>
            <m:r>
              <w:del w:id="46" w:author="wang wei" w:date="2022-11-03T22:12:00Z">
                <w:rPr>
                  <w:rFonts w:ascii="Cambria Math" w:hAnsi="Cambria Math"/>
                </w:rPr>
                <m:t>i</m:t>
              </w:del>
            </m:r>
          </m:sub>
        </m:sSub>
      </m:oMath>
      <w:del w:id="47" w:author="wang wei" w:date="2022-11-03T22:12:00Z">
        <w:r w:rsidR="00C6614E" w:rsidRPr="0016267E" w:rsidDel="006B23F9">
          <w:rPr>
            <w:rFonts w:hint="eastAsia"/>
          </w:rPr>
          <w:delText xml:space="preserve"> </w:delText>
        </w:r>
        <w:r w:rsidRPr="0016267E" w:rsidDel="006B23F9">
          <w:rPr>
            <w:rFonts w:eastAsia="等线"/>
          </w:rPr>
          <w:delText>indicates</w:delText>
        </w:r>
        <w:r w:rsidR="00C34F6D" w:rsidRPr="0016267E" w:rsidDel="006B23F9">
          <w:delText xml:space="preserve"> the </w:delText>
        </w:r>
      </w:del>
      <m:oMath>
        <m:r>
          <w:del w:id="48" w:author="wang wei" w:date="2022-11-03T22:12:00Z">
            <w:rPr>
              <w:rFonts w:ascii="Cambria Math" w:hAnsi="Cambria Math"/>
            </w:rPr>
            <m:t>i</m:t>
          </w:del>
        </m:r>
      </m:oMath>
      <w:del w:id="49" w:author="wang wei" w:date="2022-11-03T22:12:00Z">
        <w:r w:rsidR="00C34F6D" w:rsidRPr="0016267E" w:rsidDel="006B23F9">
          <w:delText xml:space="preserve">th column vector of </w:delText>
        </w:r>
      </w:del>
      <m:oMath>
        <m:r>
          <w:del w:id="50" w:author="wang wei" w:date="2022-11-03T22:12:00Z">
            <m:rPr>
              <m:sty m:val="b"/>
            </m:rPr>
            <w:rPr>
              <w:rFonts w:ascii="Cambria Math" w:hAnsi="Cambria Math"/>
            </w:rPr>
            <m:t>X</m:t>
          </w:del>
        </m:r>
      </m:oMath>
      <w:del w:id="51" w:author="wang wei" w:date="2022-11-03T22:12:00Z">
        <w:r w:rsidR="00C34F6D" w:rsidRPr="0016267E" w:rsidDel="006B23F9">
          <w:delText>.</w:delText>
        </w:r>
      </w:del>
    </w:p>
    <w:p w14:paraId="2B4FADFA" w14:textId="2E32ACDA" w:rsidR="00C34F6D" w:rsidRPr="0016267E" w:rsidDel="006B23F9" w:rsidRDefault="00D91F51">
      <w:pPr>
        <w:rPr>
          <w:del w:id="52" w:author="wang wei" w:date="2022-11-03T22:12:00Z"/>
        </w:rPr>
        <w:pPrChange w:id="53" w:author="wang wei" w:date="2022-11-03T22:12:00Z">
          <w:pPr>
            <w:pStyle w:val="a9"/>
            <w:numPr>
              <w:numId w:val="1"/>
            </w:numPr>
            <w:ind w:firstLineChars="0" w:firstLine="318"/>
          </w:pPr>
        </w:pPrChange>
      </w:pPr>
      <m:oMath>
        <m:r>
          <w:del w:id="54" w:author="wang wei" w:date="2022-11-03T22:12:00Z">
            <m:rPr>
              <m:sty m:val="p"/>
            </m:rPr>
            <w:rPr>
              <w:rFonts w:ascii="Cambria Math" w:hAnsi="Cambria Math" w:hint="eastAsia"/>
              <w:szCs w:val="21"/>
            </w:rPr>
            <m:t>vec</m:t>
          </w:del>
        </m:r>
        <m:d>
          <m:dPr>
            <m:ctrlPr>
              <w:del w:id="55" w:author="wang wei" w:date="2022-11-03T22:12:00Z">
                <w:rPr>
                  <w:rFonts w:ascii="Cambria Math" w:hAnsi="Cambria Math"/>
                  <w:iCs/>
                  <w:szCs w:val="21"/>
                </w:rPr>
              </w:del>
            </m:ctrlPr>
          </m:dPr>
          <m:e>
            <m:r>
              <w:del w:id="56" w:author="wang wei" w:date="2022-11-03T22:12:00Z">
                <m:rPr>
                  <m:sty m:val="b"/>
                </m:rPr>
                <w:rPr>
                  <w:rFonts w:ascii="Cambria Math" w:hAnsi="Cambria Math"/>
                  <w:szCs w:val="21"/>
                </w:rPr>
                <m:t>⋅</m:t>
              </w:del>
            </m:r>
          </m:e>
        </m:d>
      </m:oMath>
      <w:del w:id="57" w:author="wang wei" w:date="2022-11-03T22:12:00Z">
        <w:r w:rsidRPr="0016267E" w:rsidDel="006B23F9">
          <w:rPr>
            <w:rFonts w:hint="eastAsia"/>
            <w:iCs/>
            <w:szCs w:val="21"/>
          </w:rPr>
          <w:delText xml:space="preserve"> </w:delText>
        </w:r>
        <w:r w:rsidRPr="0016267E" w:rsidDel="006B23F9">
          <w:rPr>
            <w:iCs/>
            <w:szCs w:val="21"/>
          </w:rPr>
          <w:delText xml:space="preserve">indicates </w:delText>
        </w:r>
        <w:r w:rsidRPr="0016267E" w:rsidDel="006B23F9">
          <w:rPr>
            <w:rFonts w:eastAsia="等线"/>
            <w:iCs/>
            <w:szCs w:val="21"/>
          </w:rPr>
          <w:delText xml:space="preserve">vectorizing </w:delText>
        </w:r>
        <w:r w:rsidRPr="0016267E" w:rsidDel="006B23F9">
          <w:rPr>
            <w:iCs/>
            <w:szCs w:val="21"/>
          </w:rPr>
          <w:delText>a matrix according to its column vectors, e.g.,</w:delText>
        </w:r>
      </w:del>
    </w:p>
    <w:p w14:paraId="0530D63D" w14:textId="5E94A0C9" w:rsidR="001729FB" w:rsidRPr="0016267E" w:rsidDel="006B23F9" w:rsidRDefault="00D91F51">
      <w:pPr>
        <w:rPr>
          <w:del w:id="58" w:author="wang wei" w:date="2022-11-03T22:12:00Z"/>
          <w:iCs/>
          <w:szCs w:val="21"/>
        </w:rPr>
        <w:pPrChange w:id="59" w:author="wang wei" w:date="2022-11-03T22:12:00Z">
          <w:pPr>
            <w:pStyle w:val="a9"/>
            <w:ind w:left="318" w:firstLineChars="0" w:firstLine="0"/>
            <w:jc w:val="center"/>
          </w:pPr>
        </w:pPrChange>
      </w:pPr>
      <m:oMathPara>
        <m:oMath>
          <m:r>
            <w:del w:id="60" w:author="wang wei" w:date="2022-11-03T22:12:00Z">
              <m:rPr>
                <m:sty m:val="p"/>
              </m:rPr>
              <w:rPr>
                <w:rFonts w:ascii="Cambria Math" w:hAnsi="Cambria Math" w:hint="eastAsia"/>
                <w:szCs w:val="21"/>
              </w:rPr>
              <m:t>vec</m:t>
            </w:del>
          </m:r>
          <m:d>
            <m:dPr>
              <m:ctrlPr>
                <w:del w:id="61" w:author="wang wei" w:date="2022-11-03T22:12:00Z">
                  <w:rPr>
                    <w:rFonts w:ascii="Cambria Math" w:hAnsi="Cambria Math"/>
                    <w:iCs/>
                    <w:szCs w:val="21"/>
                  </w:rPr>
                </w:del>
              </m:ctrlPr>
            </m:dPr>
            <m:e>
              <m:r>
                <w:del w:id="62" w:author="wang wei" w:date="2022-11-03T22:12:00Z">
                  <m:rPr>
                    <m:sty m:val="b"/>
                  </m:rPr>
                  <w:rPr>
                    <w:rFonts w:ascii="Cambria Math" w:hAnsi="Cambria Math"/>
                    <w:szCs w:val="21"/>
                  </w:rPr>
                  <m:t>X</m:t>
                </w:del>
              </m:r>
            </m:e>
          </m:d>
          <m:r>
            <w:del w:id="63" w:author="wang wei" w:date="2022-11-03T22:12:00Z">
              <w:rPr>
                <w:rFonts w:ascii="Cambria Math" w:hAnsi="Cambria Math"/>
                <w:szCs w:val="21"/>
              </w:rPr>
              <m:t>=</m:t>
            </w:del>
          </m:r>
          <m:d>
            <m:dPr>
              <m:begChr m:val="["/>
              <m:endChr m:val="]"/>
              <m:ctrlPr>
                <w:del w:id="64" w:author="wang wei" w:date="2022-11-03T22:12:00Z">
                  <w:rPr>
                    <w:rFonts w:ascii="Cambria Math" w:hAnsi="Cambria Math"/>
                    <w:i/>
                    <w:iCs/>
                    <w:szCs w:val="21"/>
                  </w:rPr>
                </w:del>
              </m:ctrlPr>
            </m:dPr>
            <m:e>
              <m:m>
                <m:mPr>
                  <m:mcs>
                    <m:mc>
                      <m:mcPr>
                        <m:count m:val="1"/>
                        <m:mcJc m:val="center"/>
                      </m:mcPr>
                    </m:mc>
                  </m:mcs>
                  <m:ctrlPr>
                    <w:del w:id="65" w:author="wang wei" w:date="2022-11-03T22:12:00Z">
                      <w:rPr>
                        <w:rFonts w:ascii="Cambria Math" w:hAnsi="Cambria Math"/>
                        <w:i/>
                        <w:iCs/>
                        <w:szCs w:val="21"/>
                      </w:rPr>
                    </w:del>
                  </m:ctrlPr>
                </m:mPr>
                <m:mr>
                  <m:e>
                    <m:sSub>
                      <m:sSubPr>
                        <m:ctrlPr>
                          <w:del w:id="66" w:author="wang wei" w:date="2022-11-03T22:12:00Z">
                            <w:rPr>
                              <w:rFonts w:ascii="Cambria Math" w:hAnsi="Cambria Math"/>
                              <w:b/>
                              <w:bCs/>
                              <w:i/>
                              <w:iCs/>
                              <w:szCs w:val="21"/>
                            </w:rPr>
                          </w:del>
                        </m:ctrlPr>
                      </m:sSubPr>
                      <m:e>
                        <m:r>
                          <w:del w:id="67" w:author="wang wei" w:date="2022-11-03T22:12:00Z">
                            <m:rPr>
                              <m:sty m:val="bi"/>
                            </m:rPr>
                            <w:rPr>
                              <w:rFonts w:ascii="Cambria Math" w:hAnsi="Cambria Math"/>
                              <w:szCs w:val="21"/>
                            </w:rPr>
                            <m:t>x</m:t>
                          </w:del>
                        </m:r>
                      </m:e>
                      <m:sub>
                        <m:r>
                          <w:del w:id="68" w:author="wang wei" w:date="2022-11-03T22:12:00Z">
                            <w:rPr>
                              <w:rFonts w:ascii="Cambria Math" w:hAnsi="Cambria Math"/>
                              <w:szCs w:val="21"/>
                            </w:rPr>
                            <m:t>1</m:t>
                          </w:del>
                        </m:r>
                      </m:sub>
                    </m:sSub>
                  </m:e>
                </m:mr>
                <m:mr>
                  <m:e>
                    <m:sSub>
                      <m:sSubPr>
                        <m:ctrlPr>
                          <w:del w:id="69" w:author="wang wei" w:date="2022-11-03T22:12:00Z">
                            <w:rPr>
                              <w:rFonts w:ascii="Cambria Math" w:hAnsi="Cambria Math"/>
                              <w:b/>
                              <w:bCs/>
                              <w:i/>
                              <w:iCs/>
                              <w:szCs w:val="21"/>
                            </w:rPr>
                          </w:del>
                        </m:ctrlPr>
                      </m:sSubPr>
                      <m:e>
                        <m:r>
                          <w:del w:id="70" w:author="wang wei" w:date="2022-11-03T22:12:00Z">
                            <m:rPr>
                              <m:sty m:val="bi"/>
                            </m:rPr>
                            <w:rPr>
                              <w:rFonts w:ascii="Cambria Math" w:hAnsi="Cambria Math"/>
                              <w:szCs w:val="21"/>
                            </w:rPr>
                            <m:t>x</m:t>
                          </w:del>
                        </m:r>
                      </m:e>
                      <m:sub>
                        <m:r>
                          <w:del w:id="71" w:author="wang wei" w:date="2022-11-03T22:12:00Z">
                            <w:rPr>
                              <w:rFonts w:ascii="Cambria Math" w:hAnsi="Cambria Math"/>
                              <w:szCs w:val="21"/>
                            </w:rPr>
                            <m:t>2</m:t>
                          </w:del>
                        </m:r>
                      </m:sub>
                    </m:sSub>
                    <m:ctrlPr>
                      <w:del w:id="72" w:author="wang wei" w:date="2022-11-03T22:12:00Z">
                        <w:rPr>
                          <w:rFonts w:ascii="Cambria Math" w:eastAsia="Cambria Math" w:hAnsi="Cambria Math" w:cs="Cambria Math"/>
                          <w:i/>
                          <w:iCs/>
                          <w:szCs w:val="21"/>
                        </w:rPr>
                      </w:del>
                    </m:ctrlPr>
                  </m:e>
                </m:mr>
                <m:mr>
                  <m:e>
                    <m:r>
                      <w:del w:id="73" w:author="wang wei" w:date="2022-11-03T22:12:00Z">
                        <w:rPr>
                          <w:rFonts w:ascii="Cambria Math" w:hAnsi="Cambria Math"/>
                          <w:szCs w:val="21"/>
                        </w:rPr>
                        <m:t>⋮</m:t>
                      </w:del>
                    </m:r>
                  </m:e>
                </m:mr>
                <m:mr>
                  <m:e>
                    <m:sSub>
                      <m:sSubPr>
                        <m:ctrlPr>
                          <w:del w:id="74" w:author="wang wei" w:date="2022-11-03T22:12:00Z">
                            <w:rPr>
                              <w:rFonts w:ascii="Cambria Math" w:hAnsi="Cambria Math"/>
                              <w:b/>
                              <w:bCs/>
                              <w:i/>
                              <w:iCs/>
                              <w:szCs w:val="21"/>
                            </w:rPr>
                          </w:del>
                        </m:ctrlPr>
                      </m:sSubPr>
                      <m:e>
                        <m:r>
                          <w:del w:id="75" w:author="wang wei" w:date="2022-11-03T22:12:00Z">
                            <m:rPr>
                              <m:sty m:val="bi"/>
                            </m:rPr>
                            <w:rPr>
                              <w:rFonts w:ascii="Cambria Math" w:hAnsi="Cambria Math"/>
                              <w:szCs w:val="21"/>
                            </w:rPr>
                            <m:t>x</m:t>
                          </w:del>
                        </m:r>
                      </m:e>
                      <m:sub>
                        <m:r>
                          <w:del w:id="76" w:author="wang wei" w:date="2022-11-03T22:12:00Z">
                            <w:rPr>
                              <w:rFonts w:ascii="Cambria Math" w:hAnsi="Cambria Math"/>
                              <w:szCs w:val="21"/>
                            </w:rPr>
                            <m:t>n</m:t>
                          </w:del>
                        </m:r>
                      </m:sub>
                    </m:sSub>
                  </m:e>
                </m:mr>
              </m:m>
            </m:e>
          </m:d>
          <m:r>
            <w:del w:id="77" w:author="wang wei" w:date="2022-11-03T22:12:00Z">
              <w:rPr>
                <w:rFonts w:ascii="Cambria Math" w:hAnsi="Cambria Math"/>
                <w:szCs w:val="21"/>
              </w:rPr>
              <m:t xml:space="preserve"> .</m:t>
            </w:del>
          </m:r>
        </m:oMath>
      </m:oMathPara>
    </w:p>
    <w:p w14:paraId="3E668472" w14:textId="484EA339" w:rsidR="00FF1037" w:rsidRPr="0016267E" w:rsidDel="006B23F9" w:rsidRDefault="00D91F51">
      <w:pPr>
        <w:rPr>
          <w:del w:id="78" w:author="wang wei" w:date="2022-11-03T22:12:00Z"/>
          <w:bCs/>
        </w:rPr>
        <w:pPrChange w:id="79" w:author="wang wei" w:date="2022-11-03T22:12:00Z">
          <w:pPr>
            <w:pStyle w:val="a9"/>
            <w:numPr>
              <w:numId w:val="1"/>
            </w:numPr>
            <w:ind w:firstLineChars="0" w:firstLine="318"/>
          </w:pPr>
        </w:pPrChange>
      </w:pPr>
      <w:bookmarkStart w:id="80" w:name="_Hlk118405651"/>
      <m:oMath>
        <m:r>
          <w:del w:id="81" w:author="wang wei" w:date="2022-11-03T22:12:00Z">
            <m:rPr>
              <m:sty m:val="b"/>
            </m:rPr>
            <w:rPr>
              <w:rFonts w:ascii="Cambria Math" w:hAnsi="Cambria Math"/>
              <w:szCs w:val="21"/>
            </w:rPr>
            <m:t>⊗</m:t>
          </w:del>
        </m:r>
      </m:oMath>
      <w:del w:id="82" w:author="wang wei" w:date="2022-11-03T22:12:00Z">
        <w:r w:rsidRPr="0016267E" w:rsidDel="006B23F9">
          <w:rPr>
            <w:rFonts w:hint="eastAsia"/>
            <w:b/>
            <w:szCs w:val="21"/>
          </w:rPr>
          <w:delText xml:space="preserve"> </w:delText>
        </w:r>
        <w:r w:rsidRPr="0016267E" w:rsidDel="006B23F9">
          <w:rPr>
            <w:bCs/>
            <w:szCs w:val="21"/>
          </w:rPr>
          <w:delText>is the Kronecker product</w:delText>
        </w:r>
        <w:bookmarkEnd w:id="80"/>
        <w:r w:rsidRPr="0016267E" w:rsidDel="006B23F9">
          <w:rPr>
            <w:bCs/>
            <w:szCs w:val="21"/>
          </w:rPr>
          <w:delText>.</w:delText>
        </w:r>
      </w:del>
    </w:p>
    <w:p w14:paraId="03C5CDD3" w14:textId="48271112" w:rsidR="000A2F1D" w:rsidRPr="0016267E" w:rsidDel="006B23F9" w:rsidRDefault="00D91F51">
      <w:pPr>
        <w:rPr>
          <w:del w:id="83" w:author="wang wei" w:date="2022-11-03T22:12:00Z"/>
          <w:bCs/>
        </w:rPr>
        <w:pPrChange w:id="84" w:author="wang wei" w:date="2022-11-03T22:12:00Z">
          <w:pPr>
            <w:pStyle w:val="a9"/>
            <w:numPr>
              <w:numId w:val="1"/>
            </w:numPr>
            <w:ind w:firstLineChars="0" w:firstLine="318"/>
          </w:pPr>
        </w:pPrChange>
      </w:pPr>
      <m:oMath>
        <m:r>
          <w:del w:id="85" w:author="wang wei" w:date="2022-11-03T22:12:00Z">
            <w:rPr>
              <w:rFonts w:ascii="Cambria Math" w:hAnsi="Cambria Math"/>
            </w:rPr>
            <m:t>⊥</m:t>
          </w:del>
        </m:r>
      </m:oMath>
      <w:del w:id="86" w:author="wang wei" w:date="2022-11-03T22:12:00Z">
        <w:r w:rsidR="00A10518" w:rsidRPr="0016267E" w:rsidDel="006B23F9">
          <w:rPr>
            <w:rFonts w:hint="eastAsia"/>
            <w:bCs/>
          </w:rPr>
          <w:delText xml:space="preserve"> </w:delText>
        </w:r>
        <w:r w:rsidR="00A10518" w:rsidRPr="0016267E" w:rsidDel="006B23F9">
          <w:rPr>
            <w:bCs/>
          </w:rPr>
          <w:delText xml:space="preserve">is a symbol indicating independence, e.g., </w:delText>
        </w:r>
      </w:del>
      <m:oMath>
        <m:r>
          <w:del w:id="87" w:author="wang wei" w:date="2022-11-03T22:12:00Z">
            <m:rPr>
              <m:sty m:val="bi"/>
            </m:rPr>
            <w:rPr>
              <w:rFonts w:ascii="Cambria Math" w:hAnsi="Cambria Math"/>
            </w:rPr>
            <m:t>a</m:t>
          </w:del>
        </m:r>
        <m:r>
          <w:del w:id="88" w:author="wang wei" w:date="2022-11-03T22:12:00Z">
            <w:rPr>
              <w:rFonts w:ascii="Cambria Math" w:hAnsi="Cambria Math"/>
            </w:rPr>
            <m:t>⊥</m:t>
          </w:del>
        </m:r>
        <m:r>
          <w:del w:id="89" w:author="wang wei" w:date="2022-11-03T22:12:00Z">
            <m:rPr>
              <m:sty m:val="bi"/>
            </m:rPr>
            <w:rPr>
              <w:rFonts w:ascii="Cambria Math" w:hAnsi="Cambria Math"/>
            </w:rPr>
            <m:t>b</m:t>
          </w:del>
        </m:r>
      </m:oMath>
      <w:del w:id="90" w:author="wang wei" w:date="2022-11-03T22:12:00Z">
        <w:r w:rsidR="00A10518" w:rsidRPr="0016267E" w:rsidDel="006B23F9">
          <w:rPr>
            <w:rFonts w:hint="eastAsia"/>
            <w:b/>
          </w:rPr>
          <w:delText xml:space="preserve"> </w:delText>
        </w:r>
        <w:r w:rsidR="00A10518" w:rsidRPr="0016267E" w:rsidDel="006B23F9">
          <w:rPr>
            <w:bCs/>
          </w:rPr>
          <w:delText xml:space="preserve">indicates random vector </w:delText>
        </w:r>
      </w:del>
      <m:oMath>
        <m:r>
          <w:del w:id="91" w:author="wang wei" w:date="2022-11-03T22:12:00Z">
            <m:rPr>
              <m:sty m:val="bi"/>
            </m:rPr>
            <w:rPr>
              <w:rFonts w:ascii="Cambria Math" w:hAnsi="Cambria Math"/>
            </w:rPr>
            <m:t>a</m:t>
          </w:del>
        </m:r>
      </m:oMath>
      <w:del w:id="92" w:author="wang wei" w:date="2022-11-03T22:12:00Z">
        <w:r w:rsidR="00A10518" w:rsidRPr="0016267E" w:rsidDel="006B23F9">
          <w:rPr>
            <w:bCs/>
          </w:rPr>
          <w:delText xml:space="preserve"> is independent </w:delText>
        </w:r>
        <w:r w:rsidRPr="0016267E" w:rsidDel="006B23F9">
          <w:rPr>
            <w:rFonts w:eastAsia="等线"/>
            <w:bCs/>
          </w:rPr>
          <w:delText>of</w:delText>
        </w:r>
        <w:r w:rsidR="00A10518" w:rsidRPr="0016267E" w:rsidDel="006B23F9">
          <w:rPr>
            <w:bCs/>
          </w:rPr>
          <w:delText xml:space="preserve"> random vector </w:delText>
        </w:r>
      </w:del>
      <m:oMath>
        <m:r>
          <w:del w:id="93" w:author="wang wei" w:date="2022-11-03T22:12:00Z">
            <m:rPr>
              <m:sty m:val="bi"/>
            </m:rPr>
            <w:rPr>
              <w:rFonts w:ascii="Cambria Math" w:hAnsi="Cambria Math"/>
            </w:rPr>
            <m:t>b</m:t>
          </w:del>
        </m:r>
      </m:oMath>
      <w:del w:id="94" w:author="wang wei" w:date="2022-11-03T22:12:00Z">
        <w:r w:rsidR="00A10518" w:rsidRPr="0016267E" w:rsidDel="006B23F9">
          <w:rPr>
            <w:bCs/>
          </w:rPr>
          <w:delText>.</w:delText>
        </w:r>
      </w:del>
    </w:p>
    <w:bookmarkStart w:id="95" w:name="_Hlk96727950"/>
    <w:p w14:paraId="6CD8CCC1" w14:textId="6F8A9F61" w:rsidR="00FF1037" w:rsidRPr="0016267E" w:rsidDel="006B23F9" w:rsidRDefault="00000000">
      <w:pPr>
        <w:rPr>
          <w:del w:id="96" w:author="wang wei" w:date="2022-11-03T22:12:00Z"/>
        </w:rPr>
        <w:pPrChange w:id="97" w:author="wang wei" w:date="2022-11-03T22:12:00Z">
          <w:pPr>
            <w:pStyle w:val="a9"/>
            <w:numPr>
              <w:numId w:val="1"/>
            </w:numPr>
            <w:ind w:firstLineChars="0" w:firstLine="318"/>
          </w:pPr>
        </w:pPrChange>
      </w:pPr>
      <m:oMath>
        <m:sSub>
          <m:sSubPr>
            <m:ctrlPr>
              <w:del w:id="98" w:author="wang wei" w:date="2022-11-03T22:12:00Z">
                <w:rPr>
                  <w:rFonts w:ascii="Cambria Math" w:hAnsi="Cambria Math"/>
                  <w:szCs w:val="21"/>
                </w:rPr>
              </w:del>
            </m:ctrlPr>
          </m:sSubPr>
          <m:e>
            <m:r>
              <w:del w:id="99" w:author="wang wei" w:date="2022-11-03T22:12:00Z">
                <m:rPr>
                  <m:sty m:val="b"/>
                </m:rPr>
                <w:rPr>
                  <w:rFonts w:ascii="Cambria Math" w:hAnsi="Cambria Math"/>
                  <w:szCs w:val="21"/>
                </w:rPr>
                <m:t>I</m:t>
              </w:del>
            </m:r>
          </m:e>
          <m:sub>
            <m:r>
              <w:del w:id="100" w:author="wang wei" w:date="2022-11-03T22:12:00Z">
                <w:rPr>
                  <w:rFonts w:ascii="Cambria Math" w:hAnsi="Cambria Math"/>
                  <w:szCs w:val="21"/>
                </w:rPr>
                <m:t>n</m:t>
              </w:del>
            </m:r>
          </m:sub>
        </m:sSub>
      </m:oMath>
      <w:bookmarkEnd w:id="95"/>
      <w:del w:id="101" w:author="wang wei" w:date="2022-11-03T22:12:00Z">
        <w:r w:rsidR="00D91F51" w:rsidRPr="0016267E" w:rsidDel="006B23F9">
          <w:rPr>
            <w:rFonts w:hint="eastAsia"/>
            <w:szCs w:val="21"/>
          </w:rPr>
          <w:delText xml:space="preserve"> </w:delText>
        </w:r>
        <w:r w:rsidR="00D91F51" w:rsidRPr="0016267E" w:rsidDel="006B23F9">
          <w:rPr>
            <w:szCs w:val="21"/>
          </w:rPr>
          <w:delText xml:space="preserve">and </w:delText>
        </w:r>
      </w:del>
      <m:oMath>
        <m:sSub>
          <m:sSubPr>
            <m:ctrlPr>
              <w:del w:id="102" w:author="wang wei" w:date="2022-11-03T22:12:00Z">
                <w:rPr>
                  <w:rFonts w:ascii="Cambria Math" w:hAnsi="Cambria Math"/>
                  <w:szCs w:val="21"/>
                </w:rPr>
              </w:del>
            </m:ctrlPr>
          </m:sSubPr>
          <m:e>
            <m:r>
              <w:del w:id="103" w:author="wang wei" w:date="2022-11-03T22:12:00Z">
                <m:rPr>
                  <m:sty m:val="bi"/>
                </m:rPr>
                <w:rPr>
                  <w:rFonts w:ascii="Cambria Math" w:hAnsi="Cambria Math"/>
                  <w:szCs w:val="21"/>
                </w:rPr>
                <m:t>l</m:t>
              </w:del>
            </m:r>
          </m:e>
          <m:sub>
            <m:r>
              <w:del w:id="104" w:author="wang wei" w:date="2022-11-03T22:12:00Z">
                <w:rPr>
                  <w:rFonts w:ascii="Cambria Math" w:hAnsi="Cambria Math"/>
                  <w:szCs w:val="21"/>
                </w:rPr>
                <m:t>n</m:t>
              </w:del>
            </m:r>
          </m:sub>
        </m:sSub>
      </m:oMath>
      <w:del w:id="105" w:author="wang wei" w:date="2022-11-03T22:12:00Z">
        <w:r w:rsidR="00D91F51" w:rsidRPr="0016267E" w:rsidDel="006B23F9">
          <w:delText xml:space="preserve"> indicate the </w:delText>
        </w:r>
      </w:del>
      <m:oMath>
        <m:r>
          <w:del w:id="106" w:author="wang wei" w:date="2022-11-03T22:12:00Z">
            <w:rPr>
              <w:rFonts w:ascii="Cambria Math" w:hAnsi="Cambria Math"/>
            </w:rPr>
            <m:t>n×n</m:t>
          </w:del>
        </m:r>
      </m:oMath>
      <w:del w:id="107" w:author="wang wei" w:date="2022-11-03T22:12:00Z">
        <w:r w:rsidR="00D91F51" w:rsidRPr="0016267E" w:rsidDel="006B23F9">
          <w:rPr>
            <w:rFonts w:hint="eastAsia"/>
          </w:rPr>
          <w:delText xml:space="preserve"> </w:delText>
        </w:r>
        <w:r w:rsidR="00D91F51" w:rsidRPr="0016267E" w:rsidDel="006B23F9">
          <w:delText xml:space="preserve">identity matrix and </w:delText>
        </w:r>
      </w:del>
      <m:oMath>
        <m:r>
          <w:del w:id="108" w:author="wang wei" w:date="2022-11-03T22:12:00Z">
            <w:rPr>
              <w:rFonts w:ascii="Cambria Math" w:hAnsi="Cambria Math"/>
            </w:rPr>
            <m:t>n</m:t>
          </w:del>
        </m:r>
      </m:oMath>
      <w:del w:id="109" w:author="wang wei" w:date="2022-11-03T22:12:00Z">
        <w:r w:rsidR="0023445F" w:rsidRPr="0016267E" w:rsidDel="006B23F9">
          <w:delText>-</w:delText>
        </w:r>
        <w:r w:rsidR="00D91F51" w:rsidRPr="0016267E" w:rsidDel="006B23F9">
          <w:rPr>
            <w:rFonts w:eastAsia="等线"/>
          </w:rPr>
          <w:delText>dimensional</w:delText>
        </w:r>
        <w:r w:rsidR="0023445F" w:rsidRPr="0016267E" w:rsidDel="006B23F9">
          <w:delText xml:space="preserve"> vector of one, respectively, i.e.,</w:delText>
        </w:r>
      </w:del>
    </w:p>
    <w:p w14:paraId="377BBCFB" w14:textId="02735374" w:rsidR="0023445F" w:rsidRPr="0016267E" w:rsidRDefault="00000000" w:rsidP="00427A50">
      <m:oMathPara>
        <m:oMath>
          <m:sSub>
            <m:sSubPr>
              <m:ctrlPr>
                <w:del w:id="110" w:author="wang wei" w:date="2022-11-03T22:12:00Z">
                  <w:rPr>
                    <w:rFonts w:ascii="Cambria Math" w:hAnsi="Cambria Math"/>
                    <w:szCs w:val="21"/>
                  </w:rPr>
                </w:del>
              </m:ctrlPr>
            </m:sSubPr>
            <m:e>
              <m:r>
                <w:del w:id="111" w:author="wang wei" w:date="2022-11-03T22:12:00Z">
                  <m:rPr>
                    <m:sty m:val="b"/>
                  </m:rPr>
                  <w:rPr>
                    <w:rFonts w:ascii="Cambria Math" w:hAnsi="Cambria Math"/>
                    <w:szCs w:val="21"/>
                  </w:rPr>
                  <m:t>I</m:t>
                </w:del>
              </m:r>
            </m:e>
            <m:sub>
              <m:r>
                <w:del w:id="112" w:author="wang wei" w:date="2022-11-03T22:12:00Z">
                  <w:rPr>
                    <w:rFonts w:ascii="Cambria Math" w:hAnsi="Cambria Math"/>
                    <w:szCs w:val="21"/>
                  </w:rPr>
                  <m:t>n</m:t>
                </w:del>
              </m:r>
            </m:sub>
          </m:sSub>
          <m:r>
            <w:del w:id="113" w:author="wang wei" w:date="2022-11-03T22:12:00Z">
              <w:rPr>
                <w:rFonts w:ascii="Cambria Math" w:hAnsi="Cambria Math"/>
                <w:szCs w:val="21"/>
              </w:rPr>
              <m:t>=</m:t>
            </w:del>
          </m:r>
          <m:d>
            <m:dPr>
              <m:begChr m:val="["/>
              <m:endChr m:val="]"/>
              <m:ctrlPr>
                <w:del w:id="114" w:author="wang wei" w:date="2022-11-03T22:12:00Z">
                  <w:rPr>
                    <w:rFonts w:ascii="Cambria Math" w:hAnsi="Cambria Math" w:cs="MS Mincho"/>
                    <w:bCs/>
                    <w:szCs w:val="21"/>
                  </w:rPr>
                </w:del>
              </m:ctrlPr>
            </m:dPr>
            <m:e>
              <m:m>
                <m:mPr>
                  <m:mcs>
                    <m:mc>
                      <m:mcPr>
                        <m:count m:val="4"/>
                        <m:mcJc m:val="center"/>
                      </m:mcPr>
                    </m:mc>
                  </m:mcs>
                  <m:ctrlPr>
                    <w:del w:id="115" w:author="wang wei" w:date="2022-11-03T22:12:00Z">
                      <w:rPr>
                        <w:rFonts w:ascii="Cambria Math" w:hAnsi="Cambria Math" w:cs="MS Mincho"/>
                        <w:bCs/>
                        <w:szCs w:val="21"/>
                      </w:rPr>
                    </w:del>
                  </m:ctrlPr>
                </m:mPr>
                <m:mr>
                  <m:e>
                    <m:r>
                      <w:del w:id="116" w:author="wang wei" w:date="2022-11-03T22:12:00Z">
                        <w:rPr>
                          <w:rFonts w:ascii="Cambria Math" w:hAnsi="Cambria Math" w:cs="MS Mincho"/>
                          <w:szCs w:val="21"/>
                        </w:rPr>
                        <m:t>1</m:t>
                      </w:del>
                    </m:r>
                  </m:e>
                  <m:e>
                    <m:r>
                      <w:del w:id="117" w:author="wang wei" w:date="2022-11-03T22:12:00Z">
                        <w:rPr>
                          <w:rFonts w:ascii="Cambria Math" w:hAnsi="Cambria Math" w:cs="MS Mincho"/>
                          <w:szCs w:val="21"/>
                        </w:rPr>
                        <m:t>0</m:t>
                      </w:del>
                    </m:r>
                    <m:ctrlPr>
                      <w:del w:id="118" w:author="wang wei" w:date="2022-11-03T22:12:00Z">
                        <w:rPr>
                          <w:rFonts w:ascii="Cambria Math" w:eastAsia="Cambria Math" w:hAnsi="Cambria Math" w:cs="Cambria Math"/>
                          <w:bCs/>
                          <w:szCs w:val="21"/>
                        </w:rPr>
                      </w:del>
                    </m:ctrlPr>
                  </m:e>
                  <m:e>
                    <m:r>
                      <w:del w:id="119" w:author="wang wei" w:date="2022-11-03T22:12:00Z">
                        <m:rPr>
                          <m:sty m:val="p"/>
                        </m:rPr>
                        <w:rPr>
                          <w:rFonts w:ascii="Cambria Math" w:hAnsi="Cambria Math" w:cs="MS Mincho"/>
                          <w:szCs w:val="21"/>
                        </w:rPr>
                        <m:t>⋯</m:t>
                      </w:del>
                    </m:r>
                  </m:e>
                  <m:e>
                    <m:r>
                      <w:del w:id="120" w:author="wang wei" w:date="2022-11-03T22:12:00Z">
                        <w:rPr>
                          <w:rFonts w:ascii="Cambria Math" w:hAnsi="Cambria Math" w:cs="MS Mincho"/>
                          <w:szCs w:val="21"/>
                        </w:rPr>
                        <m:t>0</m:t>
                      </w:del>
                    </m:r>
                  </m:e>
                </m:mr>
                <m:mr>
                  <m:e>
                    <m:r>
                      <w:del w:id="121" w:author="wang wei" w:date="2022-11-03T22:12:00Z">
                        <w:rPr>
                          <w:rFonts w:ascii="Cambria Math" w:hAnsi="Cambria Math" w:cs="MS Mincho"/>
                          <w:szCs w:val="21"/>
                        </w:rPr>
                        <m:t>0</m:t>
                      </w:del>
                    </m:r>
                    <m:ctrlPr>
                      <w:del w:id="122" w:author="wang wei" w:date="2022-11-03T22:12:00Z">
                        <w:rPr>
                          <w:rFonts w:ascii="Cambria Math" w:eastAsia="Cambria Math" w:hAnsi="Cambria Math" w:cs="Cambria Math"/>
                          <w:bCs/>
                          <w:szCs w:val="21"/>
                        </w:rPr>
                      </w:del>
                    </m:ctrlPr>
                  </m:e>
                  <m:e>
                    <m:r>
                      <w:del w:id="123" w:author="wang wei" w:date="2022-11-03T22:12:00Z">
                        <w:rPr>
                          <w:rFonts w:ascii="Cambria Math" w:eastAsia="Cambria Math" w:hAnsi="Cambria Math" w:cs="Cambria Math"/>
                          <w:szCs w:val="21"/>
                        </w:rPr>
                        <m:t>1</m:t>
                      </w:del>
                    </m:r>
                    <m:ctrlPr>
                      <w:del w:id="124" w:author="wang wei" w:date="2022-11-03T22:12:00Z">
                        <w:rPr>
                          <w:rFonts w:ascii="Cambria Math" w:eastAsia="Cambria Math" w:hAnsi="Cambria Math" w:cs="Cambria Math"/>
                          <w:bCs/>
                          <w:i/>
                          <w:szCs w:val="21"/>
                        </w:rPr>
                      </w:del>
                    </m:ctrlPr>
                  </m:e>
                  <m:e>
                    <m:r>
                      <w:del w:id="125" w:author="wang wei" w:date="2022-11-03T22:12:00Z">
                        <w:rPr>
                          <w:rFonts w:ascii="Cambria Math" w:eastAsia="Cambria Math" w:hAnsi="Cambria Math" w:cs="Cambria Math"/>
                          <w:szCs w:val="21"/>
                        </w:rPr>
                        <m:t xml:space="preserve"> </m:t>
                      </w:del>
                    </m:r>
                    <m:ctrlPr>
                      <w:del w:id="126" w:author="wang wei" w:date="2022-11-03T22:12:00Z">
                        <w:rPr>
                          <w:rFonts w:ascii="Cambria Math" w:eastAsia="Cambria Math" w:hAnsi="Cambria Math" w:cs="Cambria Math"/>
                          <w:bCs/>
                          <w:szCs w:val="21"/>
                        </w:rPr>
                      </w:del>
                    </m:ctrlPr>
                  </m:e>
                  <m:e>
                    <m:r>
                      <w:del w:id="127" w:author="wang wei" w:date="2022-11-03T22:12:00Z">
                        <w:rPr>
                          <w:rFonts w:ascii="Cambria Math" w:eastAsia="Cambria Math" w:hAnsi="Cambria Math" w:cs="Cambria Math"/>
                          <w:szCs w:val="21"/>
                        </w:rPr>
                        <m:t xml:space="preserve">0 </m:t>
                      </w:del>
                    </m:r>
                    <m:ctrlPr>
                      <w:del w:id="128" w:author="wang wei" w:date="2022-11-03T22:12:00Z">
                        <w:rPr>
                          <w:rFonts w:ascii="Cambria Math" w:eastAsia="Cambria Math" w:hAnsi="Cambria Math" w:cs="Cambria Math"/>
                          <w:bCs/>
                          <w:szCs w:val="21"/>
                        </w:rPr>
                      </w:del>
                    </m:ctrlPr>
                  </m:e>
                </m:mr>
                <m:mr>
                  <m:e>
                    <m:r>
                      <w:del w:id="129" w:author="wang wei" w:date="2022-11-03T22:12:00Z">
                        <m:rPr>
                          <m:sty m:val="p"/>
                        </m:rPr>
                        <w:rPr>
                          <w:rFonts w:ascii="Cambria Math" w:hAnsi="Cambria Math" w:cs="MS Mincho"/>
                          <w:szCs w:val="21"/>
                        </w:rPr>
                        <m:t>⋮</m:t>
                      </w:del>
                    </m:r>
                  </m:e>
                  <m:e>
                    <m:r>
                      <w:del w:id="130" w:author="wang wei" w:date="2022-11-03T22:12:00Z">
                        <w:rPr>
                          <w:rFonts w:ascii="Cambria Math" w:hAnsi="Cambria Math" w:cs="MS Mincho"/>
                          <w:szCs w:val="21"/>
                        </w:rPr>
                        <m:t xml:space="preserve"> </m:t>
                      </w:del>
                    </m:r>
                    <m:ctrlPr>
                      <w:del w:id="131" w:author="wang wei" w:date="2022-11-03T22:12:00Z">
                        <w:rPr>
                          <w:rFonts w:ascii="Cambria Math" w:eastAsia="Cambria Math" w:hAnsi="Cambria Math" w:cs="Cambria Math"/>
                          <w:bCs/>
                          <w:szCs w:val="21"/>
                        </w:rPr>
                      </w:del>
                    </m:ctrlPr>
                  </m:e>
                  <m:e>
                    <m:r>
                      <w:del w:id="132" w:author="wang wei" w:date="2022-11-03T22:12:00Z">
                        <m:rPr>
                          <m:sty m:val="p"/>
                        </m:rPr>
                        <w:rPr>
                          <w:rFonts w:ascii="Cambria Math" w:hAnsi="Cambria Math" w:cs="MS Mincho"/>
                          <w:szCs w:val="21"/>
                        </w:rPr>
                        <m:t>⋱</m:t>
                      </w:del>
                    </m:r>
                  </m:e>
                  <m:e>
                    <m:r>
                      <w:del w:id="133" w:author="wang wei" w:date="2022-11-03T22:12:00Z">
                        <m:rPr>
                          <m:sty m:val="p"/>
                        </m:rPr>
                        <w:rPr>
                          <w:rFonts w:ascii="Cambria Math" w:hAnsi="Cambria Math" w:cs="MS Mincho"/>
                          <w:szCs w:val="21"/>
                        </w:rPr>
                        <m:t>⋮</m:t>
                      </w:del>
                    </m:r>
                  </m:e>
                </m:mr>
                <m:mr>
                  <m:e>
                    <m:r>
                      <w:del w:id="134" w:author="wang wei" w:date="2022-11-03T22:12:00Z">
                        <w:rPr>
                          <w:rFonts w:ascii="Cambria Math" w:hAnsi="Cambria Math" w:cs="MS Mincho"/>
                          <w:szCs w:val="21"/>
                        </w:rPr>
                        <m:t>0</m:t>
                      </w:del>
                    </m:r>
                  </m:e>
                  <m:e>
                    <m:r>
                      <w:del w:id="135" w:author="wang wei" w:date="2022-11-03T22:12:00Z">
                        <w:rPr>
                          <w:rFonts w:ascii="Cambria Math" w:hAnsi="Cambria Math" w:cs="MS Mincho"/>
                          <w:szCs w:val="21"/>
                        </w:rPr>
                        <m:t xml:space="preserve">0 </m:t>
                      </w:del>
                    </m:r>
                    <m:ctrlPr>
                      <w:del w:id="136" w:author="wang wei" w:date="2022-11-03T22:12:00Z">
                        <w:rPr>
                          <w:rFonts w:ascii="Cambria Math" w:eastAsia="Cambria Math" w:hAnsi="Cambria Math" w:cs="Cambria Math"/>
                          <w:bCs/>
                          <w:szCs w:val="21"/>
                        </w:rPr>
                      </w:del>
                    </m:ctrlPr>
                  </m:e>
                  <m:e>
                    <m:r>
                      <w:del w:id="137" w:author="wang wei" w:date="2022-11-03T22:12:00Z">
                        <m:rPr>
                          <m:sty m:val="p"/>
                        </m:rPr>
                        <w:rPr>
                          <w:rFonts w:ascii="Cambria Math" w:hAnsi="Cambria Math" w:cs="MS Mincho"/>
                          <w:szCs w:val="21"/>
                        </w:rPr>
                        <m:t>⋯</m:t>
                      </w:del>
                    </m:r>
                  </m:e>
                  <m:e>
                    <m:r>
                      <w:del w:id="138" w:author="wang wei" w:date="2022-11-03T22:12:00Z">
                        <w:rPr>
                          <w:rFonts w:ascii="Cambria Math" w:hAnsi="Cambria Math" w:cs="MS Mincho"/>
                          <w:szCs w:val="21"/>
                        </w:rPr>
                        <m:t>1</m:t>
                      </w:del>
                    </m:r>
                  </m:e>
                </m:mr>
              </m:m>
            </m:e>
          </m:d>
          <m:r>
            <w:del w:id="139" w:author="wang wei" w:date="2022-11-03T22:12:00Z">
              <w:rPr>
                <w:rFonts w:ascii="Cambria Math" w:hAnsi="Cambria Math" w:cs="MS Mincho"/>
                <w:szCs w:val="21"/>
              </w:rPr>
              <m:t xml:space="preserve"> , </m:t>
            </w:del>
          </m:r>
          <m:sSub>
            <m:sSubPr>
              <m:ctrlPr>
                <w:del w:id="140" w:author="wang wei" w:date="2022-11-03T22:12:00Z">
                  <w:rPr>
                    <w:rFonts w:ascii="Cambria Math" w:hAnsi="Cambria Math"/>
                    <w:szCs w:val="21"/>
                  </w:rPr>
                </w:del>
              </m:ctrlPr>
            </m:sSubPr>
            <m:e>
              <m:r>
                <w:del w:id="141" w:author="wang wei" w:date="2022-11-03T22:12:00Z">
                  <m:rPr>
                    <m:sty m:val="bi"/>
                  </m:rPr>
                  <w:rPr>
                    <w:rFonts w:ascii="Cambria Math" w:hAnsi="Cambria Math" w:hint="eastAsia"/>
                    <w:szCs w:val="21"/>
                  </w:rPr>
                  <m:t>l</m:t>
                </w:del>
              </m:r>
            </m:e>
            <m:sub>
              <m:r>
                <w:del w:id="142" w:author="wang wei" w:date="2022-11-03T22:12:00Z">
                  <w:rPr>
                    <w:rFonts w:ascii="Cambria Math" w:hAnsi="Cambria Math"/>
                    <w:szCs w:val="21"/>
                  </w:rPr>
                  <m:t>n</m:t>
                </w:del>
              </m:r>
            </m:sub>
          </m:sSub>
          <m:r>
            <w:del w:id="143" w:author="wang wei" w:date="2022-11-03T22:12:00Z">
              <w:rPr>
                <w:rFonts w:ascii="Cambria Math" w:hAnsi="Cambria Math"/>
                <w:szCs w:val="21"/>
              </w:rPr>
              <m:t>=</m:t>
            </w:del>
          </m:r>
          <m:d>
            <m:dPr>
              <m:begChr m:val="["/>
              <m:endChr m:val="]"/>
              <m:ctrlPr>
                <w:del w:id="144" w:author="wang wei" w:date="2022-11-03T22:12:00Z">
                  <w:rPr>
                    <w:rFonts w:ascii="Cambria Math" w:hAnsi="Cambria Math" w:cs="MS Mincho"/>
                    <w:bCs/>
                    <w:szCs w:val="21"/>
                  </w:rPr>
                </w:del>
              </m:ctrlPr>
            </m:dPr>
            <m:e>
              <m:m>
                <m:mPr>
                  <m:mcs>
                    <m:mc>
                      <m:mcPr>
                        <m:count m:val="1"/>
                        <m:mcJc m:val="center"/>
                      </m:mcPr>
                    </m:mc>
                  </m:mcs>
                  <m:ctrlPr>
                    <w:del w:id="145" w:author="wang wei" w:date="2022-11-03T22:12:00Z">
                      <w:rPr>
                        <w:rFonts w:ascii="Cambria Math" w:hAnsi="Cambria Math" w:cs="MS Mincho"/>
                        <w:bCs/>
                        <w:szCs w:val="21"/>
                      </w:rPr>
                    </w:del>
                  </m:ctrlPr>
                </m:mPr>
                <m:mr>
                  <m:e>
                    <m:r>
                      <w:del w:id="146" w:author="wang wei" w:date="2022-11-03T22:12:00Z">
                        <w:rPr>
                          <w:rFonts w:ascii="Cambria Math" w:hAnsi="Cambria Math" w:cs="MS Mincho"/>
                          <w:szCs w:val="21"/>
                        </w:rPr>
                        <m:t>1</m:t>
                      </w:del>
                    </m:r>
                  </m:e>
                </m:mr>
                <m:mr>
                  <m:e>
                    <m:r>
                      <w:del w:id="147" w:author="wang wei" w:date="2022-11-03T22:12:00Z">
                        <w:rPr>
                          <w:rFonts w:ascii="Cambria Math" w:hAnsi="Cambria Math" w:cs="MS Mincho"/>
                          <w:szCs w:val="21"/>
                        </w:rPr>
                        <m:t>1</m:t>
                      </w:del>
                    </m:r>
                    <m:ctrlPr>
                      <w:del w:id="148" w:author="wang wei" w:date="2022-11-03T22:12:00Z">
                        <w:rPr>
                          <w:rFonts w:ascii="Cambria Math" w:eastAsia="Cambria Math" w:hAnsi="Cambria Math" w:cs="Cambria Math"/>
                          <w:bCs/>
                          <w:szCs w:val="21"/>
                        </w:rPr>
                      </w:del>
                    </m:ctrlPr>
                  </m:e>
                </m:mr>
                <m:mr>
                  <m:e>
                    <m:r>
                      <w:del w:id="149" w:author="wang wei" w:date="2022-11-03T22:12:00Z">
                        <m:rPr>
                          <m:sty m:val="p"/>
                        </m:rPr>
                        <w:rPr>
                          <w:rFonts w:ascii="Cambria Math" w:hAnsi="Cambria Math" w:cs="MS Mincho"/>
                          <w:szCs w:val="21"/>
                        </w:rPr>
                        <m:t>⋮</m:t>
                      </w:del>
                    </m:r>
                  </m:e>
                </m:mr>
                <m:mr>
                  <m:e>
                    <m:r>
                      <w:del w:id="150" w:author="wang wei" w:date="2022-11-03T22:12:00Z">
                        <w:rPr>
                          <w:rFonts w:ascii="Cambria Math" w:hAnsi="Cambria Math" w:cs="MS Mincho"/>
                          <w:szCs w:val="21"/>
                        </w:rPr>
                        <m:t>1</m:t>
                      </w:del>
                    </m:r>
                  </m:e>
                </m:mr>
              </m:m>
            </m:e>
          </m:d>
          <m:r>
            <w:del w:id="151" w:author="wang wei" w:date="2022-11-03T22:12:00Z">
              <w:rPr>
                <w:rFonts w:ascii="Cambria Math" w:hAnsi="Cambria Math"/>
                <w:szCs w:val="21"/>
              </w:rPr>
              <m:t xml:space="preserve"> .</m:t>
            </w:del>
          </m:r>
        </m:oMath>
      </m:oMathPara>
    </w:p>
    <w:p w14:paraId="1AFE6E1C" w14:textId="68603D0E" w:rsidR="001C51B1" w:rsidRPr="0016267E" w:rsidRDefault="00D91F51" w:rsidP="001C51B1">
      <w:pPr>
        <w:pStyle w:val="3"/>
      </w:pPr>
      <w:r w:rsidRPr="0016267E">
        <w:rPr>
          <w:rFonts w:hint="eastAsia"/>
        </w:rPr>
        <w:t>2</w:t>
      </w:r>
      <w:r w:rsidRPr="0016267E">
        <w:t>.1. Model structure of MCMAR</w:t>
      </w:r>
    </w:p>
    <w:p w14:paraId="46FB402C" w14:textId="376C8803" w:rsidR="00CE7BC6" w:rsidRPr="0016267E" w:rsidRDefault="00D91F51" w:rsidP="00427A50">
      <w:del w:id="152" w:author="wang wei" w:date="2022-11-04T16:06:00Z">
        <w:r w:rsidRPr="0016267E" w:rsidDel="002A4858">
          <w:delText xml:space="preserve"> </w:delText>
        </w:r>
      </w:del>
      <w:r w:rsidRPr="0016267E">
        <w:t xml:space="preserve">The ERR for each region is defined by a </w:t>
      </w:r>
      <m:oMath>
        <m:r>
          <w:rPr>
            <w:rFonts w:ascii="Cambria Math" w:hAnsi="Cambria Math"/>
          </w:rPr>
          <m:t>k</m:t>
        </m:r>
      </m:oMath>
      <w:r w:rsidR="008A1CCE" w:rsidRPr="0016267E">
        <w:t>-</w:t>
      </w:r>
      <w:r w:rsidRPr="0016267E">
        <w:rPr>
          <w:rFonts w:eastAsia="等线"/>
        </w:rPr>
        <w:t>dimensional</w:t>
      </w:r>
      <w:r w:rsidR="008A1CCE" w:rsidRPr="0016267E">
        <w:t xml:space="preserve"> vector along with its covariance</w:t>
      </w:r>
      <w:r w:rsidR="006958CC">
        <w:t xml:space="preserve">, which usually comes from the first-stage model and the details can be found in section 3.3. </w:t>
      </w:r>
      <w:r w:rsidR="008A1CCE" w:rsidRPr="0016267E">
        <w:t xml:space="preserve">We set a total of </w:t>
      </w:r>
      <m:oMath>
        <m:r>
          <w:rPr>
            <w:rFonts w:ascii="Cambria Math" w:hAnsi="Cambria Math"/>
          </w:rPr>
          <m:t>m</m:t>
        </m:r>
      </m:oMath>
      <w:r w:rsidR="008A1CCE" w:rsidRPr="0016267E">
        <w:t xml:space="preserve"> regions.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θ</m:t>
                </m:r>
              </m:e>
            </m:acc>
          </m:e>
          <m:sub>
            <m:r>
              <w:rPr>
                <w:rFonts w:ascii="Cambria Math" w:hAnsi="Cambria Math"/>
              </w:rPr>
              <m:t>i</m:t>
            </m:r>
          </m:sub>
        </m:sSub>
      </m:oMath>
      <w:r w:rsidR="00A17729" w:rsidRPr="0016267E">
        <w:rPr>
          <w:rFonts w:hint="eastAsia"/>
        </w:rPr>
        <w:t xml:space="preserve"> </w:t>
      </w:r>
      <w:r w:rsidR="00A17729" w:rsidRPr="0016267E">
        <w:t xml:space="preserve">is a </w:t>
      </w:r>
      <m:oMath>
        <m:r>
          <w:rPr>
            <w:rFonts w:ascii="Cambria Math" w:hAnsi="Cambria Math"/>
          </w:rPr>
          <m:t>k</m:t>
        </m:r>
      </m:oMath>
      <w:r w:rsidR="00A17729" w:rsidRPr="0016267E">
        <w:t>-</w:t>
      </w:r>
      <w:r w:rsidRPr="0016267E">
        <w:rPr>
          <w:rFonts w:eastAsia="等线"/>
        </w:rPr>
        <w:t>dimensional</w:t>
      </w:r>
      <w:r w:rsidR="00A17729" w:rsidRPr="0016267E">
        <w:t xml:space="preserve"> vector defining the estimated</w:t>
      </w:r>
      <w:r w:rsidR="00A17729" w:rsidRPr="0016267E">
        <w:rPr>
          <w:rFonts w:hint="eastAsia"/>
        </w:rPr>
        <w:t xml:space="preserve"> </w:t>
      </w:r>
      <w:r w:rsidR="00002A0A" w:rsidRPr="0016267E">
        <w:t xml:space="preserve">ERR in region </w:t>
      </w:r>
      <m:oMath>
        <m:r>
          <w:rPr>
            <w:rFonts w:ascii="Cambria Math" w:hAnsi="Cambria Math"/>
          </w:rPr>
          <m:t>i</m:t>
        </m:r>
      </m:oMath>
      <w:r w:rsidR="00002A0A" w:rsidRPr="0016267E">
        <w:t xml:space="preserve"> from the first stage</w:t>
      </w:r>
      <w:r w:rsidR="00882FB6" w:rsidRPr="0016267E">
        <w:rPr>
          <w:rFonts w:hint="eastAsia"/>
        </w:rPr>
        <w:t>.</w:t>
      </w:r>
      <w:r w:rsidR="00882FB6" w:rsidRPr="0016267E">
        <w:t xml:space="preserve"> </w:t>
      </w:r>
      <m:oMath>
        <m:sSub>
          <m:sSubPr>
            <m:ctrlPr>
              <w:rPr>
                <w:rFonts w:ascii="Cambria Math" w:hAnsi="Cambria Math"/>
                <w:i/>
              </w:rPr>
            </m:ctrlPr>
          </m:sSubPr>
          <m:e>
            <m:r>
              <m:rPr>
                <m:sty m:val="b"/>
              </m:rPr>
              <w:rPr>
                <w:rFonts w:ascii="Cambria Math" w:hAnsi="Cambria Math"/>
              </w:rPr>
              <m:t>S</m:t>
            </m:r>
          </m:e>
          <m:sub>
            <m:r>
              <w:rPr>
                <w:rFonts w:ascii="Cambria Math" w:hAnsi="Cambria Math"/>
              </w:rPr>
              <m:t>i</m:t>
            </m:r>
          </m:sub>
        </m:sSub>
      </m:oMath>
      <w:r w:rsidR="007B1B7B" w:rsidRPr="0016267E">
        <w:rPr>
          <w:rFonts w:hint="eastAsia"/>
        </w:rPr>
        <w:t xml:space="preserve"> </w:t>
      </w:r>
      <w:r w:rsidR="007B1B7B" w:rsidRPr="0016267E">
        <w:t xml:space="preserve">is the covariance of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θ</m:t>
                </m:r>
              </m:e>
            </m:acc>
          </m:e>
          <m:sub>
            <m:r>
              <w:rPr>
                <w:rFonts w:ascii="Cambria Math" w:hAnsi="Cambria Math"/>
              </w:rPr>
              <m:t>i</m:t>
            </m:r>
          </m:sub>
        </m:sSub>
      </m:oMath>
      <w:r w:rsidR="00A21149" w:rsidRPr="0016267E">
        <w:rPr>
          <w:rFonts w:hint="eastAsia"/>
        </w:rPr>
        <w:t>.</w:t>
      </w:r>
      <w:r w:rsidR="00A21149" w:rsidRPr="0016267E">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00E67BA1" w:rsidRPr="0016267E">
        <w:t xml:space="preserve"> defines the unknown real ERR. </w:t>
      </w:r>
      <w:r w:rsidR="00451D21">
        <w:rPr>
          <w:rFonts w:eastAsia="等线"/>
        </w:rPr>
        <w:t>Then</w:t>
      </w:r>
      <w:r w:rsidRPr="0016267E">
        <w:rPr>
          <w:rFonts w:eastAsia="等线"/>
        </w:rPr>
        <w:t>,</w:t>
      </w:r>
    </w:p>
    <w:bookmarkStart w:id="153" w:name="_Hlk104413701"/>
    <w:p w14:paraId="4D70BE5C" w14:textId="340ACF48" w:rsidR="00CE7BC6" w:rsidRPr="0016267E" w:rsidRDefault="00000000" w:rsidP="00EC2A57">
      <w:pPr>
        <w:wordWrap w:val="0"/>
        <w:ind w:firstLineChars="100" w:firstLine="240"/>
        <w:jc w:val="right"/>
        <w:rPr>
          <w:vanish/>
          <w:specVanish/>
        </w:rPr>
      </w:pP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θ</m:t>
                </m:r>
              </m:e>
            </m:acc>
          </m:e>
          <m:sub>
            <m:r>
              <w:rPr>
                <w:rFonts w:ascii="Cambria Math" w:hAnsi="Cambria Math"/>
              </w:rPr>
              <m:t>i</m:t>
            </m:r>
          </m:sub>
        </m:sSub>
        <m:r>
          <w:ins w:id="154" w:author="wang wei" w:date="2022-11-03T23:06:00Z">
            <w:rPr>
              <w:rFonts w:ascii="Cambria Math" w:hAnsi="Cambria Math"/>
            </w:rPr>
            <m:t>|</m:t>
          </w:ins>
        </m:r>
        <m:sSub>
          <m:sSubPr>
            <m:ctrlPr>
              <w:ins w:id="155" w:author="wang wei" w:date="2022-11-03T23:06:00Z">
                <w:rPr>
                  <w:rFonts w:ascii="Cambria Math" w:hAnsi="Cambria Math"/>
                  <w:i/>
                </w:rPr>
              </w:ins>
            </m:ctrlPr>
          </m:sSubPr>
          <m:e>
            <m:r>
              <w:ins w:id="156" w:author="wang wei" w:date="2022-11-03T23:06:00Z">
                <m:rPr>
                  <m:sty m:val="bi"/>
                </m:rPr>
                <w:rPr>
                  <w:rFonts w:ascii="Cambria Math" w:hAnsi="Cambria Math"/>
                </w:rPr>
                <m:t>θ</m:t>
              </w:ins>
            </m:r>
          </m:e>
          <m:sub>
            <m:r>
              <w:ins w:id="157" w:author="wang wei" w:date="2022-11-03T23:06:00Z">
                <w:rPr>
                  <w:rFonts w:ascii="Cambria Math" w:hAnsi="Cambria Math"/>
                </w:rPr>
                <m:t>i</m:t>
              </w:ins>
            </m:r>
          </m:sub>
        </m:sSub>
        <m:r>
          <w:rPr>
            <w:rFonts w:ascii="Cambria Math" w:hAnsi="Cambria Math"/>
          </w:rPr>
          <m:t>~MN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i</m:t>
                </m:r>
              </m:sub>
            </m:sSub>
          </m:e>
        </m:d>
        <w:bookmarkEnd w:id="153"/>
        <m:r>
          <w:rPr>
            <w:rFonts w:ascii="Cambria Math" w:hAnsi="Cambria Math"/>
          </w:rPr>
          <m:t xml:space="preserve"> ,</m:t>
        </m:r>
      </m:oMath>
      <w:r w:rsidR="009E5BD0">
        <w:rPr>
          <w:rFonts w:hint="eastAsia"/>
        </w:rPr>
        <w:t xml:space="preserve"> </w:t>
      </w:r>
      <w:r w:rsidR="009E5BD0">
        <w:tab/>
      </w:r>
      <w:r w:rsidR="009E5BD0">
        <w:tab/>
      </w:r>
      <w:r w:rsidR="009E5BD0">
        <w:tab/>
      </w:r>
      <w:r w:rsidR="009E5BD0">
        <w:tab/>
      </w:r>
      <w:r w:rsidR="009E5BD0">
        <w:tab/>
      </w:r>
      <w:r w:rsidR="009E5BD0">
        <w:tab/>
      </w:r>
      <w:r w:rsidR="009E5BD0">
        <w:tab/>
      </w:r>
    </w:p>
    <w:p w14:paraId="106C5944" w14:textId="3C39B643" w:rsidR="0088525B" w:rsidRPr="0016267E" w:rsidRDefault="00D91F51" w:rsidP="009E5BD0">
      <w:pPr>
        <w:pStyle w:val="af"/>
        <w:ind w:firstLineChars="100" w:firstLine="240"/>
      </w:pPr>
      <w:r w:rsidRPr="0016267E">
        <w:t xml:space="preserve"> </w:t>
      </w:r>
      <w:bookmarkStart w:id="158" w:name="_Ref103893827"/>
      <w:r w:rsidR="00A44468" w:rsidRPr="0016267E">
        <w:t>(</w:t>
      </w:r>
      <w:r w:rsidR="00955C7F" w:rsidRPr="0016267E">
        <w:fldChar w:fldCharType="begin"/>
      </w:r>
      <w:r w:rsidRPr="0016267E">
        <w:instrText xml:space="preserve"> SEQ Equation \* ARABIC </w:instrText>
      </w:r>
      <w:r w:rsidR="00955C7F" w:rsidRPr="0016267E">
        <w:fldChar w:fldCharType="separate"/>
      </w:r>
      <w:r w:rsidR="00734AAA">
        <w:rPr>
          <w:noProof/>
        </w:rPr>
        <w:t>1</w:t>
      </w:r>
      <w:r w:rsidR="00955C7F" w:rsidRPr="0016267E">
        <w:fldChar w:fldCharType="end"/>
      </w:r>
      <w:r w:rsidR="00A44468" w:rsidRPr="0016267E">
        <w:t>)</w:t>
      </w:r>
      <w:bookmarkEnd w:id="158"/>
    </w:p>
    <w:p w14:paraId="1A98A150" w14:textId="1630E441" w:rsidR="00F47995" w:rsidRPr="0016267E" w:rsidRDefault="00D91F51" w:rsidP="00CE7BC6">
      <w:r w:rsidRPr="0016267E">
        <w:t xml:space="preserve">where </w:t>
      </w:r>
      <m:oMath>
        <m:r>
          <w:rPr>
            <w:rFonts w:ascii="Cambria Math" w:hAnsi="Cambria Math"/>
          </w:rPr>
          <m:t>MN(⋅)</m:t>
        </m:r>
      </m:oMath>
      <w:r w:rsidRPr="0016267E">
        <w:t xml:space="preserve"> is the multivariate normal distribution</w:t>
      </w:r>
      <w:r w:rsidRPr="0016267E">
        <w:rPr>
          <w:rFonts w:hint="eastAsia"/>
        </w:rPr>
        <w:t>.</w:t>
      </w:r>
      <w:r w:rsidR="00015A4F" w:rsidRPr="0016267E">
        <w:t xml:space="preserve"> The incorporated region-level predictors in region </w:t>
      </w:r>
      <m:oMath>
        <m:r>
          <w:rPr>
            <w:rFonts w:ascii="Cambria Math" w:hAnsi="Cambria Math"/>
          </w:rPr>
          <m:t>i</m:t>
        </m:r>
      </m:oMath>
      <w:r w:rsidR="00015A4F" w:rsidRPr="0016267E">
        <w:t xml:space="preserve"> are indicated by a </w:t>
      </w:r>
      <m:oMath>
        <m:r>
          <w:rPr>
            <w:rFonts w:ascii="Cambria Math" w:hAnsi="Cambria Math"/>
          </w:rPr>
          <m:t>p</m:t>
        </m:r>
      </m:oMath>
      <w:r w:rsidR="00015A4F" w:rsidRPr="0016267E">
        <w:t xml:space="preserve">-dimension vector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015A4F" w:rsidRPr="0016267E">
        <w:rPr>
          <w:rFonts w:hint="eastAsia"/>
          <w:b/>
          <w:bCs/>
        </w:rPr>
        <w:t xml:space="preserve"> </w:t>
      </w:r>
      <w:r w:rsidRPr="0016267E">
        <w:t xml:space="preserve">with the first element </w:t>
      </w:r>
      <w:r w:rsidRPr="0016267E">
        <w:lastRenderedPageBreak/>
        <w:t>of one as the intercept. We define</w:t>
      </w:r>
    </w:p>
    <w:p w14:paraId="4E9BCCF0" w14:textId="199CD964" w:rsidR="00A21149" w:rsidRPr="0016267E" w:rsidRDefault="00000000" w:rsidP="004157AB">
      <w:pPr>
        <w:rPr>
          <w:szCs w:val="21"/>
        </w:rPr>
      </w:pPr>
      <m:oMathPara>
        <m:oMath>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I</m:t>
              </m:r>
            </m:e>
            <m:sub>
              <m:r>
                <w:rPr>
                  <w:rFonts w:ascii="Cambria Math" w:hAnsi="Cambria Math"/>
                  <w:szCs w:val="21"/>
                </w:rPr>
                <m:t>k</m:t>
              </m:r>
            </m:sub>
          </m:sSub>
          <m:r>
            <m:rPr>
              <m:sty m:val="b"/>
            </m:rPr>
            <w:rPr>
              <w:rFonts w:ascii="Cambria Math" w:hAnsi="Cambria Math"/>
              <w:szCs w:val="21"/>
            </w:rPr>
            <m:t>⊗</m:t>
          </m:r>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T</m:t>
              </m:r>
            </m:sup>
          </m:sSubSup>
          <m:r>
            <m:rPr>
              <m:sty m:val="bi"/>
            </m:rPr>
            <w:rPr>
              <w:rFonts w:ascii="Cambria Math" w:hAnsi="Cambria Math"/>
              <w:szCs w:val="21"/>
            </w:rPr>
            <m:t>=</m:t>
          </m:r>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T</m:t>
                        </m:r>
                      </m:sup>
                    </m:sSubSup>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r>
                      <m:rPr>
                        <m:sty m:val="bi"/>
                      </m:rPr>
                      <w:rPr>
                        <w:rFonts w:ascii="Cambria Math" w:hAnsi="Cambria Math"/>
                        <w:szCs w:val="21"/>
                      </w:rPr>
                      <m:t>0</m:t>
                    </m:r>
                  </m:e>
                </m:mr>
                <m:mr>
                  <m:e>
                    <m:r>
                      <m:rPr>
                        <m:sty m:val="bi"/>
                      </m:rPr>
                      <w:rPr>
                        <w:rFonts w:ascii="Cambria Math" w:hAnsi="Cambria Math"/>
                        <w:szCs w:val="21"/>
                      </w:rPr>
                      <m:t>0</m:t>
                    </m:r>
                    <m:ctrlPr>
                      <w:rPr>
                        <w:rFonts w:ascii="Cambria Math" w:eastAsia="Cambria Math" w:hAnsi="Cambria Math" w:cs="Cambria Math"/>
                        <w:i/>
                        <w:szCs w:val="21"/>
                      </w:rPr>
                    </m:ctrlPr>
                  </m:e>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T</m:t>
                        </m:r>
                      </m:sup>
                    </m:sSubSup>
                    <m:ctrlPr>
                      <w:rPr>
                        <w:rFonts w:ascii="Cambria Math" w:eastAsia="Cambria Math" w:hAnsi="Cambria Math" w:cs="Cambria Math"/>
                        <w:i/>
                        <w:szCs w:val="21"/>
                      </w:rPr>
                    </m:ctrlPr>
                  </m:e>
                  <m:e>
                    <m:r>
                      <w:rPr>
                        <w:rFonts w:ascii="Cambria Math" w:eastAsia="Cambria Math" w:hAnsi="Cambria Math" w:cs="Cambria Math"/>
                        <w:szCs w:val="21"/>
                      </w:rPr>
                      <m:t xml:space="preserve"> </m:t>
                    </m:r>
                    <m:ctrlPr>
                      <w:rPr>
                        <w:rFonts w:ascii="Cambria Math" w:eastAsia="Cambria Math" w:hAnsi="Cambria Math" w:cs="Cambria Math"/>
                        <w:i/>
                        <w:szCs w:val="21"/>
                      </w:rPr>
                    </m:ctrlPr>
                  </m:e>
                  <m:e>
                    <m:r>
                      <m:rPr>
                        <m:sty m:val="bi"/>
                      </m:rPr>
                      <w:rPr>
                        <w:rFonts w:ascii="Cambria Math" w:eastAsia="Cambria Math" w:hAnsi="Cambria Math" w:cs="Cambria Math"/>
                        <w:szCs w:val="21"/>
                      </w:rPr>
                      <m:t>0</m:t>
                    </m:r>
                    <m:ctrlPr>
                      <w:rPr>
                        <w:rFonts w:ascii="Cambria Math" w:eastAsia="Cambria Math" w:hAnsi="Cambria Math" w:cs="Cambria Math"/>
                        <w:i/>
                        <w:szCs w:val="21"/>
                      </w:rPr>
                    </m:ctrlPr>
                  </m:e>
                </m:mr>
                <m:mr>
                  <m:e>
                    <m:r>
                      <w:rPr>
                        <w:rFonts w:ascii="Cambria Math" w:hAnsi="Cambria Math"/>
                        <w:szCs w:val="21"/>
                      </w:rPr>
                      <m:t>⋮</m:t>
                    </m:r>
                  </m:e>
                  <m:e>
                    <m:r>
                      <w:rPr>
                        <w:rFonts w:ascii="Cambria Math" w:hAnsi="Cambria Math"/>
                        <w:szCs w:val="21"/>
                      </w:rPr>
                      <m:t xml:space="preserve"> </m:t>
                    </m:r>
                    <m:ctrlPr>
                      <w:rPr>
                        <w:rFonts w:ascii="Cambria Math" w:eastAsia="Cambria Math" w:hAnsi="Cambria Math" w:cs="Cambria Math"/>
                        <w:i/>
                        <w:szCs w:val="21"/>
                      </w:rPr>
                    </m:ctrlPr>
                  </m:e>
                  <m:e>
                    <m:r>
                      <w:rPr>
                        <w:rFonts w:ascii="Cambria Math" w:hAnsi="Cambria Math"/>
                        <w:szCs w:val="21"/>
                      </w:rPr>
                      <m:t>⋱</m:t>
                    </m:r>
                  </m:e>
                  <m:e>
                    <m:r>
                      <w:rPr>
                        <w:rFonts w:ascii="Cambria Math" w:hAnsi="Cambria Math"/>
                        <w:szCs w:val="21"/>
                      </w:rPr>
                      <m:t>⋮</m:t>
                    </m:r>
                  </m:e>
                </m:mr>
                <m:mr>
                  <m:e>
                    <m:r>
                      <m:rPr>
                        <m:sty m:val="bi"/>
                      </m:rPr>
                      <w:rPr>
                        <w:rFonts w:ascii="Cambria Math" w:hAnsi="Cambria Math"/>
                        <w:szCs w:val="21"/>
                      </w:rPr>
                      <m:t>0</m:t>
                    </m:r>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i</m:t>
                        </m:r>
                      </m:sub>
                      <m:sup>
                        <m:r>
                          <w:rPr>
                            <w:rFonts w:ascii="Cambria Math" w:hAnsi="Cambria Math"/>
                            <w:szCs w:val="21"/>
                          </w:rPr>
                          <m:t>T</m:t>
                        </m:r>
                      </m:sup>
                    </m:sSubSup>
                  </m:e>
                </m:mr>
              </m:m>
            </m:e>
          </m:d>
          <m:r>
            <w:rPr>
              <w:rFonts w:ascii="Cambria Math" w:hAnsi="Cambria Math"/>
              <w:szCs w:val="21"/>
            </w:rPr>
            <m:t xml:space="preserve"> </m:t>
          </m:r>
          <m:r>
            <w:ins w:id="159" w:author="wang wei" w:date="2022-11-03T22:07:00Z">
              <w:rPr>
                <w:rFonts w:ascii="Cambria Math" w:hAnsi="Cambria Math"/>
                <w:szCs w:val="21"/>
              </w:rPr>
              <m:t>,</m:t>
            </w:ins>
          </m:r>
          <m:r>
            <w:del w:id="160" w:author="wang wei" w:date="2022-11-03T22:07:00Z">
              <w:rPr>
                <w:rFonts w:ascii="Cambria Math" w:hAnsi="Cambria Math"/>
                <w:szCs w:val="21"/>
              </w:rPr>
              <m:t>.</m:t>
            </w:del>
          </m:r>
        </m:oMath>
      </m:oMathPara>
    </w:p>
    <w:p w14:paraId="6D958A43" w14:textId="493B1F90" w:rsidR="00CE7BC6" w:rsidRPr="0016267E" w:rsidRDefault="006B23F9" w:rsidP="004157AB">
      <w:ins w:id="161" w:author="wang wei" w:date="2022-11-03T22:07:00Z">
        <w:r>
          <w:rPr>
            <w:bCs/>
            <w:szCs w:val="21"/>
          </w:rPr>
          <w:t>w</w:t>
        </w:r>
        <w:r w:rsidRPr="00427A50">
          <w:rPr>
            <w:bCs/>
            <w:szCs w:val="21"/>
          </w:rPr>
          <w:t>here</w:t>
        </w:r>
      </w:ins>
      <w:ins w:id="162" w:author="wang wei" w:date="2022-11-03T22:13:00Z">
        <w:r>
          <w:rPr>
            <w:bCs/>
            <w:szCs w:val="21"/>
          </w:rPr>
          <w:t xml:space="preserve"> </w:t>
        </w:r>
      </w:ins>
      <m:oMath>
        <m:sSub>
          <m:sSubPr>
            <m:ctrlPr>
              <w:ins w:id="163" w:author="wang wei" w:date="2022-11-03T22:13:00Z">
                <w:rPr>
                  <w:rFonts w:ascii="Cambria Math" w:hAnsi="Cambria Math"/>
                  <w:szCs w:val="21"/>
                </w:rPr>
              </w:ins>
            </m:ctrlPr>
          </m:sSubPr>
          <m:e>
            <m:r>
              <w:ins w:id="164" w:author="wang wei" w:date="2022-11-03T22:13:00Z">
                <m:rPr>
                  <m:sty m:val="b"/>
                </m:rPr>
                <w:rPr>
                  <w:rFonts w:ascii="Cambria Math" w:hAnsi="Cambria Math"/>
                  <w:szCs w:val="21"/>
                </w:rPr>
                <m:t>I</m:t>
              </w:ins>
            </m:r>
          </m:e>
          <m:sub>
            <m:r>
              <w:ins w:id="165" w:author="wang wei" w:date="2022-11-03T22:13:00Z">
                <w:rPr>
                  <w:rFonts w:ascii="Cambria Math" w:hAnsi="Cambria Math"/>
                  <w:szCs w:val="21"/>
                </w:rPr>
                <m:t>k</m:t>
              </w:ins>
            </m:r>
          </m:sub>
        </m:sSub>
      </m:oMath>
      <w:ins w:id="166" w:author="wang wei" w:date="2022-11-03T22:13:00Z">
        <w:r>
          <w:rPr>
            <w:rFonts w:hint="eastAsia"/>
            <w:szCs w:val="21"/>
          </w:rPr>
          <w:t xml:space="preserve"> </w:t>
        </w:r>
        <w:r>
          <w:rPr>
            <w:szCs w:val="21"/>
          </w:rPr>
          <w:t xml:space="preserve">is </w:t>
        </w:r>
        <w:proofErr w:type="spellStart"/>
        <w:r>
          <w:rPr>
            <w:szCs w:val="21"/>
          </w:rPr>
          <w:t>a</w:t>
        </w:r>
        <w:proofErr w:type="spellEnd"/>
        <w:r>
          <w:rPr>
            <w:szCs w:val="21"/>
          </w:rPr>
          <w:t xml:space="preserve"> </w:t>
        </w:r>
      </w:ins>
      <m:oMath>
        <m:r>
          <w:ins w:id="167" w:author="wang wei" w:date="2022-11-03T22:13:00Z">
            <w:rPr>
              <w:rFonts w:ascii="Cambria Math" w:hAnsi="Cambria Math"/>
              <w:szCs w:val="21"/>
            </w:rPr>
            <m:t>k</m:t>
          </w:ins>
        </m:r>
        <m:r>
          <w:ins w:id="168" w:author="wang wei" w:date="2022-11-03T22:14:00Z">
            <w:rPr>
              <w:rFonts w:ascii="Cambria Math" w:hAnsi="Cambria Math"/>
              <w:szCs w:val="21"/>
            </w:rPr>
            <m:t>×k</m:t>
          </w:ins>
        </m:r>
      </m:oMath>
      <w:ins w:id="169" w:author="wang wei" w:date="2022-11-03T22:14:00Z">
        <w:r>
          <w:rPr>
            <w:szCs w:val="21"/>
          </w:rPr>
          <w:t xml:space="preserve"> </w:t>
        </w:r>
        <w:r w:rsidRPr="006B23F9">
          <w:rPr>
            <w:szCs w:val="21"/>
          </w:rPr>
          <w:t>identity matrix</w:t>
        </w:r>
        <w:r>
          <w:rPr>
            <w:szCs w:val="21"/>
          </w:rPr>
          <w:t xml:space="preserve"> and</w:t>
        </w:r>
      </w:ins>
      <w:ins w:id="170" w:author="wang wei" w:date="2022-11-03T22:07:00Z">
        <w:r>
          <w:rPr>
            <w:b/>
            <w:szCs w:val="21"/>
          </w:rPr>
          <w:t xml:space="preserve"> </w:t>
        </w:r>
      </w:ins>
      <m:oMath>
        <m:r>
          <w:ins w:id="171" w:author="wang wei" w:date="2022-11-03T22:07:00Z">
            <m:rPr>
              <m:sty m:val="b"/>
            </m:rPr>
            <w:rPr>
              <w:rFonts w:ascii="Cambria Math" w:hAnsi="Cambria Math"/>
              <w:szCs w:val="21"/>
            </w:rPr>
            <m:t>⊗</m:t>
          </w:ins>
        </m:r>
      </m:oMath>
      <w:ins w:id="172" w:author="wang wei" w:date="2022-11-03T22:07:00Z">
        <w:r w:rsidRPr="0016267E">
          <w:rPr>
            <w:rFonts w:hint="eastAsia"/>
            <w:b/>
            <w:szCs w:val="21"/>
          </w:rPr>
          <w:t xml:space="preserve"> </w:t>
        </w:r>
        <w:r w:rsidRPr="0016267E">
          <w:rPr>
            <w:bCs/>
            <w:szCs w:val="21"/>
          </w:rPr>
          <w:t>is the Kronecker product</w:t>
        </w:r>
        <w:r>
          <w:rPr>
            <w:bCs/>
            <w:szCs w:val="21"/>
          </w:rPr>
          <w:t>.</w:t>
        </w:r>
        <w:r w:rsidRPr="0016267E">
          <w:rPr>
            <w:rFonts w:hint="eastAsia"/>
            <w:szCs w:val="21"/>
          </w:rPr>
          <w:t xml:space="preserve"> </w:t>
        </w:r>
      </w:ins>
      <w:r w:rsidR="00D91F51" w:rsidRPr="0016267E">
        <w:rPr>
          <w:rFonts w:hint="eastAsia"/>
          <w:szCs w:val="21"/>
        </w:rPr>
        <w:t>T</w:t>
      </w:r>
      <w:r w:rsidR="00D91F51" w:rsidRPr="0016267E">
        <w:rPr>
          <w:szCs w:val="21"/>
        </w:rPr>
        <w:t>hen</w:t>
      </w:r>
      <w:r w:rsidR="00D91F51" w:rsidRPr="0016267E">
        <w:rPr>
          <w:rFonts w:eastAsia="等线"/>
          <w:szCs w:val="21"/>
        </w:rPr>
        <w:t>,</w:t>
      </w:r>
      <w:r w:rsidR="00D91F51" w:rsidRPr="0016267E">
        <w:rPr>
          <w:szCs w:val="21"/>
        </w:rP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00D91F51" w:rsidRPr="0016267E">
        <w:rPr>
          <w:rFonts w:hint="eastAsia"/>
        </w:rPr>
        <w:t xml:space="preserve"> </w:t>
      </w:r>
      <w:r w:rsidR="00D91F51" w:rsidRPr="0016267E">
        <w:t>can be formulized as</w:t>
      </w:r>
    </w:p>
    <w:bookmarkStart w:id="173" w:name="_Hlk104071489"/>
    <w:p w14:paraId="79DF40F6" w14:textId="09A0B080" w:rsidR="00CE7BC6" w:rsidRPr="0016267E" w:rsidRDefault="00000000" w:rsidP="004157AB">
      <w:pPr>
        <w:rPr>
          <w:szCs w:val="21"/>
        </w:rP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i</m:t>
              </m:r>
            </m:sub>
          </m:sSub>
          <m:r>
            <m:rPr>
              <m:sty m:val="bi"/>
            </m:rPr>
            <w:rPr>
              <w:rFonts w:ascii="Cambria Math" w:hAnsi="Cambria Math"/>
              <w:szCs w:val="21"/>
            </w:rPr>
            <m:t>β</m:t>
          </m:r>
          <m: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w:bookmarkEnd w:id="173"/>
          <m:r>
            <w:rPr>
              <w:rFonts w:ascii="Cambria Math" w:hAnsi="Cambria Math"/>
              <w:szCs w:val="21"/>
            </w:rPr>
            <m:t xml:space="preserve"> ,</m:t>
          </m:r>
        </m:oMath>
      </m:oMathPara>
    </w:p>
    <w:p w14:paraId="41C3A885" w14:textId="3C8AC507" w:rsidR="00171CBB" w:rsidRPr="0016267E" w:rsidRDefault="00D91F51" w:rsidP="004157AB">
      <w:pPr>
        <w:rPr>
          <w:szCs w:val="21"/>
        </w:rPr>
      </w:pPr>
      <w:r w:rsidRPr="0016267E">
        <w:rPr>
          <w:szCs w:val="21"/>
        </w:rPr>
        <w:t xml:space="preserve">where </w:t>
      </w:r>
      <m:oMath>
        <m:r>
          <m:rPr>
            <m:sty m:val="bi"/>
          </m:rPr>
          <w:rPr>
            <w:rFonts w:ascii="Cambria Math" w:hAnsi="Cambria Math"/>
            <w:szCs w:val="21"/>
          </w:rPr>
          <m:t>β</m:t>
        </m:r>
      </m:oMath>
      <w:r w:rsidR="0037581A" w:rsidRPr="0016267E">
        <w:rPr>
          <w:rFonts w:hint="eastAsia"/>
          <w:b/>
          <w:szCs w:val="21"/>
        </w:rPr>
        <w:t xml:space="preserve"> </w:t>
      </w:r>
      <w:r w:rsidR="0037581A" w:rsidRPr="0016267E">
        <w:rPr>
          <w:bCs/>
          <w:szCs w:val="21"/>
        </w:rPr>
        <w:t xml:space="preserve">is a </w:t>
      </w:r>
      <m:oMath>
        <m:r>
          <w:rPr>
            <w:rFonts w:ascii="Cambria Math" w:hAnsi="Cambria Math"/>
            <w:szCs w:val="21"/>
          </w:rPr>
          <m:t>pk</m:t>
        </m:r>
      </m:oMath>
      <w:r w:rsidR="0037581A" w:rsidRPr="0016267E">
        <w:rPr>
          <w:rFonts w:hint="eastAsia"/>
          <w:bCs/>
          <w:szCs w:val="21"/>
        </w:rPr>
        <w:t>-</w:t>
      </w:r>
      <w:r w:rsidRPr="0016267E">
        <w:rPr>
          <w:rFonts w:eastAsia="等线"/>
          <w:bCs/>
          <w:szCs w:val="21"/>
        </w:rPr>
        <w:t>dimensional</w:t>
      </w:r>
      <w:r w:rsidR="002A3D98" w:rsidRPr="0016267E">
        <w:rPr>
          <w:bCs/>
          <w:szCs w:val="21"/>
        </w:rPr>
        <w:t xml:space="preserve"> regression coefficient vector defining the association of predictors with ERR. </w:t>
      </w: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w:r w:rsidR="002A3D98" w:rsidRPr="0016267E">
        <w:rPr>
          <w:rFonts w:hint="eastAsia"/>
          <w:szCs w:val="21"/>
        </w:rPr>
        <w:t xml:space="preserve"> </w:t>
      </w:r>
      <w:r w:rsidR="002A3D98" w:rsidRPr="0016267E">
        <w:rPr>
          <w:szCs w:val="21"/>
        </w:rPr>
        <w:t xml:space="preserve">is a </w:t>
      </w:r>
      <m:oMath>
        <m:r>
          <w:rPr>
            <w:rFonts w:ascii="Cambria Math" w:hAnsi="Cambria Math"/>
            <w:szCs w:val="21"/>
          </w:rPr>
          <m:t>k</m:t>
        </m:r>
      </m:oMath>
      <w:r w:rsidR="002A3D98" w:rsidRPr="0016267E">
        <w:rPr>
          <w:rFonts w:hint="eastAsia"/>
          <w:szCs w:val="21"/>
        </w:rPr>
        <w:t>-</w:t>
      </w:r>
      <w:r w:rsidRPr="0016267E">
        <w:rPr>
          <w:rFonts w:eastAsia="等线"/>
          <w:szCs w:val="21"/>
        </w:rPr>
        <w:t>dimensional</w:t>
      </w:r>
      <w:r w:rsidR="0088525B" w:rsidRPr="0016267E">
        <w:rPr>
          <w:szCs w:val="21"/>
        </w:rPr>
        <w:t xml:space="preserve"> random effect vector defining the region-specific heterogeneous </w:t>
      </w:r>
      <w:r w:rsidR="0077696F">
        <w:rPr>
          <w:szCs w:val="21"/>
        </w:rPr>
        <w:t>component</w:t>
      </w:r>
      <w:r w:rsidR="0088525B" w:rsidRPr="0016267E">
        <w:rPr>
          <w:szCs w:val="21"/>
        </w:rPr>
        <w:t xml:space="preserve"> that cannot be explained by region-level predictors. Thus, </w:t>
      </w:r>
      <w:r w:rsidR="0077696F">
        <w:rPr>
          <w:szCs w:val="21"/>
        </w:rPr>
        <w:t>M</w:t>
      </w:r>
      <w:r w:rsidR="0088525B" w:rsidRPr="0016267E">
        <w:rPr>
          <w:szCs w:val="21"/>
        </w:rPr>
        <w:t xml:space="preserve">odel </w:t>
      </w:r>
      <w:r w:rsidR="00937540" w:rsidRPr="0016267E">
        <w:rPr>
          <w:szCs w:val="21"/>
        </w:rPr>
        <w:fldChar w:fldCharType="begin"/>
      </w:r>
      <w:r w:rsidR="00937540" w:rsidRPr="0016267E">
        <w:rPr>
          <w:szCs w:val="21"/>
        </w:rPr>
        <w:instrText xml:space="preserve"> REF _Ref103893827 \h </w:instrText>
      </w:r>
      <w:r w:rsidR="00937540" w:rsidRPr="0016267E">
        <w:rPr>
          <w:szCs w:val="21"/>
        </w:rPr>
      </w:r>
      <w:r w:rsidR="00937540" w:rsidRPr="0016267E">
        <w:rPr>
          <w:szCs w:val="21"/>
        </w:rPr>
        <w:fldChar w:fldCharType="separate"/>
      </w:r>
      <w:ins w:id="174" w:author="wang wei" w:date="2022-11-07T10:50:00Z">
        <w:r w:rsidR="00734AAA" w:rsidRPr="0016267E">
          <w:t>(</w:t>
        </w:r>
        <w:r w:rsidR="00734AAA">
          <w:rPr>
            <w:noProof/>
          </w:rPr>
          <w:t>1</w:t>
        </w:r>
        <w:r w:rsidR="00734AAA" w:rsidRPr="0016267E">
          <w:t>)</w:t>
        </w:r>
      </w:ins>
      <w:del w:id="175" w:author="wang wei" w:date="2022-11-07T10:50:00Z">
        <w:r w:rsidR="00A92CD2" w:rsidRPr="0016267E" w:rsidDel="00734AAA">
          <w:delText>(</w:delText>
        </w:r>
        <w:r w:rsidR="00A92CD2" w:rsidDel="00734AAA">
          <w:rPr>
            <w:noProof/>
          </w:rPr>
          <w:delText>1</w:delText>
        </w:r>
        <w:r w:rsidR="00A92CD2" w:rsidRPr="0016267E" w:rsidDel="00734AAA">
          <w:delText>)</w:delText>
        </w:r>
      </w:del>
      <w:r w:rsidR="00937540" w:rsidRPr="0016267E">
        <w:rPr>
          <w:szCs w:val="21"/>
        </w:rPr>
        <w:fldChar w:fldCharType="end"/>
      </w:r>
      <w:r w:rsidR="005B2311" w:rsidRPr="0016267E">
        <w:rPr>
          <w:szCs w:val="21"/>
        </w:rPr>
        <w:t xml:space="preserve"> can be written as follows</w:t>
      </w:r>
      <w:r w:rsidRPr="0016267E">
        <w:rPr>
          <w:rFonts w:eastAsia="等线"/>
          <w:szCs w:val="21"/>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358"/>
      </w:tblGrid>
      <w:tr w:rsidR="009E3AD3" w:rsidRPr="0016267E" w14:paraId="69FB5172" w14:textId="77777777" w:rsidTr="00AC52B0">
        <w:tc>
          <w:tcPr>
            <w:tcW w:w="7938" w:type="dxa"/>
          </w:tcPr>
          <w:bookmarkStart w:id="176" w:name="_Hlk118409275"/>
          <w:bookmarkStart w:id="177" w:name="_Hlk103893862"/>
          <w:p w14:paraId="11F858F4" w14:textId="3CF24AAF" w:rsidR="009B1A05" w:rsidRPr="0016267E" w:rsidRDefault="00000000" w:rsidP="004157AB">
            <w:pPr>
              <w:rPr>
                <w:szCs w:val="21"/>
              </w:rPr>
            </w:pPr>
            <m:oMathPara>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θ</m:t>
                        </m:r>
                      </m:e>
                    </m:acc>
                  </m:e>
                  <m:sub>
                    <m:r>
                      <w:rPr>
                        <w:rFonts w:ascii="Cambria Math" w:hAnsi="Cambria Math"/>
                      </w:rPr>
                      <m:t>i</m:t>
                    </m:r>
                  </m:sub>
                </m:sSub>
                <w:bookmarkEnd w:id="176"/>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i</m:t>
                    </m:r>
                  </m:sub>
                </m:sSub>
                <m:r>
                  <m:rPr>
                    <m:sty m:val="bi"/>
                  </m:rPr>
                  <w:rPr>
                    <w:rFonts w:ascii="Cambria Math" w:hAnsi="Cambria Math"/>
                    <w:szCs w:val="21"/>
                  </w:rPr>
                  <m:t>β</m:t>
                </m:r>
                <m: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m:rPr>
                        <m:sty m:val="bi"/>
                      </m:rPr>
                      <w:rPr>
                        <w:rFonts w:ascii="Cambria Math" w:hAnsi="Cambria Math"/>
                        <w:szCs w:val="21"/>
                      </w:rPr>
                      <m:t>ε</m:t>
                    </m:r>
                  </m:e>
                  <m:sub>
                    <m:r>
                      <w:rPr>
                        <w:rFonts w:ascii="Cambria Math" w:hAnsi="Cambria Math"/>
                        <w:szCs w:val="21"/>
                      </w:rPr>
                      <m:t>i</m:t>
                    </m:r>
                  </m:sub>
                </m:sSub>
              </m:oMath>
            </m:oMathPara>
          </w:p>
        </w:tc>
        <w:tc>
          <w:tcPr>
            <w:tcW w:w="358" w:type="dxa"/>
            <w:vMerge w:val="restart"/>
            <w:vAlign w:val="center"/>
          </w:tcPr>
          <w:p w14:paraId="7F79428F" w14:textId="7552FF64" w:rsidR="009B1A05" w:rsidRPr="0016267E" w:rsidRDefault="00D91F51" w:rsidP="009B1A05">
            <w:pPr>
              <w:keepNext/>
              <w:jc w:val="right"/>
              <w:rPr>
                <w:szCs w:val="21"/>
              </w:rPr>
            </w:pPr>
            <w:bookmarkStart w:id="178" w:name="_Ref103893523"/>
            <w:r w:rsidRPr="0016267E">
              <w:rPr>
                <w:rFonts w:hint="eastAsia"/>
                <w:szCs w:val="21"/>
              </w:rPr>
              <w:t>(</w:t>
            </w:r>
            <w:r w:rsidR="00955C7F" w:rsidRPr="0016267E">
              <w:fldChar w:fldCharType="begin"/>
            </w:r>
            <w:r w:rsidRPr="0016267E">
              <w:instrText xml:space="preserve"> SEQ Equation \* ARABIC </w:instrText>
            </w:r>
            <w:r w:rsidR="00955C7F" w:rsidRPr="0016267E">
              <w:fldChar w:fldCharType="separate"/>
            </w:r>
            <w:r w:rsidR="00734AAA">
              <w:rPr>
                <w:noProof/>
              </w:rPr>
              <w:t>2</w:t>
            </w:r>
            <w:r w:rsidR="00955C7F" w:rsidRPr="0016267E">
              <w:fldChar w:fldCharType="end"/>
            </w:r>
            <w:r w:rsidRPr="0016267E">
              <w:rPr>
                <w:szCs w:val="21"/>
              </w:rPr>
              <w:t>)</w:t>
            </w:r>
            <w:bookmarkEnd w:id="178"/>
          </w:p>
        </w:tc>
      </w:tr>
      <w:tr w:rsidR="009E3AD3" w:rsidRPr="0016267E" w14:paraId="1646CEED" w14:textId="77777777" w:rsidTr="00AC52B0">
        <w:tc>
          <w:tcPr>
            <w:tcW w:w="7938" w:type="dxa"/>
          </w:tcPr>
          <w:p w14:paraId="69707906" w14:textId="3ABC3EA0" w:rsidR="009B1A05" w:rsidRPr="0016267E" w:rsidRDefault="00000000" w:rsidP="004157AB">
            <w:pPr>
              <w:rPr>
                <w:szCs w:val="21"/>
              </w:rPr>
            </w:pPr>
            <m:oMathPara>
              <m:oMath>
                <m:sSub>
                  <m:sSubPr>
                    <m:ctrlPr>
                      <w:rPr>
                        <w:rFonts w:ascii="Cambria Math" w:hAnsi="Cambria Math"/>
                        <w:i/>
                        <w:szCs w:val="21"/>
                      </w:rPr>
                    </m:ctrlPr>
                  </m:sSubPr>
                  <m:e>
                    <m:r>
                      <m:rPr>
                        <m:sty m:val="bi"/>
                      </m:rPr>
                      <w:rPr>
                        <w:rFonts w:ascii="Cambria Math" w:hAnsi="Cambria Math"/>
                        <w:szCs w:val="21"/>
                      </w:rPr>
                      <m:t>ε</m:t>
                    </m:r>
                  </m:e>
                  <m:sub>
                    <m:r>
                      <w:rPr>
                        <w:rFonts w:ascii="Cambria Math" w:hAnsi="Cambria Math"/>
                        <w:szCs w:val="21"/>
                      </w:rPr>
                      <m:t>i</m:t>
                    </m:r>
                  </m:sub>
                </m:sSub>
                <m:r>
                  <w:rPr>
                    <w:rFonts w:ascii="Cambria Math" w:hAnsi="Cambria Math"/>
                    <w:szCs w:val="21"/>
                  </w:rPr>
                  <m:t>~MN</m:t>
                </m:r>
                <m:d>
                  <m:dPr>
                    <m:ctrlPr>
                      <w:rPr>
                        <w:rFonts w:ascii="Cambria Math" w:hAnsi="Cambria Math"/>
                        <w:i/>
                        <w:szCs w:val="21"/>
                      </w:rPr>
                    </m:ctrlPr>
                  </m:dPr>
                  <m:e>
                    <m:r>
                      <m:rPr>
                        <m:sty m:val="bi"/>
                      </m:rPr>
                      <w:rPr>
                        <w:rFonts w:ascii="Cambria Math" w:hAnsi="Cambria Math"/>
                        <w:szCs w:val="21"/>
                      </w:rPr>
                      <m:t>0</m:t>
                    </m:r>
                    <m:r>
                      <w:rPr>
                        <w:rFonts w:ascii="Cambria Math" w:hAnsi="Cambria Math"/>
                        <w:szCs w:val="21"/>
                      </w:rPr>
                      <m:t>,</m:t>
                    </m:r>
                    <m:sSub>
                      <m:sSubPr>
                        <m:ctrlPr>
                          <w:rPr>
                            <w:rFonts w:ascii="Cambria Math" w:hAnsi="Cambria Math"/>
                            <w:i/>
                          </w:rPr>
                        </m:ctrlPr>
                      </m:sSubPr>
                      <m:e>
                        <m:r>
                          <m:rPr>
                            <m:sty m:val="b"/>
                          </m:rPr>
                          <w:rPr>
                            <w:rFonts w:ascii="Cambria Math" w:hAnsi="Cambria Math"/>
                          </w:rPr>
                          <m:t>S</m:t>
                        </m:r>
                      </m:e>
                      <m:sub>
                        <m:r>
                          <w:rPr>
                            <w:rFonts w:ascii="Cambria Math" w:hAnsi="Cambria Math"/>
                          </w:rPr>
                          <m:t>i</m:t>
                        </m:r>
                      </m:sub>
                    </m:sSub>
                  </m:e>
                </m:d>
                <m:r>
                  <w:rPr>
                    <w:rFonts w:ascii="Cambria Math" w:hAnsi="Cambria Math"/>
                    <w:szCs w:val="21"/>
                  </w:rPr>
                  <m:t xml:space="preserve">, </m:t>
                </m:r>
                <m:sSub>
                  <m:sSubPr>
                    <m:ctrlPr>
                      <w:rPr>
                        <w:rFonts w:ascii="Cambria Math" w:hAnsi="Cambria Math"/>
                        <w:i/>
                        <w:szCs w:val="21"/>
                      </w:rPr>
                    </m:ctrlPr>
                  </m:sSubPr>
                  <m:e>
                    <m:r>
                      <m:rPr>
                        <m:sty m:val="bi"/>
                      </m:rPr>
                      <w:rPr>
                        <w:rFonts w:ascii="Cambria Math" w:hAnsi="Cambria Math"/>
                        <w:szCs w:val="21"/>
                      </w:rPr>
                      <m:t>ε</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m:oMathPara>
          </w:p>
        </w:tc>
        <w:tc>
          <w:tcPr>
            <w:tcW w:w="358" w:type="dxa"/>
            <w:vMerge/>
          </w:tcPr>
          <w:p w14:paraId="1ADFC9A0" w14:textId="77777777" w:rsidR="009B1A05" w:rsidRPr="0016267E" w:rsidRDefault="009B1A05" w:rsidP="004157AB">
            <w:pPr>
              <w:rPr>
                <w:szCs w:val="21"/>
              </w:rPr>
            </w:pPr>
          </w:p>
        </w:tc>
      </w:tr>
    </w:tbl>
    <w:bookmarkEnd w:id="177"/>
    <w:p w14:paraId="548535CE" w14:textId="60AEAB01" w:rsidR="0058103F" w:rsidRPr="0016267E" w:rsidRDefault="006B23F9" w:rsidP="004157AB">
      <w:pPr>
        <w:rPr>
          <w:szCs w:val="21"/>
        </w:rPr>
      </w:pPr>
      <w:ins w:id="179" w:author="wang wei" w:date="2022-11-03T22:08:00Z">
        <w:r>
          <w:rPr>
            <w:szCs w:val="21"/>
          </w:rPr>
          <w:t xml:space="preserve">where </w:t>
        </w:r>
      </w:ins>
      <m:oMath>
        <m:r>
          <w:ins w:id="180" w:author="wang wei" w:date="2022-11-03T22:08:00Z">
            <w:rPr>
              <w:rFonts w:ascii="Cambria Math" w:hAnsi="Cambria Math"/>
              <w:szCs w:val="21"/>
            </w:rPr>
            <m:t>⊥</m:t>
          </w:ins>
        </m:r>
      </m:oMath>
      <w:ins w:id="181" w:author="wang wei" w:date="2022-11-03T22:08:00Z">
        <w:r>
          <w:rPr>
            <w:rFonts w:hint="eastAsia"/>
            <w:szCs w:val="21"/>
          </w:rPr>
          <w:t xml:space="preserve"> </w:t>
        </w:r>
        <w:r>
          <w:rPr>
            <w:szCs w:val="21"/>
          </w:rPr>
          <w:t xml:space="preserve">is a symbol indicating </w:t>
        </w:r>
      </w:ins>
      <w:ins w:id="182" w:author="wang wei" w:date="2022-11-03T22:09:00Z">
        <w:r>
          <w:rPr>
            <w:szCs w:val="21"/>
          </w:rPr>
          <w:t>independence</w:t>
        </w:r>
      </w:ins>
      <w:ins w:id="183" w:author="wang wei" w:date="2022-11-07T10:15:00Z">
        <w:r w:rsidR="0050652F">
          <w:rPr>
            <w:szCs w:val="21"/>
          </w:rPr>
          <w:t xml:space="preserve"> between two random variables</w:t>
        </w:r>
      </w:ins>
      <w:ins w:id="184" w:author="wang wei" w:date="2022-11-03T22:08:00Z">
        <w:r>
          <w:rPr>
            <w:szCs w:val="21"/>
          </w:rPr>
          <w:t>.</w:t>
        </w:r>
      </w:ins>
      <w:ins w:id="185" w:author="wang wei" w:date="2022-11-03T22:09:00Z">
        <w:r>
          <w:rPr>
            <w:szCs w:val="21"/>
          </w:rPr>
          <w:t xml:space="preserve"> </w:t>
        </w:r>
      </w:ins>
      <w:r w:rsidR="00D91F51" w:rsidRPr="0016267E">
        <w:rPr>
          <w:szCs w:val="21"/>
        </w:rPr>
        <w:t xml:space="preserve">In MMR, </w:t>
      </w: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w:r w:rsidR="00D91F51" w:rsidRPr="0016267E">
        <w:rPr>
          <w:rFonts w:hint="eastAsia"/>
          <w:szCs w:val="21"/>
        </w:rPr>
        <w:t xml:space="preserve"> </w:t>
      </w:r>
      <w:r w:rsidR="00D91F51" w:rsidRPr="0016267E">
        <w:rPr>
          <w:szCs w:val="21"/>
        </w:rPr>
        <w:t xml:space="preserve">and </w:t>
      </w: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j</m:t>
            </m:r>
          </m:sub>
        </m:sSub>
      </m:oMath>
      <w:r w:rsidR="0089358B" w:rsidRPr="0016267E">
        <w:rPr>
          <w:rFonts w:hint="eastAsia"/>
          <w:szCs w:val="21"/>
        </w:rPr>
        <w:t>,</w:t>
      </w:r>
      <w:r w:rsidR="0089358B" w:rsidRPr="0016267E">
        <w:rPr>
          <w:szCs w:val="21"/>
        </w:rPr>
        <w:t xml:space="preserve"> with </w:t>
      </w:r>
      <m:oMath>
        <m:r>
          <w:rPr>
            <w:rFonts w:ascii="Cambria Math" w:hAnsi="Cambria Math"/>
            <w:szCs w:val="21"/>
          </w:rPr>
          <m:t>i≠j</m:t>
        </m:r>
      </m:oMath>
      <w:r w:rsidR="00D91F51" w:rsidRPr="0016267E">
        <w:rPr>
          <w:rFonts w:hint="eastAsia"/>
          <w:szCs w:val="21"/>
        </w:rPr>
        <w:t xml:space="preserve">, </w:t>
      </w:r>
      <w:r w:rsidR="00171CBB" w:rsidRPr="0016267E">
        <w:rPr>
          <w:szCs w:val="21"/>
        </w:rPr>
        <w:t xml:space="preserve">are independent and identically distributed. In this work, we </w:t>
      </w:r>
      <w:r w:rsidR="00D91F51" w:rsidRPr="0016267E">
        <w:rPr>
          <w:rFonts w:eastAsia="等线"/>
          <w:szCs w:val="21"/>
        </w:rPr>
        <w:t>broke</w:t>
      </w:r>
      <w:r w:rsidR="00171CBB" w:rsidRPr="0016267E">
        <w:rPr>
          <w:szCs w:val="21"/>
        </w:rPr>
        <w:t xml:space="preserve"> the independence condition and introduced spatial autocorrelation to construct</w:t>
      </w:r>
      <w:r w:rsidR="00D91F51" w:rsidRPr="0016267E">
        <w:rPr>
          <w:rFonts w:eastAsia="等线"/>
          <w:szCs w:val="21"/>
        </w:rPr>
        <w:t xml:space="preserve"> the</w:t>
      </w:r>
      <w:r w:rsidR="00171CBB" w:rsidRPr="0016267E">
        <w:rPr>
          <w:szCs w:val="21"/>
        </w:rPr>
        <w:t xml:space="preserve"> MCMAR model.</w:t>
      </w:r>
    </w:p>
    <w:p w14:paraId="7F00EEC3" w14:textId="775FF259" w:rsidR="00CE7BC6" w:rsidRPr="0016267E" w:rsidRDefault="002D68DA" w:rsidP="0058103F">
      <w:pPr>
        <w:ind w:firstLineChars="100" w:firstLine="240"/>
        <w:rPr>
          <w:szCs w:val="21"/>
        </w:rPr>
      </w:pPr>
      <w:r w:rsidRPr="0016267E">
        <w:rPr>
          <w:szCs w:val="21"/>
        </w:rPr>
        <w:t xml:space="preserve">Letting </w:t>
      </w: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w:r w:rsidRPr="0016267E">
        <w:rPr>
          <w:rFonts w:hint="eastAsia"/>
          <w:szCs w:val="21"/>
        </w:rPr>
        <w:t xml:space="preserve"> </w:t>
      </w:r>
      <w:r w:rsidRPr="0016267E">
        <w:rPr>
          <w:rFonts w:eastAsia="等线"/>
          <w:szCs w:val="21"/>
        </w:rPr>
        <w:t>be</w:t>
      </w:r>
      <w:r w:rsidRPr="0016267E">
        <w:rPr>
          <w:szCs w:val="21"/>
        </w:rPr>
        <w:t xml:space="preserve"> the </w:t>
      </w:r>
      <m:oMath>
        <m:r>
          <w:rPr>
            <w:rFonts w:ascii="Cambria Math" w:hAnsi="Cambria Math"/>
            <w:szCs w:val="21"/>
          </w:rPr>
          <m:t>i</m:t>
        </m:r>
      </m:oMath>
      <w:r w:rsidRPr="0016267E">
        <w:rPr>
          <w:szCs w:val="21"/>
        </w:rPr>
        <w:t>th column vector of</w:t>
      </w:r>
      <w:r w:rsidRPr="0016267E">
        <w:rPr>
          <w:rFonts w:eastAsia="等线"/>
          <w:szCs w:val="21"/>
        </w:rPr>
        <w:t xml:space="preserve"> the</w:t>
      </w:r>
      <w:r w:rsidRPr="0016267E">
        <w:rPr>
          <w:szCs w:val="21"/>
        </w:rPr>
        <w:t xml:space="preserve"> </w:t>
      </w:r>
      <m:oMath>
        <m:r>
          <w:rPr>
            <w:rFonts w:ascii="Cambria Math" w:hAnsi="Cambria Math"/>
            <w:szCs w:val="21"/>
          </w:rPr>
          <m:t>k×m</m:t>
        </m:r>
      </m:oMath>
      <w:r w:rsidR="00C2650B" w:rsidRPr="0016267E">
        <w:rPr>
          <w:rFonts w:hint="eastAsia"/>
          <w:szCs w:val="21"/>
        </w:rPr>
        <w:t xml:space="preserve"> </w:t>
      </w:r>
      <w:r w:rsidR="00C2650B" w:rsidRPr="0016267E">
        <w:rPr>
          <w:szCs w:val="21"/>
        </w:rPr>
        <w:t xml:space="preserve">matrix </w:t>
      </w:r>
      <m:oMath>
        <m:r>
          <m:rPr>
            <m:sty m:val="b"/>
          </m:rPr>
          <w:rPr>
            <w:rFonts w:ascii="Cambria Math" w:hAnsi="Cambria Math"/>
            <w:szCs w:val="21"/>
          </w:rPr>
          <m:t>ξ</m:t>
        </m:r>
      </m:oMath>
      <w:r w:rsidRPr="0016267E">
        <w:rPr>
          <w:rFonts w:hint="eastAsia"/>
          <w:bCs/>
          <w:szCs w:val="21"/>
        </w:rPr>
        <w:t xml:space="preserve">, </w:t>
      </w:r>
      <w:r w:rsidR="007A643A" w:rsidRPr="0016267E">
        <w:rPr>
          <w:szCs w:val="21"/>
        </w:rPr>
        <w:t>we specify</w:t>
      </w:r>
    </w:p>
    <w:p w14:paraId="599CD70F" w14:textId="23EEF7D2" w:rsidR="00C2650B" w:rsidRPr="0016267E" w:rsidRDefault="00D91F51" w:rsidP="00966D4C">
      <w:pPr>
        <w:jc w:val="right"/>
        <w:rPr>
          <w:vanish/>
          <w:szCs w:val="21"/>
          <w:specVanish/>
        </w:rPr>
      </w:pPr>
      <m:oMath>
        <m:r>
          <m:rPr>
            <m:sty m:val="b"/>
          </m:rPr>
          <w:rPr>
            <w:rFonts w:ascii="Cambria Math" w:hAnsi="Cambria Math"/>
            <w:szCs w:val="21"/>
          </w:rPr>
          <m:t>ξ</m:t>
        </m:r>
        <m:r>
          <m:rPr>
            <m:scr m:val="script"/>
          </m:rPr>
          <w:rPr>
            <w:rFonts w:ascii="Cambria Math" w:hAnsi="Cambria Math"/>
            <w:szCs w:val="21"/>
          </w:rPr>
          <m:t>~MN</m:t>
        </m:r>
        <m:d>
          <m:dPr>
            <m:ctrlPr>
              <w:rPr>
                <w:rFonts w:ascii="Cambria Math" w:hAnsi="Cambria Math"/>
                <w:i/>
                <w:szCs w:val="21"/>
              </w:rPr>
            </m:ctrlPr>
          </m:dPr>
          <m:e>
            <m:r>
              <m:rPr>
                <m:sty m:val="bi"/>
              </m:rPr>
              <w:rPr>
                <w:rFonts w:ascii="Cambria Math" w:hAnsi="Cambria Math"/>
                <w:szCs w:val="21"/>
              </w:rPr>
              <m:t>0</m:t>
            </m:r>
            <m:r>
              <w:rPr>
                <w:rFonts w:ascii="Cambria Math" w:hAnsi="Cambria Math"/>
                <w:szCs w:val="21"/>
              </w:rPr>
              <m:t>,</m:t>
            </m:r>
            <m:r>
              <m:rPr>
                <m:sty m:val="b"/>
              </m:rPr>
              <w:rPr>
                <w:rFonts w:ascii="Cambria Math" w:hAnsi="Cambria Math" w:hint="eastAsia"/>
                <w:szCs w:val="21"/>
              </w:rPr>
              <m:t>V</m:t>
            </m:r>
            <m:r>
              <m:rPr>
                <m:sty m:val="b"/>
              </m:rPr>
              <w:rPr>
                <w:rFonts w:ascii="Cambria Math" w:hAnsi="Cambria Math"/>
                <w:szCs w:val="21"/>
              </w:rPr>
              <m:t>,U</m:t>
            </m:r>
          </m:e>
        </m:d>
        <m:r>
          <w:rPr>
            <w:rFonts w:ascii="Cambria Math" w:hAnsi="Cambria Math"/>
            <w:szCs w:val="21"/>
          </w:rPr>
          <m:t>,</m:t>
        </m:r>
      </m:oMath>
      <w:r w:rsidR="00966D4C" w:rsidRPr="0016267E">
        <w:rPr>
          <w:rFonts w:hint="eastAsia"/>
          <w:szCs w:val="21"/>
        </w:rPr>
        <w:t xml:space="preserve"> </w:t>
      </w:r>
      <w:r w:rsidR="00966D4C" w:rsidRPr="0016267E">
        <w:rPr>
          <w:szCs w:val="21"/>
        </w:rPr>
        <w:tab/>
      </w:r>
      <w:r w:rsidR="00966D4C" w:rsidRPr="0016267E">
        <w:rPr>
          <w:szCs w:val="21"/>
        </w:rPr>
        <w:tab/>
      </w:r>
      <w:r w:rsidR="00966D4C" w:rsidRPr="0016267E">
        <w:rPr>
          <w:szCs w:val="21"/>
        </w:rPr>
        <w:tab/>
      </w:r>
      <w:r w:rsidR="00966D4C" w:rsidRPr="0016267E">
        <w:rPr>
          <w:szCs w:val="21"/>
        </w:rPr>
        <w:tab/>
      </w:r>
      <w:r w:rsidR="00966D4C" w:rsidRPr="0016267E">
        <w:rPr>
          <w:szCs w:val="21"/>
        </w:rPr>
        <w:tab/>
      </w:r>
      <w:r w:rsidR="00966D4C" w:rsidRPr="0016267E">
        <w:rPr>
          <w:szCs w:val="21"/>
        </w:rPr>
        <w:tab/>
      </w:r>
      <w:r w:rsidR="00966D4C" w:rsidRPr="0016267E">
        <w:rPr>
          <w:szCs w:val="21"/>
        </w:rPr>
        <w:tab/>
      </w:r>
    </w:p>
    <w:p w14:paraId="11D02728" w14:textId="52CC8317" w:rsidR="00966D4C" w:rsidRPr="0016267E" w:rsidRDefault="00D91F51" w:rsidP="00966D4C">
      <w:pPr>
        <w:pStyle w:val="af"/>
        <w:rPr>
          <w:szCs w:val="21"/>
        </w:rPr>
      </w:pPr>
      <w:r w:rsidRPr="0016267E">
        <w:rPr>
          <w:szCs w:val="21"/>
        </w:rPr>
        <w:t xml:space="preserve"> </w:t>
      </w:r>
      <w:bookmarkStart w:id="186" w:name="_Ref103890971"/>
      <w:r w:rsidRPr="0016267E">
        <w:rPr>
          <w:rFonts w:hint="eastAsia"/>
          <w:szCs w:val="21"/>
        </w:rPr>
        <w:t>(</w:t>
      </w:r>
      <w:r w:rsidRPr="0016267E">
        <w:rPr>
          <w:szCs w:val="21"/>
        </w:rPr>
        <w:fldChar w:fldCharType="begin"/>
      </w:r>
      <w:r w:rsidRPr="0016267E">
        <w:rPr>
          <w:szCs w:val="21"/>
        </w:rPr>
        <w:instrText xml:space="preserve"> </w:instrText>
      </w:r>
      <w:r w:rsidRPr="0016267E">
        <w:rPr>
          <w:rFonts w:hint="eastAsia"/>
          <w:szCs w:val="21"/>
        </w:rPr>
        <w:instrText>SEQ Equation \* ARABIC</w:instrText>
      </w:r>
      <w:r w:rsidRPr="0016267E">
        <w:rPr>
          <w:szCs w:val="21"/>
        </w:rPr>
        <w:instrText xml:space="preserve"> </w:instrText>
      </w:r>
      <w:r w:rsidRPr="0016267E">
        <w:rPr>
          <w:szCs w:val="21"/>
        </w:rPr>
        <w:fldChar w:fldCharType="separate"/>
      </w:r>
      <w:r w:rsidR="00734AAA">
        <w:rPr>
          <w:noProof/>
          <w:szCs w:val="21"/>
        </w:rPr>
        <w:t>3</w:t>
      </w:r>
      <w:r w:rsidRPr="0016267E">
        <w:rPr>
          <w:szCs w:val="21"/>
        </w:rPr>
        <w:fldChar w:fldCharType="end"/>
      </w:r>
      <w:r w:rsidRPr="0016267E">
        <w:rPr>
          <w:szCs w:val="21"/>
        </w:rPr>
        <w:t>)</w:t>
      </w:r>
      <w:bookmarkEnd w:id="186"/>
    </w:p>
    <w:p w14:paraId="34A9FFA6" w14:textId="5E7DCFDF" w:rsidR="00441EB8" w:rsidRPr="0016267E" w:rsidRDefault="00D91F51" w:rsidP="004157AB">
      <w:pPr>
        <w:rPr>
          <w:szCs w:val="21"/>
        </w:rPr>
      </w:pPr>
      <w:r w:rsidRPr="0016267E">
        <w:rPr>
          <w:szCs w:val="21"/>
        </w:rPr>
        <w:t xml:space="preserve">where </w:t>
      </w:r>
      <m:oMath>
        <m:r>
          <m:rPr>
            <m:scr m:val="script"/>
          </m:rPr>
          <w:rPr>
            <w:rFonts w:ascii="Cambria Math" w:hAnsi="Cambria Math"/>
            <w:szCs w:val="21"/>
          </w:rPr>
          <m:t>MN(⋅)</m:t>
        </m:r>
      </m:oMath>
      <w:r w:rsidRPr="0016267E">
        <w:rPr>
          <w:rFonts w:hint="eastAsia"/>
          <w:szCs w:val="21"/>
        </w:rPr>
        <w:t xml:space="preserve"> </w:t>
      </w:r>
      <w:r w:rsidRPr="0016267E">
        <w:rPr>
          <w:szCs w:val="21"/>
        </w:rPr>
        <w:t xml:space="preserve">is the matrix normal distribution. </w:t>
      </w:r>
      <m:oMath>
        <m:r>
          <m:rPr>
            <m:sty m:val="b"/>
          </m:rPr>
          <w:rPr>
            <w:rFonts w:ascii="Cambria Math" w:hAnsi="Cambria Math" w:hint="eastAsia"/>
            <w:szCs w:val="21"/>
          </w:rPr>
          <m:t>V</m:t>
        </m:r>
      </m:oMath>
      <w:r w:rsidR="005F23A2" w:rsidRPr="0016267E">
        <w:rPr>
          <w:szCs w:val="21"/>
        </w:rPr>
        <w:t xml:space="preserve"> is a </w:t>
      </w:r>
      <m:oMath>
        <m:r>
          <w:rPr>
            <w:rFonts w:ascii="Cambria Math" w:hAnsi="Cambria Math"/>
            <w:szCs w:val="21"/>
          </w:rPr>
          <m:t>k×k</m:t>
        </m:r>
      </m:oMath>
      <w:r w:rsidRPr="0016267E">
        <w:rPr>
          <w:szCs w:val="21"/>
        </w:rPr>
        <w:t xml:space="preserve"> matrix defining the correlation among rows, i.e., the correlation among the elements in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Pr="0016267E">
        <w:rPr>
          <w:szCs w:val="21"/>
        </w:rPr>
        <w:t xml:space="preserve">. </w:t>
      </w:r>
      <m:oMath>
        <m:r>
          <m:rPr>
            <m:sty m:val="b"/>
          </m:rPr>
          <w:rPr>
            <w:rFonts w:ascii="Cambria Math" w:hAnsi="Cambria Math"/>
            <w:szCs w:val="21"/>
          </w:rPr>
          <m:t>U</m:t>
        </m:r>
      </m:oMath>
      <w:r w:rsidR="00315A59" w:rsidRPr="0016267E">
        <w:rPr>
          <w:szCs w:val="21"/>
        </w:rPr>
        <w:t xml:space="preserve"> is a </w:t>
      </w:r>
      <m:oMath>
        <m:r>
          <w:rPr>
            <w:rFonts w:ascii="Cambria Math" w:hAnsi="Cambria Math"/>
            <w:szCs w:val="21"/>
          </w:rPr>
          <m:t>m×m</m:t>
        </m:r>
      </m:oMath>
      <w:r w:rsidR="009418D9" w:rsidRPr="0016267E">
        <w:rPr>
          <w:szCs w:val="21"/>
        </w:rPr>
        <w:t xml:space="preserve"> matrix defining the correlation among columns, i.e., the spatial autocorrelation. Furthermore, let </w:t>
      </w:r>
      <m:oMath>
        <m:sSub>
          <m:sSubPr>
            <m:ctrlPr>
              <w:rPr>
                <w:rFonts w:ascii="Cambria Math" w:hAnsi="Cambria Math"/>
                <w:i/>
                <w:szCs w:val="21"/>
              </w:rPr>
            </m:ctrlPr>
          </m:sSubPr>
          <m:e>
            <m:r>
              <m:rPr>
                <m:sty m:val="bi"/>
              </m:rPr>
              <w:rPr>
                <w:rFonts w:ascii="Cambria Math" w:hAnsi="Cambria Math"/>
                <w:szCs w:val="21"/>
              </w:rPr>
              <m:t>ε</m:t>
            </m:r>
          </m:e>
          <m:sub>
            <m:r>
              <w:rPr>
                <w:rFonts w:ascii="Cambria Math" w:hAnsi="Cambria Math"/>
                <w:szCs w:val="21"/>
              </w:rPr>
              <m:t>i</m:t>
            </m:r>
          </m:sub>
        </m:sSub>
      </m:oMath>
      <w:r w:rsidR="009418D9" w:rsidRPr="0016267E">
        <w:rPr>
          <w:rFonts w:hint="eastAsia"/>
          <w:szCs w:val="21"/>
        </w:rPr>
        <w:t xml:space="preserve"> </w:t>
      </w:r>
      <w:r w:rsidR="009418D9" w:rsidRPr="0016267E">
        <w:rPr>
          <w:szCs w:val="21"/>
        </w:rPr>
        <w:t xml:space="preserve">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θ</m:t>
                </m:r>
              </m:e>
            </m:acc>
          </m:e>
          <m:sub>
            <m:r>
              <w:rPr>
                <w:rFonts w:ascii="Cambria Math" w:hAnsi="Cambria Math"/>
              </w:rPr>
              <m:t>i</m:t>
            </m:r>
          </m:sub>
        </m:sSub>
      </m:oMath>
      <w:r w:rsidR="009418D9" w:rsidRPr="0016267E">
        <w:rPr>
          <w:szCs w:val="21"/>
        </w:rPr>
        <w:t xml:space="preserve"> </w:t>
      </w:r>
      <w:r w:rsidRPr="0016267E">
        <w:rPr>
          <w:rFonts w:eastAsia="等线"/>
          <w:szCs w:val="21"/>
        </w:rPr>
        <w:t>be</w:t>
      </w:r>
      <w:r w:rsidR="009418D9" w:rsidRPr="0016267E">
        <w:rPr>
          <w:szCs w:val="21"/>
        </w:rPr>
        <w:t xml:space="preserve"> the </w:t>
      </w:r>
      <m:oMath>
        <m:r>
          <w:rPr>
            <w:rFonts w:ascii="Cambria Math" w:hAnsi="Cambria Math"/>
            <w:szCs w:val="21"/>
          </w:rPr>
          <m:t>i</m:t>
        </m:r>
      </m:oMath>
      <w:r w:rsidR="009418D9" w:rsidRPr="0016267E">
        <w:rPr>
          <w:szCs w:val="21"/>
        </w:rPr>
        <w:t xml:space="preserve">th column vector of </w:t>
      </w:r>
      <m:oMath>
        <m:r>
          <w:rPr>
            <w:rFonts w:ascii="Cambria Math" w:hAnsi="Cambria Math"/>
            <w:szCs w:val="21"/>
          </w:rPr>
          <m:t>k×m</m:t>
        </m:r>
      </m:oMath>
      <w:r w:rsidR="009418D9" w:rsidRPr="0016267E">
        <w:rPr>
          <w:rFonts w:hint="eastAsia"/>
          <w:szCs w:val="21"/>
        </w:rPr>
        <w:t xml:space="preserve"> </w:t>
      </w:r>
      <w:r w:rsidR="009418D9" w:rsidRPr="0016267E">
        <w:rPr>
          <w:szCs w:val="21"/>
        </w:rPr>
        <w:t xml:space="preserve">matrix </w:t>
      </w:r>
      <m:oMath>
        <m:r>
          <m:rPr>
            <m:sty m:val="b"/>
          </m:rPr>
          <w:rPr>
            <w:rFonts w:ascii="Cambria Math" w:hAnsi="Cambria Math"/>
            <w:szCs w:val="21"/>
          </w:rPr>
          <m:t>ε</m:t>
        </m:r>
      </m:oMath>
      <w:r w:rsidR="009418D9" w:rsidRPr="0016267E">
        <w:rPr>
          <w:szCs w:val="21"/>
        </w:rPr>
        <w:t xml:space="preserve"> and </w:t>
      </w:r>
      <m:oMath>
        <m:acc>
          <m:accPr>
            <m:ctrlPr>
              <w:rPr>
                <w:rFonts w:ascii="Cambria Math" w:hAnsi="Cambria Math"/>
                <w:b/>
                <w:szCs w:val="21"/>
              </w:rPr>
            </m:ctrlPr>
          </m:accPr>
          <m:e>
            <m:r>
              <m:rPr>
                <m:sty m:val="b"/>
              </m:rPr>
              <w:rPr>
                <w:rFonts w:ascii="Cambria Math" w:hAnsi="Cambria Math"/>
                <w:szCs w:val="21"/>
              </w:rPr>
              <m:t>θ</m:t>
            </m:r>
          </m:e>
        </m:acc>
      </m:oMath>
      <w:r w:rsidR="009418D9" w:rsidRPr="0016267E">
        <w:rPr>
          <w:rFonts w:hint="eastAsia"/>
          <w:bCs/>
          <w:szCs w:val="21"/>
        </w:rPr>
        <w:t>,</w:t>
      </w:r>
      <w:r w:rsidR="00F506D3" w:rsidRPr="0016267E">
        <w:rPr>
          <w:bCs/>
          <w:szCs w:val="21"/>
        </w:rPr>
        <w:t xml:space="preserve"> respectively, and let</w:t>
      </w:r>
    </w:p>
    <w:p w14:paraId="78C144DD" w14:textId="6BFDD7C4" w:rsidR="00441EB8" w:rsidRPr="0016267E" w:rsidRDefault="00000000" w:rsidP="00441EB8">
      <w:pPr>
        <w:rPr>
          <w:szCs w:val="21"/>
        </w:rPr>
      </w:pPr>
      <m:oMathPara>
        <m:oMath>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w:rPr>
              <w:rFonts w:ascii="Cambria Math" w:hAnsi="Cambria Math"/>
              <w:szCs w:val="21"/>
            </w:rPr>
            <m:t>=</m:t>
          </m:r>
          <m:d>
            <m:dPr>
              <m:begChr m:val="["/>
              <m:endChr m:val="]"/>
              <m:ctrlPr>
                <w:rPr>
                  <w:rFonts w:ascii="Cambria Math" w:hAnsi="Cambria Math"/>
                  <w:i/>
                  <w:iCs/>
                  <w:szCs w:val="21"/>
                </w:rPr>
              </m:ctrlPr>
            </m:dPr>
            <m:e>
              <m:m>
                <m:mPr>
                  <m:mcs>
                    <m:mc>
                      <m:mcPr>
                        <m:count m:val="1"/>
                        <m:mcJc m:val="center"/>
                      </m:mcPr>
                    </m:mc>
                  </m:mcs>
                  <m:ctrlPr>
                    <w:rPr>
                      <w:rFonts w:ascii="Cambria Math" w:hAnsi="Cambria Math"/>
                      <w:szCs w:val="21"/>
                    </w:rPr>
                  </m:ctrlPr>
                </m:mPr>
                <m:mr>
                  <m:e>
                    <m:sSub>
                      <m:sSubPr>
                        <m:ctrlPr>
                          <w:rPr>
                            <w:rFonts w:ascii="Cambria Math" w:hAnsi="Cambria Math"/>
                            <w:b/>
                            <w:bCs/>
                            <w:szCs w:val="21"/>
                          </w:rPr>
                        </m:ctrlPr>
                      </m:sSubPr>
                      <m:e>
                        <m:r>
                          <m:rPr>
                            <m:sty m:val="b"/>
                          </m:rPr>
                          <w:rPr>
                            <w:rFonts w:ascii="Cambria Math" w:hAnsi="Cambria Math"/>
                            <w:szCs w:val="21"/>
                          </w:rPr>
                          <m:t>X</m:t>
                        </m:r>
                      </m:e>
                      <m:sub>
                        <m:r>
                          <w:rPr>
                            <w:rFonts w:ascii="Cambria Math" w:hAnsi="Cambria Math"/>
                            <w:szCs w:val="21"/>
                          </w:rPr>
                          <m:t>1</m:t>
                        </m:r>
                      </m:sub>
                    </m:sSub>
                  </m:e>
                </m:mr>
                <m:mr>
                  <m:e>
                    <m:sSub>
                      <m:sSubPr>
                        <m:ctrlPr>
                          <w:rPr>
                            <w:rFonts w:ascii="Cambria Math" w:hAnsi="Cambria Math"/>
                            <w:b/>
                            <w:bCs/>
                            <w:szCs w:val="21"/>
                          </w:rPr>
                        </m:ctrlPr>
                      </m:sSubPr>
                      <m:e>
                        <m:r>
                          <m:rPr>
                            <m:sty m:val="b"/>
                          </m:rPr>
                          <w:rPr>
                            <w:rFonts w:ascii="Cambria Math" w:hAnsi="Cambria Math"/>
                            <w:szCs w:val="21"/>
                          </w:rPr>
                          <m:t>X</m:t>
                        </m:r>
                      </m:e>
                      <m:sub>
                        <m:r>
                          <w:rPr>
                            <w:rFonts w:ascii="Cambria Math" w:hAnsi="Cambria Math"/>
                            <w:szCs w:val="21"/>
                          </w:rPr>
                          <m:t>2</m:t>
                        </m:r>
                      </m:sub>
                    </m:sSub>
                    <m:ctrlPr>
                      <w:rPr>
                        <w:rFonts w:ascii="Cambria Math" w:eastAsia="Cambria Math" w:hAnsi="Cambria Math" w:cs="Cambria Math"/>
                        <w:szCs w:val="21"/>
                      </w:rPr>
                    </m:ctrlPr>
                  </m:e>
                </m:mr>
                <m:mr>
                  <m:e>
                    <m:r>
                      <m:rPr>
                        <m:sty m:val="p"/>
                      </m:rPr>
                      <w:rPr>
                        <w:rFonts w:ascii="Cambria Math" w:hAnsi="Cambria Math"/>
                        <w:szCs w:val="21"/>
                      </w:rPr>
                      <m:t>⋮</m:t>
                    </m:r>
                  </m:e>
                </m:mr>
                <m:mr>
                  <m:e>
                    <m:sSub>
                      <m:sSubPr>
                        <m:ctrlPr>
                          <w:rPr>
                            <w:rFonts w:ascii="Cambria Math" w:hAnsi="Cambria Math"/>
                            <w:b/>
                            <w:bCs/>
                            <w:szCs w:val="21"/>
                          </w:rPr>
                        </m:ctrlPr>
                      </m:sSubPr>
                      <m:e>
                        <m:r>
                          <m:rPr>
                            <m:sty m:val="b"/>
                          </m:rPr>
                          <w:rPr>
                            <w:rFonts w:ascii="Cambria Math" w:hAnsi="Cambria Math"/>
                            <w:szCs w:val="21"/>
                          </w:rPr>
                          <m:t>X</m:t>
                        </m:r>
                      </m:e>
                      <m:sub>
                        <m:r>
                          <w:rPr>
                            <w:rFonts w:ascii="Cambria Math" w:hAnsi="Cambria Math"/>
                            <w:szCs w:val="21"/>
                          </w:rPr>
                          <m:t>m</m:t>
                        </m:r>
                      </m:sub>
                    </m:sSub>
                  </m:e>
                </m:mr>
              </m:m>
            </m:e>
          </m:d>
          <m:r>
            <w:rPr>
              <w:rFonts w:ascii="Cambria Math" w:hAnsi="Cambria Math"/>
              <w:szCs w:val="21"/>
            </w:rPr>
            <m:t xml:space="preserve">, </m:t>
          </m:r>
          <m:r>
            <m:rPr>
              <m:sty m:val="b"/>
            </m:rPr>
            <w:rPr>
              <w:rFonts w:ascii="Cambria Math" w:hAnsi="Cambria Math" w:hint="eastAsia"/>
              <w:szCs w:val="21"/>
            </w:rPr>
            <m:t>D</m:t>
          </m:r>
          <m:r>
            <w:rPr>
              <w:rFonts w:ascii="Cambria Math" w:hAnsi="Cambria Math"/>
              <w:szCs w:val="21"/>
            </w:rPr>
            <m:t>=</m:t>
          </m:r>
          <w:bookmarkStart w:id="187" w:name="_Hlk96278985"/>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m:rPr>
                            <m:sty m:val="b"/>
                          </m:rPr>
                          <w:rPr>
                            <w:rFonts w:ascii="Cambria Math" w:hAnsi="Cambria Math"/>
                            <w:szCs w:val="21"/>
                          </w:rPr>
                          <m:t>S</m:t>
                        </m:r>
                      </m:e>
                      <m:sub>
                        <m:r>
                          <w:rPr>
                            <w:rFonts w:ascii="Cambria Math" w:hAnsi="Cambria Math"/>
                            <w:szCs w:val="21"/>
                          </w:rPr>
                          <m:t>1</m:t>
                        </m:r>
                      </m:sub>
                    </m:sSub>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r>
                      <m:rPr>
                        <m:sty m:val="bi"/>
                      </m:rPr>
                      <w:rPr>
                        <w:rFonts w:ascii="Cambria Math" w:hAnsi="Cambria Math"/>
                        <w:szCs w:val="21"/>
                      </w:rPr>
                      <m:t>0</m:t>
                    </m:r>
                  </m:e>
                </m:mr>
                <m:mr>
                  <m:e>
                    <m:r>
                      <m:rPr>
                        <m:sty m:val="bi"/>
                      </m:rPr>
                      <w:rPr>
                        <w:rFonts w:ascii="Cambria Math" w:hAnsi="Cambria Math"/>
                        <w:szCs w:val="21"/>
                      </w:rPr>
                      <m:t>0</m:t>
                    </m:r>
                    <m:ctrlPr>
                      <w:rPr>
                        <w:rFonts w:ascii="Cambria Math" w:eastAsia="Cambria Math" w:hAnsi="Cambria Math" w:cs="Cambria Math"/>
                        <w:i/>
                        <w:szCs w:val="21"/>
                      </w:rPr>
                    </m:ctrlPr>
                  </m:e>
                  <m:e>
                    <m:sSub>
                      <m:sSubPr>
                        <m:ctrlPr>
                          <w:rPr>
                            <w:rFonts w:ascii="Cambria Math" w:hAnsi="Cambria Math"/>
                            <w:i/>
                            <w:szCs w:val="21"/>
                          </w:rPr>
                        </m:ctrlPr>
                      </m:sSubPr>
                      <m:e>
                        <m:r>
                          <m:rPr>
                            <m:sty m:val="b"/>
                          </m:rPr>
                          <w:rPr>
                            <w:rFonts w:ascii="Cambria Math" w:hAnsi="Cambria Math"/>
                            <w:szCs w:val="21"/>
                          </w:rPr>
                          <m:t>S</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 xml:space="preserve"> </m:t>
                    </m:r>
                    <m:ctrlPr>
                      <w:rPr>
                        <w:rFonts w:ascii="Cambria Math" w:eastAsia="Cambria Math" w:hAnsi="Cambria Math" w:cs="Cambria Math"/>
                        <w:i/>
                        <w:szCs w:val="21"/>
                      </w:rPr>
                    </m:ctrlPr>
                  </m:e>
                  <m:e>
                    <m:r>
                      <m:rPr>
                        <m:sty m:val="bi"/>
                      </m:rPr>
                      <w:rPr>
                        <w:rFonts w:ascii="Cambria Math" w:eastAsia="Cambria Math" w:hAnsi="Cambria Math" w:cs="Cambria Math"/>
                        <w:szCs w:val="21"/>
                      </w:rPr>
                      <m:t>0</m:t>
                    </m:r>
                    <m:ctrlPr>
                      <w:rPr>
                        <w:rFonts w:ascii="Cambria Math" w:eastAsia="Cambria Math" w:hAnsi="Cambria Math" w:cs="Cambria Math"/>
                        <w:i/>
                        <w:szCs w:val="21"/>
                      </w:rPr>
                    </m:ctrlPr>
                  </m:e>
                </m:mr>
                <m:mr>
                  <m:e>
                    <m:r>
                      <w:rPr>
                        <w:rFonts w:ascii="Cambria Math" w:hAnsi="Cambria Math"/>
                        <w:szCs w:val="21"/>
                      </w:rPr>
                      <m:t>⋮</m:t>
                    </m:r>
                  </m:e>
                  <m:e>
                    <m:r>
                      <w:rPr>
                        <w:rFonts w:ascii="Cambria Math" w:hAnsi="Cambria Math"/>
                        <w:szCs w:val="21"/>
                      </w:rPr>
                      <m:t xml:space="preserve"> </m:t>
                    </m:r>
                    <m:ctrlPr>
                      <w:rPr>
                        <w:rFonts w:ascii="Cambria Math" w:eastAsia="Cambria Math" w:hAnsi="Cambria Math" w:cs="Cambria Math"/>
                        <w:i/>
                        <w:szCs w:val="21"/>
                      </w:rPr>
                    </m:ctrlPr>
                  </m:e>
                  <m:e>
                    <m:r>
                      <w:rPr>
                        <w:rFonts w:ascii="Cambria Math" w:hAnsi="Cambria Math"/>
                        <w:szCs w:val="21"/>
                      </w:rPr>
                      <m:t>⋱</m:t>
                    </m:r>
                  </m:e>
                  <m:e>
                    <m:r>
                      <w:rPr>
                        <w:rFonts w:ascii="Cambria Math" w:hAnsi="Cambria Math"/>
                        <w:szCs w:val="21"/>
                      </w:rPr>
                      <m:t>⋮</m:t>
                    </m:r>
                  </m:e>
                </m:mr>
                <m:mr>
                  <m:e>
                    <m:r>
                      <m:rPr>
                        <m:sty m:val="bi"/>
                      </m:rPr>
                      <w:rPr>
                        <w:rFonts w:ascii="Cambria Math" w:hAnsi="Cambria Math"/>
                        <w:szCs w:val="21"/>
                      </w:rPr>
                      <m:t>0</m:t>
                    </m:r>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sSub>
                      <m:sSubPr>
                        <m:ctrlPr>
                          <w:rPr>
                            <w:rFonts w:ascii="Cambria Math" w:hAnsi="Cambria Math"/>
                            <w:i/>
                            <w:szCs w:val="21"/>
                          </w:rPr>
                        </m:ctrlPr>
                      </m:sSubPr>
                      <m:e>
                        <m:r>
                          <m:rPr>
                            <m:sty m:val="b"/>
                          </m:rPr>
                          <w:rPr>
                            <w:rFonts w:ascii="Cambria Math" w:hAnsi="Cambria Math"/>
                            <w:szCs w:val="21"/>
                          </w:rPr>
                          <m:t>S</m:t>
                        </m:r>
                      </m:e>
                      <m:sub>
                        <m:r>
                          <w:rPr>
                            <w:rFonts w:ascii="Cambria Math" w:hAnsi="Cambria Math"/>
                            <w:szCs w:val="21"/>
                          </w:rPr>
                          <m:t>m</m:t>
                        </m:r>
                      </m:sub>
                    </m:sSub>
                  </m:e>
                </m:mr>
              </m:m>
            </m:e>
          </m:d>
          <w:bookmarkEnd w:id="187"/>
          <m:r>
            <w:rPr>
              <w:rFonts w:ascii="Cambria Math" w:hAnsi="Cambria Math"/>
              <w:szCs w:val="21"/>
            </w:rPr>
            <m:t xml:space="preserve">, </m:t>
          </m:r>
        </m:oMath>
      </m:oMathPara>
    </w:p>
    <w:p w14:paraId="297BD004" w14:textId="76F39E83" w:rsidR="00441EB8" w:rsidRPr="0016267E" w:rsidRDefault="00000000" w:rsidP="00441EB8">
      <w:pPr>
        <w:rPr>
          <w:i/>
          <w:szCs w:val="21"/>
        </w:rPr>
      </w:pPr>
      <m:oMathPara>
        <m:oMath>
          <m:sSup>
            <m:sSupPr>
              <m:ctrlPr>
                <w:rPr>
                  <w:rFonts w:ascii="Cambria Math" w:hAnsi="Cambria Math"/>
                  <w:i/>
                  <w:iCs/>
                  <w:szCs w:val="21"/>
                </w:rPr>
              </m:ctrlPr>
            </m:sSupPr>
            <m:e>
              <m:r>
                <m:rPr>
                  <m:sty m:val="bi"/>
                </m:rPr>
                <w:rPr>
                  <w:rFonts w:ascii="Cambria Math" w:hAnsi="Cambria Math"/>
                  <w:szCs w:val="21"/>
                </w:rPr>
                <m:t>ξ</m:t>
              </m:r>
            </m:e>
            <m:sup>
              <m:r>
                <w:rPr>
                  <w:rFonts w:ascii="Cambria Math" w:hAnsi="Cambria Math"/>
                  <w:szCs w:val="21"/>
                </w:rPr>
                <m:t>*</m:t>
              </m:r>
            </m:sup>
          </m:sSup>
          <m:r>
            <w:rPr>
              <w:rFonts w:ascii="Cambria Math" w:hAnsi="Cambria Math"/>
              <w:szCs w:val="21"/>
            </w:rPr>
            <m:t>=</m:t>
          </m:r>
          <m:r>
            <m:rPr>
              <m:sty m:val="p"/>
            </m:rPr>
            <w:rPr>
              <w:rFonts w:ascii="Cambria Math" w:hAnsi="Cambria Math"/>
              <w:szCs w:val="21"/>
            </w:rPr>
            <m:t>vec</m:t>
          </m:r>
          <m:d>
            <m:dPr>
              <m:ctrlPr>
                <w:rPr>
                  <w:rFonts w:ascii="Cambria Math" w:hAnsi="Cambria Math"/>
                  <w:i/>
                  <w:iCs/>
                  <w:szCs w:val="21"/>
                </w:rPr>
              </m:ctrlPr>
            </m:dPr>
            <m:e>
              <m:r>
                <m:rPr>
                  <m:sty m:val="b"/>
                </m:rPr>
                <w:rPr>
                  <w:rFonts w:ascii="Cambria Math" w:hAnsi="Cambria Math"/>
                  <w:szCs w:val="21"/>
                </w:rPr>
                <m:t>ξ</m:t>
              </m:r>
            </m:e>
          </m:d>
          <m:r>
            <w:rPr>
              <w:rFonts w:ascii="Cambria Math" w:hAnsi="Cambria Math"/>
              <w:szCs w:val="21"/>
            </w:rPr>
            <m:t xml:space="preserve">, </m:t>
          </m:r>
          <m:sSup>
            <m:sSupPr>
              <m:ctrlPr>
                <w:rPr>
                  <w:rFonts w:ascii="Cambria Math" w:hAnsi="Cambria Math"/>
                  <w:i/>
                  <w:iCs/>
                  <w:szCs w:val="21"/>
                </w:rPr>
              </m:ctrlPr>
            </m:sSupPr>
            <m:e>
              <m:r>
                <m:rPr>
                  <m:sty m:val="bi"/>
                </m:rPr>
                <w:rPr>
                  <w:rFonts w:ascii="Cambria Math" w:hAnsi="Cambria Math"/>
                  <w:szCs w:val="21"/>
                </w:rPr>
                <m:t>ε</m:t>
              </m:r>
            </m:e>
            <m:sup>
              <m:r>
                <w:rPr>
                  <w:rFonts w:ascii="Cambria Math" w:hAnsi="Cambria Math"/>
                  <w:szCs w:val="21"/>
                </w:rPr>
                <m:t>*</m:t>
              </m:r>
            </m:sup>
          </m:sSup>
          <m:r>
            <w:rPr>
              <w:rFonts w:ascii="Cambria Math" w:hAnsi="Cambria Math"/>
              <w:szCs w:val="21"/>
            </w:rPr>
            <m:t>=</m:t>
          </m:r>
          <m:r>
            <m:rPr>
              <m:sty m:val="p"/>
            </m:rPr>
            <w:rPr>
              <w:rFonts w:ascii="Cambria Math" w:hAnsi="Cambria Math"/>
              <w:szCs w:val="21"/>
            </w:rPr>
            <m:t>vec</m:t>
          </m:r>
          <m:d>
            <m:dPr>
              <m:ctrlPr>
                <w:rPr>
                  <w:rFonts w:ascii="Cambria Math" w:hAnsi="Cambria Math"/>
                  <w:i/>
                  <w:iCs/>
                  <w:szCs w:val="21"/>
                </w:rPr>
              </m:ctrlPr>
            </m:dPr>
            <m:e>
              <m:r>
                <m:rPr>
                  <m:sty m:val="b"/>
                </m:rPr>
                <w:rPr>
                  <w:rFonts w:ascii="Cambria Math" w:hAnsi="Cambria Math"/>
                  <w:szCs w:val="21"/>
                </w:rPr>
                <m:t>ε</m:t>
              </m:r>
            </m:e>
          </m:d>
          <m:r>
            <w:rPr>
              <w:rFonts w:ascii="Cambria Math" w:hAnsi="Cambria Math"/>
              <w:szCs w:val="21"/>
            </w:rPr>
            <m:t>,</m:t>
          </m:r>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p"/>
            </m:rPr>
            <w:rPr>
              <w:rFonts w:ascii="Cambria Math" w:hAnsi="Cambria Math"/>
              <w:szCs w:val="21"/>
            </w:rPr>
            <m:t>=</m:t>
          </m:r>
          <m:r>
            <m:rPr>
              <m:sty m:val="p"/>
            </m:rPr>
            <w:rPr>
              <w:rFonts w:ascii="Cambria Math" w:hAnsi="Cambria Math" w:hint="eastAsia"/>
              <w:szCs w:val="21"/>
            </w:rPr>
            <m:t>vec</m:t>
          </m:r>
          <m:d>
            <m:dPr>
              <m:ctrlPr>
                <w:rPr>
                  <w:rFonts w:ascii="Cambria Math" w:hAnsi="Cambria Math"/>
                  <w:iCs/>
                  <w:szCs w:val="21"/>
                </w:rPr>
              </m:ctrlPr>
            </m:dPr>
            <m:e>
              <m:acc>
                <m:accPr>
                  <m:ctrlPr>
                    <w:rPr>
                      <w:rFonts w:ascii="Cambria Math" w:hAnsi="Cambria Math"/>
                      <w:b/>
                      <w:szCs w:val="21"/>
                    </w:rPr>
                  </m:ctrlPr>
                </m:accPr>
                <m:e>
                  <m:r>
                    <m:rPr>
                      <m:sty m:val="b"/>
                    </m:rPr>
                    <w:rPr>
                      <w:rFonts w:ascii="Cambria Math" w:hAnsi="Cambria Math"/>
                      <w:szCs w:val="21"/>
                    </w:rPr>
                    <m:t>θ</m:t>
                  </m:r>
                </m:e>
              </m:acc>
            </m:e>
          </m:d>
          <m:r>
            <w:rPr>
              <w:rFonts w:ascii="Cambria Math" w:hAnsi="Cambria Math"/>
              <w:szCs w:val="21"/>
            </w:rPr>
            <m:t xml:space="preserve"> </m:t>
          </m:r>
          <m:r>
            <w:ins w:id="188" w:author="wang wei" w:date="2022-11-03T22:10:00Z">
              <w:rPr>
                <w:rFonts w:ascii="Cambria Math" w:hAnsi="Cambria Math"/>
                <w:szCs w:val="21"/>
              </w:rPr>
              <m:t>,</m:t>
            </w:ins>
          </m:r>
          <m:r>
            <w:del w:id="189" w:author="wang wei" w:date="2022-11-03T22:10:00Z">
              <w:rPr>
                <w:rFonts w:ascii="Cambria Math" w:hAnsi="Cambria Math"/>
                <w:szCs w:val="21"/>
              </w:rPr>
              <m:t>.</m:t>
            </w:del>
          </m:r>
        </m:oMath>
      </m:oMathPara>
    </w:p>
    <w:p w14:paraId="44BE0327" w14:textId="6AF4ABB9" w:rsidR="00966D4C" w:rsidRPr="0016267E" w:rsidRDefault="006B23F9" w:rsidP="004157AB">
      <w:pPr>
        <w:rPr>
          <w:szCs w:val="21"/>
        </w:rPr>
      </w:pPr>
      <w:ins w:id="190" w:author="wang wei" w:date="2022-11-03T22:10:00Z">
        <w:r>
          <w:rPr>
            <w:szCs w:val="21"/>
          </w:rPr>
          <w:t xml:space="preserve">where </w:t>
        </w:r>
      </w:ins>
      <m:oMath>
        <m:r>
          <w:ins w:id="191" w:author="wang wei" w:date="2022-11-03T22:10:00Z">
            <m:rPr>
              <m:sty m:val="p"/>
            </m:rPr>
            <w:rPr>
              <w:rFonts w:ascii="Cambria Math" w:hAnsi="Cambria Math" w:hint="eastAsia"/>
              <w:szCs w:val="21"/>
            </w:rPr>
            <m:t>vec</m:t>
          </w:ins>
        </m:r>
        <m:d>
          <m:dPr>
            <m:ctrlPr>
              <w:ins w:id="192" w:author="wang wei" w:date="2022-11-03T22:10:00Z">
                <w:rPr>
                  <w:rFonts w:ascii="Cambria Math" w:hAnsi="Cambria Math"/>
                  <w:iCs/>
                  <w:szCs w:val="21"/>
                </w:rPr>
              </w:ins>
            </m:ctrlPr>
          </m:dPr>
          <m:e>
            <m:r>
              <w:ins w:id="193" w:author="wang wei" w:date="2022-11-03T22:10:00Z">
                <m:rPr>
                  <m:sty m:val="b"/>
                </m:rPr>
                <w:rPr>
                  <w:rFonts w:ascii="Cambria Math" w:hAnsi="Cambria Math"/>
                  <w:szCs w:val="21"/>
                </w:rPr>
                <m:t>⋅</m:t>
              </w:ins>
            </m:r>
          </m:e>
        </m:d>
      </m:oMath>
      <w:ins w:id="194" w:author="wang wei" w:date="2022-11-03T22:10:00Z">
        <w:r w:rsidRPr="0016267E">
          <w:rPr>
            <w:rFonts w:hint="eastAsia"/>
            <w:iCs/>
            <w:szCs w:val="21"/>
          </w:rPr>
          <w:t xml:space="preserve"> </w:t>
        </w:r>
        <w:r w:rsidRPr="0016267E">
          <w:rPr>
            <w:iCs/>
            <w:szCs w:val="21"/>
          </w:rPr>
          <w:t xml:space="preserve">indicates </w:t>
        </w:r>
        <w:r w:rsidRPr="0016267E">
          <w:rPr>
            <w:rFonts w:eastAsia="等线"/>
            <w:iCs/>
            <w:szCs w:val="21"/>
          </w:rPr>
          <w:t xml:space="preserve">vectorizing </w:t>
        </w:r>
        <w:r w:rsidRPr="0016267E">
          <w:rPr>
            <w:iCs/>
            <w:szCs w:val="21"/>
          </w:rPr>
          <w:t>a matrix according to its column vectors</w:t>
        </w:r>
        <w:r>
          <w:rPr>
            <w:iCs/>
            <w:szCs w:val="21"/>
          </w:rPr>
          <w:t>.</w:t>
        </w:r>
        <w:r w:rsidRPr="0016267E">
          <w:rPr>
            <w:szCs w:val="21"/>
          </w:rPr>
          <w:t xml:space="preserve"> </w:t>
        </w:r>
      </w:ins>
      <w:r w:rsidR="00D91F51" w:rsidRPr="0016267E">
        <w:rPr>
          <w:szCs w:val="21"/>
        </w:rPr>
        <w:lastRenderedPageBreak/>
        <w:t xml:space="preserve">Combining </w:t>
      </w:r>
      <w:r w:rsidR="00FD450F">
        <w:rPr>
          <w:rFonts w:eastAsia="等线"/>
          <w:szCs w:val="21"/>
        </w:rPr>
        <w:t>F</w:t>
      </w:r>
      <w:r w:rsidR="00D91F51" w:rsidRPr="0016267E">
        <w:rPr>
          <w:rFonts w:eastAsia="等线"/>
          <w:szCs w:val="21"/>
        </w:rPr>
        <w:t>ormulas</w:t>
      </w:r>
      <w:r w:rsidR="00D91F51" w:rsidRPr="0016267E">
        <w:rPr>
          <w:szCs w:val="21"/>
        </w:rPr>
        <w:t xml:space="preserve"> </w:t>
      </w:r>
      <w:r w:rsidR="00AC52B0" w:rsidRPr="0016267E">
        <w:rPr>
          <w:szCs w:val="21"/>
        </w:rPr>
        <w:fldChar w:fldCharType="begin"/>
      </w:r>
      <w:r w:rsidR="00AC52B0" w:rsidRPr="0016267E">
        <w:rPr>
          <w:szCs w:val="21"/>
        </w:rPr>
        <w:instrText xml:space="preserve"> REF _Ref103893523 \h </w:instrText>
      </w:r>
      <w:r w:rsidR="00AC52B0" w:rsidRPr="0016267E">
        <w:rPr>
          <w:szCs w:val="21"/>
        </w:rPr>
      </w:r>
      <w:r w:rsidR="00AC52B0" w:rsidRPr="0016267E">
        <w:rPr>
          <w:szCs w:val="21"/>
        </w:rPr>
        <w:fldChar w:fldCharType="separate"/>
      </w:r>
      <w:ins w:id="195" w:author="wang wei" w:date="2022-11-07T10:50:00Z">
        <w:r w:rsidR="00734AAA" w:rsidRPr="0016267E">
          <w:rPr>
            <w:rFonts w:hint="eastAsia"/>
            <w:szCs w:val="21"/>
          </w:rPr>
          <w:t>(</w:t>
        </w:r>
        <w:r w:rsidR="00734AAA">
          <w:rPr>
            <w:noProof/>
          </w:rPr>
          <w:t>2</w:t>
        </w:r>
        <w:r w:rsidR="00734AAA" w:rsidRPr="0016267E">
          <w:rPr>
            <w:szCs w:val="21"/>
          </w:rPr>
          <w:t>)</w:t>
        </w:r>
      </w:ins>
      <w:del w:id="196" w:author="wang wei" w:date="2022-11-07T10:50:00Z">
        <w:r w:rsidR="00A92CD2" w:rsidRPr="0016267E" w:rsidDel="00734AAA">
          <w:rPr>
            <w:rFonts w:hint="eastAsia"/>
            <w:szCs w:val="21"/>
          </w:rPr>
          <w:delText>(</w:delText>
        </w:r>
        <w:r w:rsidR="00A92CD2" w:rsidDel="00734AAA">
          <w:rPr>
            <w:noProof/>
          </w:rPr>
          <w:delText>2</w:delText>
        </w:r>
        <w:r w:rsidR="00A92CD2" w:rsidRPr="0016267E" w:rsidDel="00734AAA">
          <w:rPr>
            <w:szCs w:val="21"/>
          </w:rPr>
          <w:delText>)</w:delText>
        </w:r>
      </w:del>
      <w:r w:rsidR="00AC52B0" w:rsidRPr="0016267E">
        <w:rPr>
          <w:szCs w:val="21"/>
        </w:rPr>
        <w:fldChar w:fldCharType="end"/>
      </w:r>
      <w:r w:rsidR="00D91F51" w:rsidRPr="0016267E">
        <w:rPr>
          <w:szCs w:val="21"/>
        </w:rPr>
        <w:t xml:space="preserve"> and </w:t>
      </w:r>
      <w:r w:rsidR="00D91F51" w:rsidRPr="0016267E">
        <w:rPr>
          <w:szCs w:val="21"/>
        </w:rPr>
        <w:fldChar w:fldCharType="begin"/>
      </w:r>
      <w:r w:rsidR="00D91F51" w:rsidRPr="0016267E">
        <w:rPr>
          <w:szCs w:val="21"/>
        </w:rPr>
        <w:instrText xml:space="preserve"> REF _Ref103890971 \h </w:instrText>
      </w:r>
      <w:r w:rsidR="00D91F51" w:rsidRPr="0016267E">
        <w:rPr>
          <w:szCs w:val="21"/>
        </w:rPr>
      </w:r>
      <w:r w:rsidR="00D91F51" w:rsidRPr="0016267E">
        <w:rPr>
          <w:szCs w:val="21"/>
        </w:rPr>
        <w:fldChar w:fldCharType="separate"/>
      </w:r>
      <w:ins w:id="197" w:author="wang wei" w:date="2022-11-07T10:50:00Z">
        <w:r w:rsidR="00734AAA" w:rsidRPr="0016267E">
          <w:rPr>
            <w:rFonts w:hint="eastAsia"/>
            <w:szCs w:val="21"/>
          </w:rPr>
          <w:t>(</w:t>
        </w:r>
        <w:r w:rsidR="00734AAA">
          <w:rPr>
            <w:noProof/>
            <w:szCs w:val="21"/>
          </w:rPr>
          <w:t>3</w:t>
        </w:r>
        <w:r w:rsidR="00734AAA" w:rsidRPr="0016267E">
          <w:rPr>
            <w:szCs w:val="21"/>
          </w:rPr>
          <w:t>)</w:t>
        </w:r>
      </w:ins>
      <w:del w:id="198" w:author="wang wei" w:date="2022-11-07T10:50:00Z">
        <w:r w:rsidR="00A92CD2" w:rsidRPr="0016267E" w:rsidDel="00734AAA">
          <w:rPr>
            <w:rFonts w:hint="eastAsia"/>
            <w:szCs w:val="21"/>
          </w:rPr>
          <w:delText>(</w:delText>
        </w:r>
        <w:r w:rsidR="00A92CD2" w:rsidDel="00734AAA">
          <w:rPr>
            <w:noProof/>
            <w:szCs w:val="21"/>
          </w:rPr>
          <w:delText>3</w:delText>
        </w:r>
        <w:r w:rsidR="00A92CD2" w:rsidRPr="0016267E" w:rsidDel="00734AAA">
          <w:rPr>
            <w:szCs w:val="21"/>
          </w:rPr>
          <w:delText>)</w:delText>
        </w:r>
      </w:del>
      <w:r w:rsidR="00D91F51" w:rsidRPr="0016267E">
        <w:rPr>
          <w:szCs w:val="21"/>
        </w:rPr>
        <w:fldChar w:fldCharType="end"/>
      </w:r>
      <w:r w:rsidR="00937540" w:rsidRPr="0016267E">
        <w:rPr>
          <w:szCs w:val="21"/>
        </w:rPr>
        <w:t>, we constructed MCMAR as follows:</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358"/>
      </w:tblGrid>
      <w:tr w:rsidR="009E3AD3" w:rsidRPr="0016267E" w14:paraId="6571678F" w14:textId="77777777" w:rsidTr="00BA2977">
        <w:tc>
          <w:tcPr>
            <w:tcW w:w="7938" w:type="dxa"/>
          </w:tcPr>
          <w:p w14:paraId="37485A1A" w14:textId="356E9E2C" w:rsidR="00937540" w:rsidRPr="0016267E" w:rsidRDefault="00000000" w:rsidP="00BA2977">
            <w:pPr>
              <w:rPr>
                <w:szCs w:val="21"/>
              </w:rPr>
            </w:pPr>
            <m:oMathPara>
              <m:oMath>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p"/>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i"/>
                  </m:rPr>
                  <w:rPr>
                    <w:rFonts w:ascii="Cambria Math" w:hAnsi="Cambria Math"/>
                    <w:szCs w:val="21"/>
                  </w:rPr>
                  <m:t>β</m:t>
                </m:r>
                <m:r>
                  <m:rPr>
                    <m:sty m:val="p"/>
                  </m:rPr>
                  <w:rPr>
                    <w:rFonts w:ascii="Cambria Math" w:hAnsi="Cambria Math"/>
                    <w:szCs w:val="21"/>
                  </w:rPr>
                  <m:t>+</m:t>
                </m:r>
                <w:bookmarkStart w:id="199" w:name="_Hlk96334680"/>
                <m:sSup>
                  <m:sSupPr>
                    <m:ctrlPr>
                      <w:rPr>
                        <w:rFonts w:ascii="Cambria Math" w:hAnsi="Cambria Math"/>
                        <w:i/>
                        <w:iCs/>
                        <w:szCs w:val="21"/>
                      </w:rPr>
                    </m:ctrlPr>
                  </m:sSupPr>
                  <m:e>
                    <m:r>
                      <m:rPr>
                        <m:sty m:val="bi"/>
                      </m:rPr>
                      <w:rPr>
                        <w:rFonts w:ascii="Cambria Math" w:hAnsi="Cambria Math"/>
                        <w:szCs w:val="21"/>
                      </w:rPr>
                      <m:t>ξ</m:t>
                    </m:r>
                  </m:e>
                  <m:sup>
                    <m:r>
                      <w:rPr>
                        <w:rFonts w:ascii="Cambria Math" w:hAnsi="Cambria Math"/>
                        <w:szCs w:val="21"/>
                      </w:rPr>
                      <m:t>*</m:t>
                    </m:r>
                  </m:sup>
                </m:sSup>
                <w:bookmarkEnd w:id="199"/>
                <m:r>
                  <m:rPr>
                    <m:sty m:val="p"/>
                  </m:rPr>
                  <w:rPr>
                    <w:rFonts w:ascii="Cambria Math" w:hAnsi="Cambria Math"/>
                    <w:szCs w:val="21"/>
                  </w:rPr>
                  <m:t>+</m:t>
                </m:r>
                <w:bookmarkStart w:id="200" w:name="_Hlk96334710"/>
                <m:sSup>
                  <m:sSupPr>
                    <m:ctrlPr>
                      <w:rPr>
                        <w:rFonts w:ascii="Cambria Math" w:hAnsi="Cambria Math"/>
                        <w:i/>
                        <w:iCs/>
                        <w:szCs w:val="21"/>
                      </w:rPr>
                    </m:ctrlPr>
                  </m:sSupPr>
                  <m:e>
                    <m:r>
                      <m:rPr>
                        <m:sty m:val="bi"/>
                      </m:rPr>
                      <w:rPr>
                        <w:rFonts w:ascii="Cambria Math" w:hAnsi="Cambria Math"/>
                        <w:szCs w:val="21"/>
                      </w:rPr>
                      <m:t>ε</m:t>
                    </m:r>
                  </m:e>
                  <m:sup>
                    <m:r>
                      <w:rPr>
                        <w:rFonts w:ascii="Cambria Math" w:hAnsi="Cambria Math"/>
                        <w:szCs w:val="21"/>
                      </w:rPr>
                      <m:t>*</m:t>
                    </m:r>
                  </m:sup>
                </m:sSup>
                <w:bookmarkEnd w:id="200"/>
                <m:r>
                  <w:rPr>
                    <w:rFonts w:ascii="Cambria Math" w:hAnsi="Cambria Math"/>
                    <w:szCs w:val="21"/>
                  </w:rPr>
                  <m:t>,</m:t>
                </m:r>
              </m:oMath>
            </m:oMathPara>
          </w:p>
        </w:tc>
        <w:tc>
          <w:tcPr>
            <w:tcW w:w="358" w:type="dxa"/>
            <w:vMerge w:val="restart"/>
            <w:vAlign w:val="center"/>
          </w:tcPr>
          <w:p w14:paraId="6DB575B4" w14:textId="0564D3D0" w:rsidR="00937540" w:rsidRPr="0016267E" w:rsidRDefault="00D91F51" w:rsidP="00BA2977">
            <w:pPr>
              <w:keepNext/>
              <w:jc w:val="right"/>
              <w:rPr>
                <w:szCs w:val="21"/>
              </w:rPr>
            </w:pPr>
            <w:r w:rsidRPr="0016267E">
              <w:rPr>
                <w:rFonts w:hint="eastAsia"/>
                <w:szCs w:val="21"/>
              </w:rPr>
              <w:t>(</w:t>
            </w:r>
            <w:r w:rsidR="00955C7F" w:rsidRPr="0016267E">
              <w:fldChar w:fldCharType="begin"/>
            </w:r>
            <w:r w:rsidRPr="0016267E">
              <w:instrText xml:space="preserve"> SEQ Equation \* ARABIC </w:instrText>
            </w:r>
            <w:r w:rsidR="00955C7F" w:rsidRPr="0016267E">
              <w:fldChar w:fldCharType="separate"/>
            </w:r>
            <w:r w:rsidR="00734AAA">
              <w:rPr>
                <w:noProof/>
              </w:rPr>
              <w:t>4</w:t>
            </w:r>
            <w:r w:rsidR="00955C7F" w:rsidRPr="0016267E">
              <w:fldChar w:fldCharType="end"/>
            </w:r>
            <w:r w:rsidRPr="0016267E">
              <w:t>)</w:t>
            </w:r>
          </w:p>
        </w:tc>
      </w:tr>
      <w:tr w:rsidR="009E3AD3" w:rsidRPr="0016267E" w14:paraId="4D0236F5" w14:textId="77777777" w:rsidTr="00BA2977">
        <w:tc>
          <w:tcPr>
            <w:tcW w:w="7938" w:type="dxa"/>
          </w:tcPr>
          <w:p w14:paraId="4A9ECBD0" w14:textId="2177EAC0" w:rsidR="00937540" w:rsidRPr="0016267E" w:rsidRDefault="00000000" w:rsidP="00937540">
            <w:pPr>
              <w:rPr>
                <w:szCs w:val="21"/>
              </w:rPr>
            </w:pPr>
            <m:oMathPara>
              <m:oMath>
                <m:sSup>
                  <m:sSupPr>
                    <m:ctrlPr>
                      <w:rPr>
                        <w:rFonts w:ascii="Cambria Math" w:hAnsi="Cambria Math"/>
                        <w:i/>
                        <w:iCs/>
                        <w:szCs w:val="21"/>
                      </w:rPr>
                    </m:ctrlPr>
                  </m:sSupPr>
                  <m:e>
                    <m:r>
                      <m:rPr>
                        <m:sty m:val="bi"/>
                      </m:rPr>
                      <w:rPr>
                        <w:rFonts w:ascii="Cambria Math" w:hAnsi="Cambria Math"/>
                        <w:szCs w:val="21"/>
                      </w:rPr>
                      <m:t>ξ</m:t>
                    </m:r>
                  </m:e>
                  <m:sup>
                    <m:r>
                      <w:rPr>
                        <w:rFonts w:ascii="Cambria Math" w:hAnsi="Cambria Math"/>
                        <w:szCs w:val="21"/>
                      </w:rPr>
                      <m:t>*</m:t>
                    </m:r>
                  </m:sup>
                </m:sSup>
                <m:r>
                  <w:rPr>
                    <w:rFonts w:ascii="Cambria Math" w:hAnsi="Cambria Math"/>
                    <w:szCs w:val="21"/>
                  </w:rPr>
                  <m:t>~MN</m:t>
                </m:r>
                <m:d>
                  <m:dPr>
                    <m:ctrlPr>
                      <w:rPr>
                        <w:rFonts w:ascii="Cambria Math" w:hAnsi="Cambria Math"/>
                        <w:i/>
                        <w:szCs w:val="21"/>
                      </w:rPr>
                    </m:ctrlPr>
                  </m:dPr>
                  <m:e>
                    <m:r>
                      <m:rPr>
                        <m:sty m:val="b"/>
                      </m:rPr>
                      <w:rPr>
                        <w:rFonts w:ascii="Cambria Math" w:hAnsi="Cambria Math"/>
                        <w:szCs w:val="21"/>
                      </w:rPr>
                      <m:t>0,U</m:t>
                    </m:r>
                    <w:bookmarkStart w:id="201" w:name="_Hlk96334458"/>
                    <m:r>
                      <m:rPr>
                        <m:sty m:val="b"/>
                      </m:rPr>
                      <w:rPr>
                        <w:rFonts w:ascii="Cambria Math" w:hAnsi="Cambria Math"/>
                        <w:szCs w:val="21"/>
                      </w:rPr>
                      <m:t>⊗</m:t>
                    </m:r>
                    <w:bookmarkEnd w:id="201"/>
                    <m:r>
                      <m:rPr>
                        <m:sty m:val="b"/>
                      </m:rPr>
                      <w:rPr>
                        <w:rFonts w:ascii="Cambria Math" w:hAnsi="Cambria Math" w:hint="eastAsia"/>
                        <w:szCs w:val="21"/>
                      </w:rPr>
                      <m:t>V</m:t>
                    </m:r>
                  </m:e>
                </m:d>
                <m:r>
                  <w:rPr>
                    <w:rFonts w:ascii="Cambria Math" w:hAnsi="Cambria Math"/>
                    <w:szCs w:val="21"/>
                  </w:rPr>
                  <m:t xml:space="preserve">, </m:t>
                </m:r>
                <m:sSup>
                  <m:sSupPr>
                    <m:ctrlPr>
                      <w:rPr>
                        <w:rFonts w:ascii="Cambria Math" w:hAnsi="Cambria Math"/>
                        <w:i/>
                        <w:iCs/>
                        <w:szCs w:val="21"/>
                      </w:rPr>
                    </m:ctrlPr>
                  </m:sSupPr>
                  <m:e>
                    <m:r>
                      <m:rPr>
                        <m:sty m:val="bi"/>
                      </m:rPr>
                      <w:rPr>
                        <w:rFonts w:ascii="Cambria Math" w:hAnsi="Cambria Math"/>
                        <w:szCs w:val="21"/>
                      </w:rPr>
                      <m:t>ε</m:t>
                    </m:r>
                  </m:e>
                  <m:sup>
                    <m:r>
                      <w:rPr>
                        <w:rFonts w:ascii="Cambria Math" w:hAnsi="Cambria Math"/>
                        <w:szCs w:val="21"/>
                      </w:rPr>
                      <m:t>*</m:t>
                    </m:r>
                  </m:sup>
                </m:sSup>
                <m:r>
                  <m:rPr>
                    <m:sty m:val="p"/>
                  </m:rPr>
                  <w:rPr>
                    <w:rFonts w:ascii="Cambria Math" w:hAnsi="Cambria Math"/>
                    <w:szCs w:val="21"/>
                  </w:rPr>
                  <m:t>~</m:t>
                </m:r>
                <m:r>
                  <w:rPr>
                    <w:rFonts w:ascii="Cambria Math" w:hAnsi="Cambria Math"/>
                    <w:szCs w:val="21"/>
                  </w:rPr>
                  <m:t>MN</m:t>
                </m:r>
                <m:d>
                  <m:dPr>
                    <m:ctrlPr>
                      <w:rPr>
                        <w:rFonts w:ascii="Cambria Math" w:hAnsi="Cambria Math"/>
                        <w:szCs w:val="21"/>
                      </w:rPr>
                    </m:ctrlPr>
                  </m:dPr>
                  <m:e>
                    <m:r>
                      <m:rPr>
                        <m:sty m:val="b"/>
                      </m:rPr>
                      <w:rPr>
                        <w:rFonts w:ascii="Cambria Math" w:hAnsi="Cambria Math"/>
                        <w:szCs w:val="21"/>
                      </w:rPr>
                      <m:t>0</m:t>
                    </m:r>
                    <m:r>
                      <m:rPr>
                        <m:sty m:val="p"/>
                      </m:rPr>
                      <w:rPr>
                        <w:rFonts w:ascii="Cambria Math" w:hAnsi="Cambria Math"/>
                        <w:szCs w:val="21"/>
                      </w:rPr>
                      <m:t>,</m:t>
                    </m:r>
                    <m:r>
                      <m:rPr>
                        <m:sty m:val="b"/>
                      </m:rPr>
                      <w:rPr>
                        <w:rFonts w:ascii="Cambria Math" w:hAnsi="Cambria Math"/>
                        <w:szCs w:val="21"/>
                      </w:rPr>
                      <m:t>D</m:t>
                    </m:r>
                  </m:e>
                </m:d>
                <m:r>
                  <w:rPr>
                    <w:rFonts w:ascii="Cambria Math" w:hAnsi="Cambria Math"/>
                    <w:szCs w:val="21"/>
                  </w:rPr>
                  <m:t xml:space="preserve">, </m:t>
                </m:r>
                <m:sSup>
                  <m:sSupPr>
                    <m:ctrlPr>
                      <w:rPr>
                        <w:rFonts w:ascii="Cambria Math" w:hAnsi="Cambria Math"/>
                        <w:i/>
                        <w:iCs/>
                        <w:szCs w:val="21"/>
                      </w:rPr>
                    </m:ctrlPr>
                  </m:sSupPr>
                  <m:e>
                    <m:r>
                      <m:rPr>
                        <m:sty m:val="bi"/>
                      </m:rPr>
                      <w:rPr>
                        <w:rFonts w:ascii="Cambria Math" w:hAnsi="Cambria Math"/>
                        <w:szCs w:val="21"/>
                      </w:rPr>
                      <m:t>ξ</m:t>
                    </m:r>
                  </m:e>
                  <m:sup>
                    <m:r>
                      <w:rPr>
                        <w:rFonts w:ascii="Cambria Math" w:hAnsi="Cambria Math"/>
                        <w:szCs w:val="21"/>
                      </w:rPr>
                      <m:t>*</m:t>
                    </m:r>
                  </m:sup>
                </m:sSup>
                <m:r>
                  <w:rPr>
                    <w:rFonts w:ascii="Cambria Math" w:hAnsi="Cambria Math"/>
                    <w:szCs w:val="21"/>
                  </w:rPr>
                  <m:t>⊥</m:t>
                </m:r>
                <m:sSup>
                  <m:sSupPr>
                    <m:ctrlPr>
                      <w:rPr>
                        <w:rFonts w:ascii="Cambria Math" w:hAnsi="Cambria Math"/>
                        <w:i/>
                        <w:iCs/>
                        <w:szCs w:val="21"/>
                      </w:rPr>
                    </m:ctrlPr>
                  </m:sSupPr>
                  <m:e>
                    <m:r>
                      <m:rPr>
                        <m:sty m:val="bi"/>
                      </m:rPr>
                      <w:rPr>
                        <w:rFonts w:ascii="Cambria Math" w:hAnsi="Cambria Math"/>
                        <w:szCs w:val="21"/>
                      </w:rPr>
                      <m:t>ε</m:t>
                    </m:r>
                  </m:e>
                  <m:sup>
                    <m:r>
                      <w:rPr>
                        <w:rFonts w:ascii="Cambria Math" w:hAnsi="Cambria Math"/>
                        <w:szCs w:val="21"/>
                      </w:rPr>
                      <m:t>*</m:t>
                    </m:r>
                  </m:sup>
                </m:sSup>
                <m:r>
                  <w:rPr>
                    <w:rFonts w:ascii="Cambria Math" w:hAnsi="Cambria Math"/>
                    <w:szCs w:val="21"/>
                  </w:rPr>
                  <m:t xml:space="preserve"> .</m:t>
                </m:r>
              </m:oMath>
            </m:oMathPara>
          </w:p>
        </w:tc>
        <w:tc>
          <w:tcPr>
            <w:tcW w:w="358" w:type="dxa"/>
            <w:vMerge/>
          </w:tcPr>
          <w:p w14:paraId="48FDD5DC" w14:textId="77777777" w:rsidR="00937540" w:rsidRPr="0016267E" w:rsidRDefault="00937540" w:rsidP="00937540">
            <w:pPr>
              <w:keepNext/>
              <w:rPr>
                <w:szCs w:val="21"/>
              </w:rPr>
            </w:pPr>
          </w:p>
        </w:tc>
      </w:tr>
    </w:tbl>
    <w:p w14:paraId="6C2846D8" w14:textId="310796C5" w:rsidR="00985BA8" w:rsidRPr="0016267E" w:rsidRDefault="008F29B1" w:rsidP="00937540">
      <w:pPr>
        <w:jc w:val="left"/>
        <w:rPr>
          <w:szCs w:val="21"/>
        </w:rPr>
      </w:pPr>
      <w:r>
        <w:rPr>
          <w:rFonts w:eastAsia="等线"/>
          <w:szCs w:val="21"/>
        </w:rPr>
        <w:t>Then</w:t>
      </w:r>
      <w:r w:rsidR="00D91F51" w:rsidRPr="0016267E">
        <w:rPr>
          <w:rFonts w:eastAsia="等线"/>
          <w:szCs w:val="21"/>
        </w:rPr>
        <w:t>,</w:t>
      </w:r>
    </w:p>
    <w:p w14:paraId="30D862B2" w14:textId="5226E453" w:rsidR="00985BA8" w:rsidRPr="0016267E" w:rsidRDefault="00000000" w:rsidP="00985BA8">
      <w:pPr>
        <w:wordWrap w:val="0"/>
        <w:jc w:val="right"/>
        <w:rPr>
          <w:vanish/>
          <w:szCs w:val="21"/>
          <w:specVanish/>
        </w:rPr>
      </w:pPr>
      <m:oMath>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w:rPr>
            <w:rFonts w:ascii="Cambria Math" w:hAnsi="Cambria Math"/>
            <w:szCs w:val="21"/>
          </w:rPr>
          <m:t>~</m:t>
        </m:r>
        <m:r>
          <w:rPr>
            <w:rFonts w:ascii="Cambria Math" w:hAnsi="Cambria Math" w:hint="eastAsia"/>
            <w:szCs w:val="21"/>
          </w:rPr>
          <m:t>MN</m:t>
        </m:r>
        <m:d>
          <m:dPr>
            <m:ctrlPr>
              <w:rPr>
                <w:rFonts w:ascii="Cambria Math" w:hAnsi="Cambria Math"/>
                <w:i/>
                <w:szCs w:val="21"/>
              </w:rPr>
            </m:ctrlPr>
          </m:dPr>
          <m:e>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w:bookmarkStart w:id="202" w:name="_Hlk96262665"/>
            <m:r>
              <m:rPr>
                <m:sty m:val="bi"/>
              </m:rPr>
              <w:rPr>
                <w:rFonts w:ascii="Cambria Math" w:hAnsi="Cambria Math"/>
                <w:szCs w:val="21"/>
              </w:rPr>
              <m:t>β</m:t>
            </m:r>
            <m:r>
              <w:rPr>
                <w:rFonts w:ascii="Cambria Math" w:hAnsi="Cambria Math"/>
                <w:szCs w:val="21"/>
              </w:rPr>
              <m:t>,</m:t>
            </m:r>
            <m:r>
              <m:rPr>
                <m:sty m:val="b"/>
              </m:rPr>
              <w:rPr>
                <w:rFonts w:ascii="Cambria Math" w:hAnsi="Cambria Math"/>
                <w:szCs w:val="21"/>
              </w:rPr>
              <m:t>U⊗</m:t>
            </m:r>
            <m:r>
              <m:rPr>
                <m:sty m:val="b"/>
              </m:rPr>
              <w:rPr>
                <w:rFonts w:ascii="Cambria Math" w:hAnsi="Cambria Math" w:hint="eastAsia"/>
                <w:szCs w:val="21"/>
              </w:rPr>
              <m:t>V</m:t>
            </m:r>
            <m:r>
              <m:rPr>
                <m:sty m:val="b"/>
              </m:rPr>
              <w:rPr>
                <w:rFonts w:ascii="Cambria Math" w:hAnsi="Cambria Math"/>
                <w:szCs w:val="21"/>
              </w:rPr>
              <m:t>+D</m:t>
            </m:r>
            <w:bookmarkEnd w:id="202"/>
          </m:e>
        </m:d>
        <m:r>
          <w:rPr>
            <w:rFonts w:ascii="Cambria Math" w:hAnsi="Cambria Math"/>
            <w:szCs w:val="21"/>
          </w:rPr>
          <m:t>.</m:t>
        </m:r>
      </m:oMath>
      <w:r w:rsidR="00D91F51" w:rsidRPr="0016267E">
        <w:rPr>
          <w:rFonts w:eastAsia="等线"/>
          <w:szCs w:val="21"/>
        </w:rPr>
        <w:t xml:space="preserve"> </w:t>
      </w:r>
      <w:r w:rsidR="009B39DB" w:rsidRPr="0016267E">
        <w:rPr>
          <w:rFonts w:eastAsia="等线"/>
          <w:szCs w:val="21"/>
        </w:rPr>
        <w:tab/>
      </w:r>
      <w:r w:rsidR="009B39DB" w:rsidRPr="0016267E">
        <w:rPr>
          <w:rFonts w:eastAsia="等线"/>
          <w:szCs w:val="21"/>
        </w:rPr>
        <w:tab/>
      </w:r>
      <w:r w:rsidR="00D91F51" w:rsidRPr="0016267E">
        <w:rPr>
          <w:rFonts w:eastAsia="等线"/>
          <w:szCs w:val="21"/>
        </w:rPr>
        <w:t xml:space="preserve"> </w:t>
      </w:r>
      <w:r w:rsidR="009B39DB" w:rsidRPr="0016267E">
        <w:rPr>
          <w:rFonts w:eastAsia="等线"/>
          <w:szCs w:val="21"/>
        </w:rPr>
        <w:tab/>
      </w:r>
      <w:r w:rsidR="003A72ED">
        <w:rPr>
          <w:rFonts w:eastAsia="等线"/>
          <w:szCs w:val="21"/>
        </w:rPr>
        <w:tab/>
      </w:r>
      <w:r w:rsidR="003A72ED">
        <w:rPr>
          <w:rFonts w:eastAsia="等线"/>
          <w:szCs w:val="21"/>
        </w:rPr>
        <w:tab/>
      </w:r>
      <w:r w:rsidR="009B39DB" w:rsidRPr="0016267E">
        <w:rPr>
          <w:rFonts w:eastAsia="等线"/>
          <w:szCs w:val="21"/>
        </w:rPr>
        <w:tab/>
      </w:r>
      <w:r w:rsidR="009B39DB" w:rsidRPr="0016267E">
        <w:rPr>
          <w:rFonts w:eastAsia="等线"/>
          <w:szCs w:val="21"/>
        </w:rPr>
        <w:tab/>
      </w:r>
    </w:p>
    <w:p w14:paraId="3A6E3A90" w14:textId="4F88D9A1" w:rsidR="00985BA8" w:rsidRPr="0016267E" w:rsidRDefault="00D91F51" w:rsidP="00A44468">
      <w:pPr>
        <w:pStyle w:val="af"/>
        <w:rPr>
          <w:szCs w:val="21"/>
        </w:rPr>
      </w:pPr>
      <w:r w:rsidRPr="0016267E">
        <w:rPr>
          <w:szCs w:val="21"/>
        </w:rPr>
        <w:t xml:space="preserve"> </w:t>
      </w:r>
      <w:bookmarkStart w:id="203" w:name="_Ref103894229"/>
      <w:r w:rsidRPr="0016267E">
        <w:rPr>
          <w:rFonts w:hint="eastAsia"/>
          <w:szCs w:val="21"/>
        </w:rPr>
        <w:t>(</w:t>
      </w:r>
      <w:r w:rsidR="00A44468" w:rsidRPr="0016267E">
        <w:rPr>
          <w:szCs w:val="21"/>
        </w:rPr>
        <w:fldChar w:fldCharType="begin"/>
      </w:r>
      <w:r w:rsidR="00A44468" w:rsidRPr="0016267E">
        <w:rPr>
          <w:szCs w:val="21"/>
        </w:rPr>
        <w:instrText xml:space="preserve"> </w:instrText>
      </w:r>
      <w:r w:rsidR="00A44468" w:rsidRPr="0016267E">
        <w:rPr>
          <w:rFonts w:hint="eastAsia"/>
          <w:szCs w:val="21"/>
        </w:rPr>
        <w:instrText>SEQ Equation \* ARABIC</w:instrText>
      </w:r>
      <w:r w:rsidR="00A44468" w:rsidRPr="0016267E">
        <w:rPr>
          <w:szCs w:val="21"/>
        </w:rPr>
        <w:instrText xml:space="preserve"> </w:instrText>
      </w:r>
      <w:r w:rsidR="00A44468" w:rsidRPr="0016267E">
        <w:rPr>
          <w:szCs w:val="21"/>
        </w:rPr>
        <w:fldChar w:fldCharType="separate"/>
      </w:r>
      <w:r w:rsidR="00734AAA">
        <w:rPr>
          <w:noProof/>
          <w:szCs w:val="21"/>
        </w:rPr>
        <w:t>5</w:t>
      </w:r>
      <w:r w:rsidR="00A44468" w:rsidRPr="0016267E">
        <w:rPr>
          <w:szCs w:val="21"/>
        </w:rPr>
        <w:fldChar w:fldCharType="end"/>
      </w:r>
      <w:r w:rsidRPr="0016267E">
        <w:rPr>
          <w:szCs w:val="21"/>
        </w:rPr>
        <w:t>)</w:t>
      </w:r>
      <w:bookmarkEnd w:id="203"/>
    </w:p>
    <w:p w14:paraId="31B68AEC" w14:textId="768132A0" w:rsidR="00B675DC" w:rsidRPr="0016267E" w:rsidRDefault="00D91F51" w:rsidP="0058103F">
      <w:pPr>
        <w:ind w:firstLineChars="100" w:firstLine="240"/>
        <w:rPr>
          <w:bCs/>
        </w:rPr>
      </w:pPr>
      <w:r w:rsidRPr="0016267E">
        <w:rPr>
          <w:rFonts w:hint="eastAsia"/>
          <w:bCs/>
        </w:rPr>
        <w:t>A</w:t>
      </w:r>
      <w:r w:rsidR="004836BE" w:rsidRPr="0016267E">
        <w:rPr>
          <w:bCs/>
        </w:rPr>
        <w:t xml:space="preserve">s </w:t>
      </w:r>
      <w:bookmarkStart w:id="204" w:name="_Hlk112060062"/>
      <w:r w:rsidR="004836BE" w:rsidRPr="0016267E">
        <w:rPr>
          <w:bCs/>
        </w:rPr>
        <w:t>Leroux</w:t>
      </w:r>
      <w:r w:rsidR="00FD450F" w:rsidRPr="0016267E" w:rsidDel="00FD450F">
        <w:rPr>
          <w:bCs/>
        </w:rPr>
        <w:t xml:space="preserve"> </w:t>
      </w:r>
      <w:r w:rsidR="00FD450F">
        <w:rPr>
          <w:bCs/>
        </w:rPr>
        <w:t>prior</w:t>
      </w:r>
      <w:bookmarkEnd w:id="204"/>
      <w:r w:rsidR="00FD450F">
        <w:rPr>
          <w:bCs/>
        </w:rPr>
        <w:t>-based</w:t>
      </w:r>
      <w:r w:rsidR="004836BE" w:rsidRPr="0016267E">
        <w:rPr>
          <w:bCs/>
        </w:rPr>
        <w:t xml:space="preserve"> conditional autoregression (LCAR) </w:t>
      </w:r>
      <w:r w:rsidR="009A26AE" w:rsidRPr="0016267E">
        <w:rPr>
          <w:bCs/>
        </w:rPr>
        <w:fldChar w:fldCharType="begin"/>
      </w:r>
      <w:r w:rsidR="00530407">
        <w:rPr>
          <w:bCs/>
        </w:rPr>
        <w:instrText xml:space="preserve"> ADDIN EN.CITE &lt;EndNote&gt;&lt;Cite&gt;&lt;Author&gt;Leroux&lt;/Author&gt;&lt;Year&gt;2000&lt;/Year&gt;&lt;RecNum&gt;95&lt;/RecNum&gt;&lt;DisplayText&gt;&lt;style face="superscript"&gt;[17]&lt;/style&gt;&lt;/DisplayText&gt;&lt;record&gt;&lt;rec-number&gt;95&lt;/rec-number&gt;&lt;foreign-keys&gt;&lt;key app="EN" db-id="2rwasr2aazvtwietz2j5029cwd9drpd5vp9p" timestamp="1653036914"&gt;95&lt;/key&gt;&lt;/foreign-keys&gt;&lt;ref-type name="Book"&gt;6&lt;/ref-type&gt;&lt;contributors&gt;&lt;authors&gt;&lt;author&gt;Leroux, B.&lt;/author&gt;&lt;author&gt;Lei, X.&lt;/author&gt;&lt;author&gt;Breslow, N.&lt;/author&gt;&lt;author&gt;Leroux, B. G.&lt;/author&gt;&lt;/authors&gt;&lt;/contributors&gt;&lt;titles&gt;&lt;title&gt;Estimation of Disease Rates in Small Areas: A new Mixed Model for Spatial Dependence&lt;/title&gt;&lt;/titles&gt;&lt;dates&gt;&lt;year&gt;2000&lt;/year&gt;&lt;/dates&gt;&lt;publisher&gt;Statistical Models in Epidemiology, the Environment, and Clinical Trials&lt;/publisher&gt;&lt;urls&gt;&lt;/urls&gt;&lt;/record&gt;&lt;/Cite&gt;&lt;/EndNote&gt;</w:instrText>
      </w:r>
      <w:r w:rsidR="009A26AE" w:rsidRPr="0016267E">
        <w:rPr>
          <w:bCs/>
        </w:rPr>
        <w:fldChar w:fldCharType="separate"/>
      </w:r>
      <w:r w:rsidR="00530407" w:rsidRPr="00530407">
        <w:rPr>
          <w:bCs/>
          <w:noProof/>
          <w:vertAlign w:val="superscript"/>
        </w:rPr>
        <w:t>[17]</w:t>
      </w:r>
      <w:r w:rsidR="009A26AE" w:rsidRPr="0016267E">
        <w:rPr>
          <w:bCs/>
        </w:rPr>
        <w:fldChar w:fldCharType="end"/>
      </w:r>
      <w:r w:rsidR="002F32E7" w:rsidRPr="0016267E">
        <w:rPr>
          <w:bCs/>
        </w:rPr>
        <w:t xml:space="preserve"> has been commonly used to </w:t>
      </w:r>
      <w:r w:rsidRPr="0016267E">
        <w:rPr>
          <w:rFonts w:eastAsia="等线"/>
          <w:bCs/>
        </w:rPr>
        <w:t xml:space="preserve">address </w:t>
      </w:r>
      <w:r w:rsidR="002F32E7" w:rsidRPr="0016267E">
        <w:rPr>
          <w:bCs/>
        </w:rPr>
        <w:t>the spatial autocorrelation issue due to its efficient computation and flexibility in considering both structure</w:t>
      </w:r>
      <w:r w:rsidR="00FD450F">
        <w:rPr>
          <w:bCs/>
        </w:rPr>
        <w:t>d</w:t>
      </w:r>
      <w:r w:rsidR="002F32E7" w:rsidRPr="0016267E">
        <w:rPr>
          <w:bCs/>
        </w:rPr>
        <w:t xml:space="preserve"> and unstructured random effects, according to</w:t>
      </w:r>
      <w:r w:rsidRPr="0016267E">
        <w:rPr>
          <w:rFonts w:eastAsia="等线"/>
          <w:bCs/>
        </w:rPr>
        <w:t xml:space="preserve"> the</w:t>
      </w:r>
      <w:r w:rsidR="002F32E7" w:rsidRPr="0016267E">
        <w:rPr>
          <w:bCs/>
        </w:rPr>
        <w:t xml:space="preserve"> Leroux prior, we defined </w:t>
      </w:r>
      <m:oMath>
        <m:r>
          <m:rPr>
            <m:sty m:val="b"/>
          </m:rPr>
          <w:rPr>
            <w:rFonts w:ascii="Cambria Math" w:hAnsi="Cambria Math"/>
            <w:szCs w:val="21"/>
          </w:rPr>
          <m:t>U</m:t>
        </m:r>
      </m:oMath>
      <w:r w:rsidR="003B0C9D" w:rsidRPr="0016267E">
        <w:rPr>
          <w:bCs/>
        </w:rPr>
        <w:t xml:space="preserve"> as follows:</w:t>
      </w:r>
    </w:p>
    <w:p w14:paraId="26B69E6C" w14:textId="3E7CD067" w:rsidR="002F32E7" w:rsidRPr="0016267E" w:rsidRDefault="00D91F51" w:rsidP="004157AB">
      <w:pPr>
        <w:rPr>
          <w:bCs/>
        </w:rPr>
      </w:pPr>
      <m:oMathPara>
        <m:oMath>
          <m:r>
            <m:rPr>
              <m:sty m:val="b"/>
            </m:rPr>
            <w:rPr>
              <w:rFonts w:ascii="Cambria Math" w:hAnsi="Cambria Math"/>
            </w:rPr>
            <m:t>U=</m:t>
          </m:r>
          <m:sSup>
            <m:sSupPr>
              <m:ctrlPr>
                <w:rPr>
                  <w:rFonts w:ascii="Cambria Math" w:hAnsi="Cambria Math"/>
                  <w:bCs/>
                </w:rPr>
              </m:ctrlPr>
            </m:sSupPr>
            <m:e>
              <m:r>
                <w:rPr>
                  <w:rFonts w:ascii="Cambria Math" w:hAnsi="Cambria Math"/>
                </w:rPr>
                <m:t>σ</m:t>
              </m:r>
            </m:e>
            <m:sup>
              <m:r>
                <w:rPr>
                  <w:rFonts w:ascii="Cambria Math" w:hAnsi="Cambria Math"/>
                </w:rPr>
                <m:t>2</m:t>
              </m:r>
            </m:sup>
          </m:sSup>
          <m:sSup>
            <m:sSupPr>
              <m:ctrlPr>
                <w:rPr>
                  <w:rFonts w:ascii="Cambria Math" w:hAnsi="Cambria Math"/>
                  <w:b/>
                  <w:bCs/>
                  <w:i/>
                </w:rPr>
              </m:ctrlPr>
            </m:sSupPr>
            <m:e>
              <m:d>
                <m:dPr>
                  <m:begChr m:val="["/>
                  <m:endChr m:val="]"/>
                  <m:ctrlPr>
                    <w:rPr>
                      <w:rFonts w:ascii="Cambria Math" w:hAnsi="Cambria Math"/>
                      <w:b/>
                      <w:bCs/>
                    </w:rPr>
                  </m:ctrlPr>
                </m:dPr>
                <m:e>
                  <m:r>
                    <w:rPr>
                      <w:rFonts w:ascii="Cambria Math" w:hAnsi="Cambria Math"/>
                    </w:rPr>
                    <m:t>ρ</m:t>
                  </m:r>
                  <m:r>
                    <m:rPr>
                      <m:sty m:val="b"/>
                    </m:rPr>
                    <w:rPr>
                      <w:rFonts w:ascii="Cambria Math" w:hAnsi="Cambria Math"/>
                    </w:rPr>
                    <m:t>R+</m:t>
                  </m:r>
                  <m:d>
                    <m:dPr>
                      <m:ctrlPr>
                        <w:rPr>
                          <w:rFonts w:ascii="Cambria Math" w:hAnsi="Cambria Math"/>
                          <w:b/>
                          <w:bCs/>
                        </w:rPr>
                      </m:ctrlPr>
                    </m:dPr>
                    <m:e>
                      <m:r>
                        <m:rPr>
                          <m:sty m:val="p"/>
                        </m:rPr>
                        <w:rPr>
                          <w:rFonts w:ascii="Cambria Math" w:hAnsi="Cambria Math"/>
                        </w:rPr>
                        <m:t>1-</m:t>
                      </m:r>
                      <m:r>
                        <w:rPr>
                          <w:rFonts w:ascii="Cambria Math" w:hAnsi="Cambria Math"/>
                        </w:rPr>
                        <m:t>ρ</m:t>
                      </m:r>
                    </m:e>
                  </m:d>
                  <m:sSub>
                    <m:sSubPr>
                      <m:ctrlPr>
                        <w:rPr>
                          <w:rFonts w:ascii="Cambria Math" w:hAnsi="Cambria Math"/>
                          <w:b/>
                          <w:bCs/>
                          <w:iCs/>
                        </w:rPr>
                      </m:ctrlPr>
                    </m:sSubPr>
                    <m:e>
                      <m:r>
                        <m:rPr>
                          <m:sty m:val="b"/>
                        </m:rPr>
                        <w:rPr>
                          <w:rFonts w:ascii="Cambria Math" w:hAnsi="Cambria Math"/>
                        </w:rPr>
                        <m:t>I</m:t>
                      </m:r>
                    </m:e>
                    <m:sub>
                      <m:r>
                        <w:rPr>
                          <w:rFonts w:ascii="Cambria Math" w:hAnsi="Cambria Math"/>
                        </w:rPr>
                        <m:t>m</m:t>
                      </m:r>
                    </m:sub>
                  </m:sSub>
                </m:e>
              </m:d>
            </m:e>
            <m:sup>
              <m:r>
                <m:rPr>
                  <m:sty m:val="bi"/>
                </m:rPr>
                <w:rPr>
                  <w:rFonts w:ascii="Cambria Math" w:hAnsi="Cambria Math"/>
                </w:rPr>
                <m:t>-1</m:t>
              </m:r>
            </m:sup>
          </m:sSup>
          <m:r>
            <m:rPr>
              <m:sty m:val="bi"/>
            </m:rPr>
            <w:rPr>
              <w:rFonts w:ascii="Cambria Math" w:hAnsi="Cambria Math"/>
            </w:rPr>
            <m:t>,</m:t>
          </m:r>
        </m:oMath>
      </m:oMathPara>
    </w:p>
    <w:p w14:paraId="073C0440" w14:textId="54F174CD" w:rsidR="00C835C2" w:rsidRPr="0016267E" w:rsidRDefault="00D91F51" w:rsidP="00AA5604">
      <w:pPr>
        <w:rPr>
          <w:szCs w:val="21"/>
        </w:rPr>
      </w:pPr>
      <w:r w:rsidRPr="0016267E">
        <w:rPr>
          <w:bCs/>
        </w:rPr>
        <w:t xml:space="preserve">where </w:t>
      </w:r>
      <m:oMath>
        <m:sSup>
          <m:sSupPr>
            <m:ctrlPr>
              <w:rPr>
                <w:rFonts w:ascii="Cambria Math" w:hAnsi="Cambria Math"/>
                <w:bCs/>
              </w:rPr>
            </m:ctrlPr>
          </m:sSupPr>
          <m:e>
            <m:r>
              <w:rPr>
                <w:rFonts w:ascii="Cambria Math" w:hAnsi="Cambria Math"/>
              </w:rPr>
              <m:t>σ</m:t>
            </m:r>
          </m:e>
          <m:sup>
            <m:r>
              <w:rPr>
                <w:rFonts w:ascii="Cambria Math" w:hAnsi="Cambria Math"/>
              </w:rPr>
              <m:t>2</m:t>
            </m:r>
          </m:sup>
        </m:sSup>
      </m:oMath>
      <w:r w:rsidRPr="0016267E">
        <w:rPr>
          <w:rFonts w:hint="eastAsia"/>
          <w:bCs/>
        </w:rPr>
        <w:t xml:space="preserve"> </w:t>
      </w:r>
      <w:r w:rsidRPr="0016267E">
        <w:rPr>
          <w:bCs/>
        </w:rPr>
        <w:t xml:space="preserve">is the variance parameter. </w:t>
      </w:r>
      <m:oMath>
        <m:r>
          <m:rPr>
            <m:sty m:val="b"/>
          </m:rPr>
          <w:rPr>
            <w:rFonts w:ascii="Cambria Math" w:hAnsi="Cambria Math"/>
          </w:rPr>
          <m:t>R</m:t>
        </m:r>
      </m:oMath>
      <w:r w:rsidR="000703FF" w:rsidRPr="0016267E">
        <w:rPr>
          <w:bCs/>
        </w:rPr>
        <w:t xml:space="preserve"> reflecting the structure</w:t>
      </w:r>
      <w:r w:rsidR="00FD450F">
        <w:rPr>
          <w:bCs/>
        </w:rPr>
        <w:t>d</w:t>
      </w:r>
      <w:r w:rsidR="000703FF" w:rsidRPr="0016267E">
        <w:rPr>
          <w:bCs/>
        </w:rPr>
        <w:t xml:space="preserve"> random effect is a </w:t>
      </w:r>
      <m:oMath>
        <m:r>
          <w:rPr>
            <w:rFonts w:ascii="Cambria Math" w:hAnsi="Cambria Math"/>
            <w:szCs w:val="21"/>
          </w:rPr>
          <m:t>m×m</m:t>
        </m:r>
      </m:oMath>
      <w:r w:rsidR="000703FF" w:rsidRPr="0016267E">
        <w:rPr>
          <w:rFonts w:hint="eastAsia"/>
          <w:szCs w:val="21"/>
        </w:rPr>
        <w:t xml:space="preserve"> </w:t>
      </w:r>
      <w:r w:rsidRPr="0016267E">
        <w:rPr>
          <w:szCs w:val="21"/>
        </w:rPr>
        <w:t>symmetric matrix with elements:</w:t>
      </w:r>
    </w:p>
    <w:p w14:paraId="3A39B847" w14:textId="5BD62788" w:rsidR="00C835C2" w:rsidRPr="0016267E" w:rsidRDefault="00000000" w:rsidP="00AA5604">
      <w:pPr>
        <w:rPr>
          <w:szCs w:val="21"/>
        </w:rPr>
      </w:pPr>
      <m:oMathPara>
        <m:oMath>
          <m:sSub>
            <m:sSubPr>
              <m:ctrlPr>
                <w:rPr>
                  <w:rFonts w:ascii="Cambria Math" w:hAnsi="Cambria Math"/>
                  <w:b/>
                  <w:bCs/>
                </w:rPr>
              </m:ctrlPr>
            </m:sSubPr>
            <m:e>
              <m:r>
                <m:rPr>
                  <m:sty m:val="b"/>
                </m:rPr>
                <w:rPr>
                  <w:rFonts w:ascii="Cambria Math" w:hAnsi="Cambria Math"/>
                </w:rPr>
                <m:t>R</m:t>
              </m:r>
            </m:e>
            <m:sub>
              <m:r>
                <w:rPr>
                  <w:rFonts w:ascii="Cambria Math" w:hAnsi="Cambria Math"/>
                </w:rPr>
                <m:t>ij</m:t>
              </m:r>
            </m:sub>
          </m:sSub>
          <m:r>
            <m:rPr>
              <m:sty m:val="bi"/>
            </m:rPr>
            <w:rPr>
              <w:rFonts w:ascii="Cambria Math" w:hAnsi="Cambria Math"/>
            </w:rPr>
            <m:t>=</m:t>
          </m:r>
          <m:d>
            <m:dPr>
              <m:begChr m:val="{"/>
              <m:endChr m:val=""/>
              <m:ctrlPr>
                <w:rPr>
                  <w:rFonts w:ascii="Cambria Math" w:hAnsi="Cambria Math"/>
                  <w:b/>
                  <w:bCs/>
                  <w:i/>
                </w:rPr>
              </m:ctrlPr>
            </m:dPr>
            <m:e>
              <m:eqArr>
                <m:eqArrPr>
                  <m:ctrlPr>
                    <w:rPr>
                      <w:rFonts w:ascii="Cambria Math" w:hAnsi="Cambria Math"/>
                      <w:b/>
                      <w:bCs/>
                      <w:i/>
                    </w:rPr>
                  </m:ctrlPr>
                </m:eqArrP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r>
                    <w:rPr>
                      <w:rFonts w:ascii="Cambria Math" w:hAnsi="Cambria Math"/>
                      <w:szCs w:val="21"/>
                    </w:rPr>
                    <m:t xml:space="preserve">      </m:t>
                  </m:r>
                  <m:r>
                    <m:rPr>
                      <m:sty m:val="bi"/>
                    </m:rPr>
                    <w:rPr>
                      <w:rFonts w:ascii="Cambria Math" w:hAnsi="Cambria Math"/>
                    </w:rPr>
                    <m:t>,</m:t>
                  </m:r>
                  <m:r>
                    <w:rPr>
                      <w:rFonts w:ascii="Cambria Math" w:hAnsi="Cambria Math"/>
                    </w:rPr>
                    <m:t xml:space="preserve">  &amp;i=j</m:t>
                  </m:r>
                </m:e>
                <m:e>
                  <m:r>
                    <m:rPr>
                      <m:sty m:val="bi"/>
                    </m:rPr>
                    <w:rPr>
                      <w:rFonts w:ascii="Cambria Math" w:hAnsi="Cambria Math"/>
                    </w:rPr>
                    <m:t>-</m:t>
                  </m:r>
                  <m:r>
                    <w:rPr>
                      <w:rFonts w:ascii="Cambria Math" w:hAnsi="Cambria Math"/>
                    </w:rPr>
                    <m:t>I</m:t>
                  </m:r>
                  <m:r>
                    <m:rPr>
                      <m:sty m:val="bi"/>
                    </m:rPr>
                    <w:rPr>
                      <w:rFonts w:ascii="Cambria Math" w:hAnsi="Cambria Math"/>
                    </w:rPr>
                    <m:t>(</m:t>
                  </m:r>
                  <m:r>
                    <w:rPr>
                      <w:rFonts w:ascii="Cambria Math" w:hAnsi="Cambria Math"/>
                    </w:rPr>
                    <m:t>i~j</m:t>
                  </m:r>
                  <m:r>
                    <m:rPr>
                      <m:sty m:val="bi"/>
                    </m:rPr>
                    <w:rPr>
                      <w:rFonts w:ascii="Cambria Math" w:hAnsi="Cambria Math"/>
                    </w:rPr>
                    <m:t>),</m:t>
                  </m:r>
                  <m:r>
                    <w:rPr>
                      <w:rFonts w:ascii="Cambria Math" w:hAnsi="Cambria Math"/>
                    </w:rPr>
                    <m:t xml:space="preserve">  &amp;i≠j</m:t>
                  </m:r>
                </m:e>
              </m:eqArr>
            </m:e>
          </m:d>
          <m:r>
            <m:rPr>
              <m:sty m:val="bi"/>
            </m:rPr>
            <w:rPr>
              <w:rFonts w:ascii="Cambria Math" w:hAnsi="Cambria Math"/>
            </w:rPr>
            <m:t xml:space="preserve">  ,</m:t>
          </m:r>
        </m:oMath>
      </m:oMathPara>
    </w:p>
    <w:p w14:paraId="6A8CCC32" w14:textId="72D960D5" w:rsidR="00AA5604" w:rsidRPr="0016267E" w:rsidRDefault="00C835C2" w:rsidP="00AA5604">
      <w:pPr>
        <w:rPr>
          <w:bCs/>
        </w:rPr>
      </w:pPr>
      <w:r w:rsidRPr="0016267E">
        <w:rPr>
          <w:szCs w:val="21"/>
        </w:rPr>
        <w:t xml:space="preserve">where </w:t>
      </w:r>
      <m:oMath>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oMath>
      <w:r w:rsidRPr="0016267E">
        <w:rPr>
          <w:rFonts w:hint="eastAsia"/>
          <w:szCs w:val="21"/>
        </w:rPr>
        <w:t xml:space="preserve"> </w:t>
      </w:r>
      <w:r w:rsidRPr="0016267E">
        <w:rPr>
          <w:rFonts w:eastAsia="等线"/>
          <w:szCs w:val="21"/>
        </w:rPr>
        <w:t>indicates</w:t>
      </w:r>
      <w:r w:rsidR="00530B5C" w:rsidRPr="0016267E">
        <w:rPr>
          <w:szCs w:val="21"/>
        </w:rPr>
        <w:t xml:space="preserve"> the number of neighbors around the </w:t>
      </w:r>
      <m:oMath>
        <m:r>
          <w:rPr>
            <w:rFonts w:ascii="Cambria Math" w:hAnsi="Cambria Math"/>
            <w:szCs w:val="21"/>
          </w:rPr>
          <m:t>i</m:t>
        </m:r>
      </m:oMath>
      <w:r w:rsidR="00530B5C" w:rsidRPr="0016267E">
        <w:rPr>
          <w:szCs w:val="21"/>
        </w:rPr>
        <w:t xml:space="preserve">th region, </w:t>
      </w:r>
      <m:oMath>
        <m:r>
          <w:rPr>
            <w:rFonts w:ascii="Cambria Math" w:hAnsi="Cambria Math"/>
          </w:rPr>
          <m:t>i~j</m:t>
        </m:r>
      </m:oMath>
      <w:r w:rsidRPr="0016267E">
        <w:rPr>
          <w:szCs w:val="21"/>
        </w:rPr>
        <w:t xml:space="preserve"> indicates that </w:t>
      </w:r>
      <w:r w:rsidRPr="0016267E">
        <w:rPr>
          <w:rFonts w:eastAsia="等线"/>
          <w:szCs w:val="21"/>
        </w:rPr>
        <w:t>regions</w:t>
      </w:r>
      <w:r w:rsidRPr="0016267E">
        <w:rPr>
          <w:szCs w:val="21"/>
        </w:rPr>
        <w:t xml:space="preserve"> </w:t>
      </w:r>
      <m:oMath>
        <m:r>
          <w:rPr>
            <w:rFonts w:ascii="Cambria Math" w:hAnsi="Cambria Math"/>
            <w:szCs w:val="21"/>
          </w:rPr>
          <m:t>i</m:t>
        </m:r>
      </m:oMath>
      <w:r w:rsidRPr="0016267E">
        <w:rPr>
          <w:rFonts w:hint="eastAsia"/>
          <w:szCs w:val="21"/>
        </w:rPr>
        <w:t xml:space="preserve"> </w:t>
      </w:r>
      <w:r w:rsidR="00B96B9A" w:rsidRPr="0016267E">
        <w:rPr>
          <w:szCs w:val="21"/>
        </w:rPr>
        <w:t xml:space="preserve">and </w:t>
      </w:r>
      <m:oMath>
        <m:r>
          <w:rPr>
            <w:rFonts w:ascii="Cambria Math" w:hAnsi="Cambria Math"/>
            <w:szCs w:val="21"/>
          </w:rPr>
          <m:t>j</m:t>
        </m:r>
      </m:oMath>
      <w:r w:rsidR="00B96B9A" w:rsidRPr="0016267E">
        <w:rPr>
          <w:szCs w:val="21"/>
        </w:rPr>
        <w:t xml:space="preserve"> are neighbors</w:t>
      </w:r>
      <w:r w:rsidRPr="0016267E">
        <w:rPr>
          <w:rFonts w:hint="eastAsia"/>
          <w:szCs w:val="21"/>
        </w:rPr>
        <w:t>,</w:t>
      </w:r>
      <w:r w:rsidRPr="0016267E">
        <w:rPr>
          <w:szCs w:val="21"/>
        </w:rPr>
        <w:t xml:space="preserve"> and </w:t>
      </w:r>
      <m:oMath>
        <m:r>
          <w:rPr>
            <w:rFonts w:ascii="Cambria Math" w:hAnsi="Cambria Math"/>
          </w:rPr>
          <m:t>I</m:t>
        </m:r>
        <m:r>
          <m:rPr>
            <m:sty m:val="bi"/>
          </m:rPr>
          <w:rPr>
            <w:rFonts w:ascii="Cambria Math" w:hAnsi="Cambria Math"/>
          </w:rPr>
          <m:t>(</m:t>
        </m:r>
        <m:r>
          <w:rPr>
            <w:rFonts w:ascii="Cambria Math" w:hAnsi="Cambria Math"/>
          </w:rPr>
          <m:t>∙</m:t>
        </m:r>
        <m:r>
          <m:rPr>
            <m:sty m:val="bi"/>
          </m:rPr>
          <w:rPr>
            <w:rFonts w:ascii="Cambria Math" w:hAnsi="Cambria Math"/>
          </w:rPr>
          <m:t>)</m:t>
        </m:r>
      </m:oMath>
      <w:r w:rsidRPr="0016267E">
        <w:rPr>
          <w:rFonts w:hint="eastAsia"/>
          <w:b/>
          <w:bCs/>
        </w:rPr>
        <w:t xml:space="preserve"> </w:t>
      </w:r>
      <w:r w:rsidR="0059587B" w:rsidRPr="0016267E">
        <w:rPr>
          <w:bCs/>
        </w:rPr>
        <w:t xml:space="preserve">is the indicator function. Identity matrix </w:t>
      </w:r>
      <m:oMath>
        <m:sSub>
          <m:sSubPr>
            <m:ctrlPr>
              <w:rPr>
                <w:rFonts w:ascii="Cambria Math" w:hAnsi="Cambria Math"/>
                <w:b/>
                <w:bCs/>
                <w:iCs/>
              </w:rPr>
            </m:ctrlPr>
          </m:sSubPr>
          <m:e>
            <m:r>
              <m:rPr>
                <m:sty m:val="b"/>
              </m:rPr>
              <w:rPr>
                <w:rFonts w:ascii="Cambria Math" w:hAnsi="Cambria Math"/>
              </w:rPr>
              <m:t>I</m:t>
            </m:r>
          </m:e>
          <m:sub>
            <m:r>
              <w:rPr>
                <w:rFonts w:ascii="Cambria Math" w:hAnsi="Cambria Math"/>
              </w:rPr>
              <m:t>m</m:t>
            </m:r>
          </m:sub>
        </m:sSub>
      </m:oMath>
      <w:r w:rsidR="0059587B" w:rsidRPr="0016267E">
        <w:rPr>
          <w:rFonts w:hint="eastAsia"/>
          <w:b/>
          <w:bCs/>
          <w:iCs/>
        </w:rPr>
        <w:t xml:space="preserve"> </w:t>
      </w:r>
      <w:r w:rsidR="0059587B" w:rsidRPr="0016267E">
        <w:rPr>
          <w:bCs/>
        </w:rPr>
        <w:t xml:space="preserve">reflects the unstructured random effect. </w:t>
      </w:r>
      <m:oMath>
        <m:r>
          <w:rPr>
            <w:rFonts w:ascii="Cambria Math" w:hAnsi="Cambria Math"/>
          </w:rPr>
          <m:t>ρ</m:t>
        </m:r>
      </m:oMath>
      <w:r w:rsidR="0059587B" w:rsidRPr="0016267E">
        <w:rPr>
          <w:rFonts w:hint="eastAsia"/>
          <w:bCs/>
        </w:rPr>
        <w:t xml:space="preserve"> </w:t>
      </w:r>
      <w:r w:rsidR="0059587B" w:rsidRPr="0016267E">
        <w:rPr>
          <w:bCs/>
        </w:rPr>
        <w:t>balances the intensity between structure</w:t>
      </w:r>
      <w:r w:rsidR="00FD450F">
        <w:rPr>
          <w:bCs/>
        </w:rPr>
        <w:t>d</w:t>
      </w:r>
      <w:r w:rsidR="0059587B" w:rsidRPr="0016267E">
        <w:rPr>
          <w:bCs/>
        </w:rPr>
        <w:t xml:space="preserve"> and unstructured random effects. When </w:t>
      </w:r>
      <m:oMath>
        <m:r>
          <w:rPr>
            <w:rFonts w:ascii="Cambria Math" w:hAnsi="Cambria Math"/>
          </w:rPr>
          <m:t>ρ=0</m:t>
        </m:r>
      </m:oMath>
      <w:r w:rsidR="0059587B" w:rsidRPr="0016267E">
        <w:rPr>
          <w:rFonts w:hint="eastAsia"/>
          <w:bCs/>
        </w:rPr>
        <w:t>,</w:t>
      </w:r>
      <w:r w:rsidRPr="0016267E">
        <w:rPr>
          <w:bCs/>
        </w:rPr>
        <w:t xml:space="preserve"> MCMAR becomes MMR. When </w:t>
      </w:r>
      <m:oMath>
        <m:r>
          <w:rPr>
            <w:rFonts w:ascii="Cambria Math" w:hAnsi="Cambria Math"/>
          </w:rPr>
          <m:t>ρ≠0</m:t>
        </m:r>
      </m:oMath>
      <w:r w:rsidRPr="0016267E">
        <w:rPr>
          <w:rFonts w:hint="eastAsia"/>
          <w:bCs/>
        </w:rPr>
        <w:t>,</w:t>
      </w:r>
      <w:r w:rsidRPr="0016267E">
        <w:rPr>
          <w:bCs/>
        </w:rPr>
        <w:t xml:space="preserve"> an intuitive explanation can be presented as follows:</w:t>
      </w:r>
    </w:p>
    <w:p w14:paraId="3682786D" w14:textId="23C14CD9" w:rsidR="00AA5604" w:rsidRPr="0016267E" w:rsidRDefault="00000000" w:rsidP="00837212">
      <w:pPr>
        <w:wordWrap w:val="0"/>
        <w:jc w:val="right"/>
        <w:rPr>
          <w:vanish/>
          <w:szCs w:val="21"/>
          <w:specVanish/>
        </w:rPr>
      </w:pP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r>
          <w:rPr>
            <w:rFonts w:ascii="Cambria Math" w:hAnsi="Cambria Math"/>
            <w:szCs w:val="21"/>
          </w:rPr>
          <m:t>|</m:t>
        </m:r>
        <m:sSub>
          <m:sSubPr>
            <m:ctrlPr>
              <w:rPr>
                <w:rFonts w:ascii="Cambria Math" w:hAnsi="Cambria Math"/>
                <w:iCs/>
                <w:szCs w:val="21"/>
              </w:rPr>
            </m:ctrlPr>
          </m:sSubPr>
          <m:e>
            <m:r>
              <m:rPr>
                <m:sty m:val="b"/>
              </m:rPr>
              <w:rPr>
                <w:rFonts w:ascii="Cambria Math" w:hAnsi="Cambria Math"/>
                <w:szCs w:val="21"/>
              </w:rPr>
              <m:t>ξ</m:t>
            </m:r>
          </m:e>
          <m:sub>
            <m:r>
              <m:rPr>
                <m:sty m:val="p"/>
              </m:rPr>
              <w:rPr>
                <w:rFonts w:ascii="Cambria Math" w:hAnsi="Cambria Math"/>
                <w:szCs w:val="21"/>
              </w:rPr>
              <m:t>-</m:t>
            </m:r>
            <m:r>
              <w:rPr>
                <w:rFonts w:ascii="Cambria Math" w:hAnsi="Cambria Math"/>
                <w:szCs w:val="21"/>
              </w:rPr>
              <m:t>i</m:t>
            </m:r>
          </m:sub>
        </m:sSub>
        <m:r>
          <w:rPr>
            <w:rFonts w:ascii="Cambria Math" w:hAnsi="Cambria Math"/>
            <w:szCs w:val="21"/>
          </w:rPr>
          <m:t>~MN</m:t>
        </m:r>
        <m:d>
          <m:dPr>
            <m:ctrlPr>
              <w:rPr>
                <w:rFonts w:ascii="Cambria Math" w:hAnsi="Cambria Math"/>
                <w:i/>
                <w:szCs w:val="21"/>
              </w:rPr>
            </m:ctrlPr>
          </m:dPr>
          <m:e>
            <m:f>
              <m:fPr>
                <m:ctrlPr>
                  <w:rPr>
                    <w:rFonts w:ascii="Cambria Math" w:hAnsi="Cambria Math"/>
                    <w:i/>
                    <w:szCs w:val="21"/>
                  </w:rPr>
                </m:ctrlPr>
              </m:fPr>
              <m:num>
                <m:r>
                  <w:rPr>
                    <w:rFonts w:ascii="Cambria Math" w:hAnsi="Cambria Math"/>
                  </w:rPr>
                  <m:t>ρ</m:t>
                </m:r>
              </m:num>
              <m:den>
                <m:r>
                  <w:rPr>
                    <w:rFonts w:ascii="Cambria Math" w:hAnsi="Cambria Math"/>
                    <w:szCs w:val="21"/>
                  </w:rPr>
                  <m:t>1-</m:t>
                </m:r>
                <m:r>
                  <w:rPr>
                    <w:rFonts w:ascii="Cambria Math" w:hAnsi="Cambria Math"/>
                  </w:rPr>
                  <m:t>ρ+</m:t>
                </m:r>
                <m:sSub>
                  <m:sSubPr>
                    <m:ctrlPr>
                      <w:rPr>
                        <w:rFonts w:ascii="Cambria Math" w:hAnsi="Cambria Math"/>
                        <w:i/>
                        <w:szCs w:val="21"/>
                      </w:rPr>
                    </m:ctrlPr>
                  </m:sSubPr>
                  <m:e>
                    <m:r>
                      <w:rPr>
                        <w:rFonts w:ascii="Cambria Math" w:hAnsi="Cambria Math"/>
                      </w:rPr>
                      <m:t>ρ</m:t>
                    </m:r>
                    <m:r>
                      <m:rPr>
                        <m:scr m:val="script"/>
                      </m:rPr>
                      <w:rPr>
                        <w:rFonts w:ascii="Cambria Math" w:hAnsi="Cambria Math"/>
                        <w:szCs w:val="21"/>
                      </w:rPr>
                      <m:t>N</m:t>
                    </m:r>
                  </m:e>
                  <m:sub>
                    <m:r>
                      <w:rPr>
                        <w:rFonts w:ascii="Cambria Math" w:hAnsi="Cambria Math"/>
                        <w:szCs w:val="21"/>
                      </w:rPr>
                      <m:t>i</m:t>
                    </m:r>
                  </m:sub>
                </m:sSub>
              </m:den>
            </m:f>
            <m:nary>
              <m:naryPr>
                <m:chr m:val="∑"/>
                <m:limLoc m:val="undOvr"/>
                <m:supHide m:val="1"/>
                <m:ctrlPr>
                  <w:rPr>
                    <w:rFonts w:ascii="Cambria Math" w:hAnsi="Cambria Math"/>
                    <w:i/>
                    <w:szCs w:val="21"/>
                  </w:rPr>
                </m:ctrlPr>
              </m:naryPr>
              <m:sub>
                <m:r>
                  <w:rPr>
                    <w:rFonts w:ascii="Cambria Math" w:hAnsi="Cambria Math"/>
                    <w:szCs w:val="21"/>
                  </w:rPr>
                  <m:t>j~i</m:t>
                </m:r>
              </m:sub>
              <m:sup/>
              <m:e>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j</m:t>
                    </m:r>
                  </m:sub>
                </m:sSub>
              </m:e>
            </m:nary>
            <m:r>
              <w:rPr>
                <w:rFonts w:ascii="Cambria Math" w:hAnsi="Cambria Math"/>
                <w:szCs w:val="21"/>
              </w:rPr>
              <m:t>,</m:t>
            </m:r>
            <m:f>
              <m:fPr>
                <m:ctrlPr>
                  <w:rPr>
                    <w:rFonts w:ascii="Cambria Math" w:hAnsi="Cambria Math"/>
                    <w:i/>
                    <w:szCs w:val="21"/>
                  </w:rPr>
                </m:ctrlPr>
              </m:fPr>
              <m:num>
                <m:sSup>
                  <m:sSupPr>
                    <m:ctrlPr>
                      <w:rPr>
                        <w:rFonts w:ascii="Cambria Math" w:hAnsi="Cambria Math"/>
                        <w:bCs/>
                      </w:rPr>
                    </m:ctrlPr>
                  </m:sSupPr>
                  <m:e>
                    <m:r>
                      <w:rPr>
                        <w:rFonts w:ascii="Cambria Math" w:hAnsi="Cambria Math"/>
                      </w:rPr>
                      <m:t>σ</m:t>
                    </m:r>
                  </m:e>
                  <m:sup>
                    <m:r>
                      <w:rPr>
                        <w:rFonts w:ascii="Cambria Math" w:hAnsi="Cambria Math"/>
                      </w:rPr>
                      <m:t>2</m:t>
                    </m:r>
                  </m:sup>
                </m:sSup>
                <m:r>
                  <m:rPr>
                    <m:sty m:val="b"/>
                  </m:rPr>
                  <w:rPr>
                    <w:rFonts w:ascii="Cambria Math" w:hAnsi="Cambria Math" w:hint="eastAsia"/>
                    <w:szCs w:val="21"/>
                  </w:rPr>
                  <m:t>V</m:t>
                </m:r>
              </m:num>
              <m:den>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den>
            </m:f>
          </m:e>
        </m:d>
        <m:r>
          <w:rPr>
            <w:rFonts w:ascii="Cambria Math" w:hAnsi="Cambria Math"/>
            <w:szCs w:val="21"/>
          </w:rPr>
          <m:t>,</m:t>
        </m:r>
      </m:oMath>
      <w:r w:rsidR="00694B13">
        <w:rPr>
          <w:rFonts w:hint="eastAsia"/>
          <w:szCs w:val="21"/>
        </w:rPr>
        <w:t xml:space="preserve"> </w:t>
      </w:r>
      <w:r w:rsidR="00694B13">
        <w:rPr>
          <w:szCs w:val="21"/>
        </w:rPr>
        <w:tab/>
      </w:r>
      <w:r w:rsidR="00694B13">
        <w:rPr>
          <w:szCs w:val="21"/>
        </w:rPr>
        <w:tab/>
      </w:r>
      <w:r w:rsidR="00694B13">
        <w:rPr>
          <w:szCs w:val="21"/>
        </w:rPr>
        <w:tab/>
      </w:r>
      <w:r w:rsidR="00694B13">
        <w:rPr>
          <w:szCs w:val="21"/>
        </w:rPr>
        <w:tab/>
      </w:r>
      <w:r w:rsidR="00694B13">
        <w:rPr>
          <w:szCs w:val="21"/>
        </w:rPr>
        <w:tab/>
        <w:t xml:space="preserve"> </w:t>
      </w:r>
    </w:p>
    <w:p w14:paraId="645AE886" w14:textId="5162777B" w:rsidR="00837212" w:rsidRPr="0016267E" w:rsidRDefault="00D91F51" w:rsidP="00837212">
      <w:pPr>
        <w:pStyle w:val="af"/>
        <w:rPr>
          <w:szCs w:val="21"/>
        </w:rPr>
      </w:pPr>
      <w:r w:rsidRPr="0016267E">
        <w:rPr>
          <w:szCs w:val="21"/>
        </w:rPr>
        <w:t xml:space="preserve"> </w:t>
      </w:r>
      <w:bookmarkStart w:id="205" w:name="_Ref104584149"/>
      <w:r w:rsidRPr="0016267E">
        <w:rPr>
          <w:rFonts w:hint="eastAsia"/>
          <w:szCs w:val="21"/>
        </w:rPr>
        <w:t>(</w:t>
      </w:r>
      <w:r w:rsidRPr="0016267E">
        <w:rPr>
          <w:szCs w:val="21"/>
        </w:rPr>
        <w:fldChar w:fldCharType="begin"/>
      </w:r>
      <w:r w:rsidRPr="0016267E">
        <w:rPr>
          <w:szCs w:val="21"/>
        </w:rPr>
        <w:instrText xml:space="preserve"> </w:instrText>
      </w:r>
      <w:r w:rsidRPr="0016267E">
        <w:rPr>
          <w:rFonts w:hint="eastAsia"/>
          <w:szCs w:val="21"/>
        </w:rPr>
        <w:instrText>SEQ Equation \* ARABIC</w:instrText>
      </w:r>
      <w:r w:rsidRPr="0016267E">
        <w:rPr>
          <w:szCs w:val="21"/>
        </w:rPr>
        <w:instrText xml:space="preserve"> </w:instrText>
      </w:r>
      <w:r w:rsidRPr="0016267E">
        <w:rPr>
          <w:szCs w:val="21"/>
        </w:rPr>
        <w:fldChar w:fldCharType="separate"/>
      </w:r>
      <w:r w:rsidR="00734AAA">
        <w:rPr>
          <w:noProof/>
          <w:szCs w:val="21"/>
        </w:rPr>
        <w:t>6</w:t>
      </w:r>
      <w:r w:rsidRPr="0016267E">
        <w:rPr>
          <w:szCs w:val="21"/>
        </w:rPr>
        <w:fldChar w:fldCharType="end"/>
      </w:r>
      <w:r w:rsidRPr="0016267E">
        <w:rPr>
          <w:szCs w:val="21"/>
        </w:rPr>
        <w:t>)</w:t>
      </w:r>
      <w:bookmarkEnd w:id="205"/>
    </w:p>
    <w:p w14:paraId="6D8808AD" w14:textId="3170D5ED" w:rsidR="00974AFC" w:rsidRPr="0016267E" w:rsidRDefault="00D91F51" w:rsidP="004344D0">
      <w:r w:rsidRPr="0016267E">
        <w:rPr>
          <w:szCs w:val="21"/>
        </w:rPr>
        <w:t xml:space="preserve">where </w:t>
      </w:r>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w:r w:rsidR="009B5DB9" w:rsidRPr="0016267E">
        <w:rPr>
          <w:rFonts w:hint="eastAsia"/>
          <w:szCs w:val="21"/>
        </w:rPr>
        <w:t xml:space="preserve"> </w:t>
      </w:r>
      <w:r w:rsidR="009B5DB9" w:rsidRPr="0016267E">
        <w:rPr>
          <w:szCs w:val="21"/>
        </w:rPr>
        <w:t xml:space="preserve">is the random effect vector in region </w:t>
      </w:r>
      <m:oMath>
        <m:r>
          <w:rPr>
            <w:rFonts w:ascii="Cambria Math" w:hAnsi="Cambria Math"/>
            <w:szCs w:val="21"/>
          </w:rPr>
          <m:t xml:space="preserve">i </m:t>
        </m:r>
      </m:oMath>
      <w:r w:rsidR="009B5DB9" w:rsidRPr="0016267E">
        <w:rPr>
          <w:szCs w:val="21"/>
        </w:rPr>
        <w:t xml:space="preserve">and </w:t>
      </w:r>
      <m:oMath>
        <m:sSub>
          <m:sSubPr>
            <m:ctrlPr>
              <w:rPr>
                <w:rFonts w:ascii="Cambria Math" w:hAnsi="Cambria Math"/>
                <w:iCs/>
                <w:szCs w:val="21"/>
              </w:rPr>
            </m:ctrlPr>
          </m:sSubPr>
          <m:e>
            <m:r>
              <m:rPr>
                <m:sty m:val="b"/>
              </m:rPr>
              <w:rPr>
                <w:rFonts w:ascii="Cambria Math" w:hAnsi="Cambria Math"/>
                <w:szCs w:val="21"/>
              </w:rPr>
              <m:t>ξ</m:t>
            </m:r>
          </m:e>
          <m:sub>
            <m:r>
              <m:rPr>
                <m:sty m:val="p"/>
              </m:rPr>
              <w:rPr>
                <w:rFonts w:ascii="Cambria Math" w:hAnsi="Cambria Math"/>
                <w:szCs w:val="21"/>
              </w:rPr>
              <m:t>-</m:t>
            </m:r>
            <m:r>
              <w:rPr>
                <w:rFonts w:ascii="Cambria Math" w:hAnsi="Cambria Math"/>
                <w:szCs w:val="21"/>
              </w:rPr>
              <m:t>i</m:t>
            </m:r>
          </m:sub>
        </m:sSub>
      </m:oMath>
      <w:r w:rsidR="009B5DB9" w:rsidRPr="0016267E">
        <w:rPr>
          <w:rFonts w:hint="eastAsia"/>
          <w:iCs/>
          <w:szCs w:val="21"/>
        </w:rPr>
        <w:t xml:space="preserve"> </w:t>
      </w:r>
      <w:r w:rsidR="009B5DB9" w:rsidRPr="0016267E">
        <w:rPr>
          <w:iCs/>
          <w:szCs w:val="21"/>
        </w:rPr>
        <w:t xml:space="preserve">is the random effect matrix in all the regions with the </w:t>
      </w:r>
      <m:oMath>
        <m:r>
          <w:rPr>
            <w:rFonts w:ascii="Cambria Math" w:hAnsi="Cambria Math"/>
            <w:szCs w:val="21"/>
          </w:rPr>
          <m:t>i</m:t>
        </m:r>
      </m:oMath>
      <w:r w:rsidR="009B5DB9" w:rsidRPr="0016267E">
        <w:rPr>
          <w:iCs/>
          <w:szCs w:val="21"/>
        </w:rPr>
        <w:t xml:space="preserve">th region deleted. </w:t>
      </w:r>
      <w:r w:rsidRPr="0016267E">
        <w:rPr>
          <w:rFonts w:eastAsia="等线"/>
          <w:szCs w:val="21"/>
        </w:rPr>
        <w:t xml:space="preserve">For </w:t>
      </w:r>
      <m:oMath>
        <m:r>
          <m:rPr>
            <m:sty m:val="b"/>
          </m:rPr>
          <w:rPr>
            <w:rFonts w:ascii="Cambria Math" w:hAnsi="Cambria Math" w:hint="eastAsia"/>
            <w:szCs w:val="21"/>
          </w:rPr>
          <m:t>V</m:t>
        </m:r>
      </m:oMath>
      <w:r w:rsidR="00872A6C" w:rsidRPr="0016267E">
        <w:rPr>
          <w:szCs w:val="21"/>
        </w:rPr>
        <w:t xml:space="preserve">, without any prior, an unstructured </w:t>
      </w:r>
      <m:oMath>
        <m:r>
          <w:rPr>
            <w:rFonts w:ascii="Cambria Math" w:hAnsi="Cambria Math"/>
            <w:szCs w:val="21"/>
          </w:rPr>
          <m:t>k×k</m:t>
        </m:r>
      </m:oMath>
      <w:r w:rsidR="004344D0" w:rsidRPr="0016267E">
        <w:rPr>
          <w:szCs w:val="21"/>
        </w:rPr>
        <w:t xml:space="preserve"> symmetric matrix is defined, i.e., with </w:t>
      </w:r>
      <m:oMath>
        <m:r>
          <w:rPr>
            <w:rFonts w:ascii="Cambria Math" w:hAnsi="Cambria Math"/>
            <w:szCs w:val="21"/>
          </w:rPr>
          <m:t>k(k+1)/2</m:t>
        </m:r>
      </m:oMath>
      <w:r w:rsidR="004344D0" w:rsidRPr="0016267E">
        <w:rPr>
          <w:rFonts w:hint="eastAsia"/>
          <w:szCs w:val="21"/>
        </w:rPr>
        <w:t xml:space="preserve"> </w:t>
      </w:r>
      <w:r w:rsidR="004344D0" w:rsidRPr="0016267E">
        <w:rPr>
          <w:szCs w:val="21"/>
        </w:rPr>
        <w:t>parameters to be estimated.</w:t>
      </w:r>
    </w:p>
    <w:p w14:paraId="725879AA" w14:textId="1E6A02B2" w:rsidR="001C51B1" w:rsidRPr="0016267E" w:rsidRDefault="00D91F51" w:rsidP="001C51B1">
      <w:pPr>
        <w:pStyle w:val="3"/>
      </w:pPr>
      <w:r w:rsidRPr="0016267E">
        <w:rPr>
          <w:rFonts w:hint="eastAsia"/>
        </w:rPr>
        <w:t>2</w:t>
      </w:r>
      <w:r w:rsidRPr="0016267E">
        <w:t>.2. Parameter estimation</w:t>
      </w:r>
    </w:p>
    <w:p w14:paraId="5873FFDA" w14:textId="7CDEA61A" w:rsidR="004A796A" w:rsidRPr="0016267E" w:rsidRDefault="003D1E8B" w:rsidP="00232C47">
      <w:r w:rsidRPr="0016267E">
        <w:t xml:space="preserve">At present, various estimation methods have been well developed to estimate the parameters for MMR, such as likelihood-based methods, multivariate moment </w:t>
      </w:r>
      <w:r w:rsidRPr="0016267E">
        <w:rPr>
          <w:rFonts w:eastAsia="等线"/>
        </w:rPr>
        <w:t>methods</w:t>
      </w:r>
      <w:r w:rsidRPr="0016267E">
        <w:t xml:space="preserve">, estimating equations, Bayesian </w:t>
      </w:r>
      <w:r w:rsidRPr="0016267E">
        <w:rPr>
          <w:rFonts w:eastAsia="等线"/>
        </w:rPr>
        <w:t>approaches</w:t>
      </w:r>
      <w:r w:rsidRPr="0016267E">
        <w:t xml:space="preserve">, and iterative generalized least squares, in which likelihood-based methods have been frequently used since the release of the R </w:t>
      </w:r>
      <w:r w:rsidRPr="0016267E">
        <w:lastRenderedPageBreak/>
        <w:t>package “</w:t>
      </w:r>
      <w:proofErr w:type="spellStart"/>
      <w:r w:rsidRPr="0016267E">
        <w:t>mvmeta</w:t>
      </w:r>
      <w:proofErr w:type="spellEnd"/>
      <w:r w:rsidRPr="0016267E">
        <w:t xml:space="preserve">”. For </w:t>
      </w:r>
      <w:r w:rsidRPr="0016267E">
        <w:rPr>
          <w:rFonts w:eastAsia="等线"/>
        </w:rPr>
        <w:t xml:space="preserve">the </w:t>
      </w:r>
      <w:r w:rsidRPr="0016267E">
        <w:t xml:space="preserve">LCAR model, </w:t>
      </w:r>
      <w:r w:rsidRPr="0016267E">
        <w:rPr>
          <w:rFonts w:eastAsia="等线"/>
        </w:rPr>
        <w:t xml:space="preserve">the </w:t>
      </w:r>
      <w:r w:rsidRPr="0016267E">
        <w:t>Bayesian approach is the mainstream</w:t>
      </w:r>
      <w:r w:rsidR="00C04EC7">
        <w:t xml:space="preserve"> method</w:t>
      </w:r>
      <w:r w:rsidRPr="0016267E">
        <w:t>. In this work, to enhance the comparison between MCMAR and MMR implemented by “</w:t>
      </w:r>
      <w:proofErr w:type="spellStart"/>
      <w:r w:rsidRPr="0016267E">
        <w:t>mvmeta</w:t>
      </w:r>
      <w:proofErr w:type="spellEnd"/>
      <w:r w:rsidRPr="0016267E">
        <w:t>”, we used the maximum likelihood (ML) and restricted maximal likelihood (REML) methods to estimate the parameters in MCMAR.</w:t>
      </w:r>
    </w:p>
    <w:p w14:paraId="34C6467C" w14:textId="668911FC" w:rsidR="004A796A" w:rsidRPr="0016267E" w:rsidRDefault="00D91F51" w:rsidP="00AA1693">
      <w:pPr>
        <w:ind w:firstLineChars="100" w:firstLine="240"/>
      </w:pPr>
      <w:r w:rsidRPr="0016267E">
        <w:t xml:space="preserve">According to </w:t>
      </w:r>
      <w:r w:rsidR="00C04EC7">
        <w:t>F</w:t>
      </w:r>
      <w:r w:rsidRPr="0016267E">
        <w:t xml:space="preserve">ormula </w:t>
      </w:r>
      <w:r w:rsidR="0058103F" w:rsidRPr="0016267E">
        <w:fldChar w:fldCharType="begin"/>
      </w:r>
      <w:r w:rsidR="0058103F" w:rsidRPr="0016267E">
        <w:instrText xml:space="preserve"> REF _Ref103894229 \h </w:instrText>
      </w:r>
      <w:r w:rsidR="0058103F" w:rsidRPr="0016267E">
        <w:fldChar w:fldCharType="separate"/>
      </w:r>
      <w:ins w:id="206" w:author="wang wei" w:date="2022-11-07T10:50:00Z">
        <w:r w:rsidR="00734AAA" w:rsidRPr="0016267E">
          <w:rPr>
            <w:rFonts w:hint="eastAsia"/>
            <w:szCs w:val="21"/>
          </w:rPr>
          <w:t>(</w:t>
        </w:r>
        <w:r w:rsidR="00734AAA">
          <w:rPr>
            <w:noProof/>
            <w:szCs w:val="21"/>
          </w:rPr>
          <w:t>5</w:t>
        </w:r>
        <w:r w:rsidR="00734AAA" w:rsidRPr="0016267E">
          <w:rPr>
            <w:szCs w:val="21"/>
          </w:rPr>
          <w:t>)</w:t>
        </w:r>
      </w:ins>
      <w:del w:id="207" w:author="wang wei" w:date="2022-11-07T10:50:00Z">
        <w:r w:rsidR="00A92CD2" w:rsidRPr="0016267E" w:rsidDel="00734AAA">
          <w:rPr>
            <w:rFonts w:hint="eastAsia"/>
            <w:szCs w:val="21"/>
          </w:rPr>
          <w:delText>(</w:delText>
        </w:r>
        <w:r w:rsidR="00A92CD2" w:rsidDel="00734AAA">
          <w:rPr>
            <w:noProof/>
            <w:szCs w:val="21"/>
          </w:rPr>
          <w:delText>5</w:delText>
        </w:r>
        <w:r w:rsidR="00A92CD2" w:rsidRPr="0016267E" w:rsidDel="00734AAA">
          <w:rPr>
            <w:szCs w:val="21"/>
          </w:rPr>
          <w:delText>)</w:delText>
        </w:r>
      </w:del>
      <w:r w:rsidR="0058103F" w:rsidRPr="0016267E">
        <w:fldChar w:fldCharType="end"/>
      </w:r>
      <w:r w:rsidRPr="0016267E">
        <w:t>, the log-likelihood of MCMAR can be written as</w:t>
      </w:r>
    </w:p>
    <w:p w14:paraId="01A76E42" w14:textId="056C63FB" w:rsidR="004A796A" w:rsidRPr="0016267E" w:rsidRDefault="00D91F51" w:rsidP="009B39DB">
      <w:pPr>
        <w:wordWrap w:val="0"/>
        <w:jc w:val="right"/>
        <w:rPr>
          <w:vanish/>
          <w:szCs w:val="21"/>
          <w:specVanish/>
        </w:rPr>
      </w:pPr>
      <w:bookmarkStart w:id="208" w:name="_Hlk96345685"/>
      <m:oMath>
        <m:r>
          <w:rPr>
            <w:rFonts w:ascii="Cambria Math" w:hAnsi="Cambria Math"/>
            <w:szCs w:val="21"/>
          </w:rPr>
          <m:t>LL</m:t>
        </m:r>
        <m:d>
          <m:dPr>
            <m:ctrlPr>
              <w:rPr>
                <w:rFonts w:ascii="Cambria Math" w:hAnsi="Cambria Math"/>
                <w:i/>
                <w:iCs/>
                <w:szCs w:val="21"/>
              </w:rPr>
            </m:ctrlPr>
          </m:dPr>
          <m:e>
            <m:r>
              <m:rPr>
                <m:sty m:val="bi"/>
              </m:rPr>
              <w:rPr>
                <w:rFonts w:ascii="Cambria Math" w:hAnsi="Cambria Math"/>
                <w:szCs w:val="21"/>
              </w:rPr>
              <m:t>β</m:t>
            </m:r>
            <m:r>
              <m:rPr>
                <m:sty m:val="b"/>
              </m:rPr>
              <w:rPr>
                <w:rFonts w:ascii="Cambria Math" w:hAnsi="Cambria Math"/>
                <w:szCs w:val="21"/>
              </w:rPr>
              <m:t>,U,</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e>
        </m:d>
        <m:r>
          <w:rPr>
            <w:rFonts w:ascii="Cambria Math" w:hAnsi="Cambria Math"/>
            <w:szCs w:val="21"/>
          </w:rPr>
          <m:t>=-</m:t>
        </m:r>
        <m:f>
          <m:fPr>
            <m:ctrlPr>
              <w:rPr>
                <w:rFonts w:ascii="Cambria Math" w:hAnsi="Cambria Math"/>
                <w:i/>
                <w:iCs/>
                <w:szCs w:val="21"/>
              </w:rPr>
            </m:ctrlPr>
          </m:fPr>
          <m:num>
            <m:r>
              <w:rPr>
                <w:rFonts w:ascii="Cambria Math" w:hAnsi="Cambria Math"/>
                <w:szCs w:val="21"/>
              </w:rPr>
              <m:t>mk</m:t>
            </m:r>
          </m:num>
          <m:den>
            <m:r>
              <w:rPr>
                <w:rFonts w:ascii="Cambria Math" w:hAnsi="Cambria Math"/>
                <w:szCs w:val="21"/>
              </w:rPr>
              <m:t>2</m:t>
            </m:r>
          </m:den>
        </m:f>
        <m:r>
          <m:rPr>
            <m:sty m:val="p"/>
          </m:rPr>
          <w:rPr>
            <w:rFonts w:ascii="Cambria Math" w:hAnsi="Cambria Math"/>
            <w:szCs w:val="21"/>
          </w:rPr>
          <m:t>ln</m:t>
        </m:r>
        <m:d>
          <m:dPr>
            <m:ctrlPr>
              <w:rPr>
                <w:rFonts w:ascii="Cambria Math" w:hAnsi="Cambria Math"/>
                <w:i/>
                <w:iCs/>
                <w:szCs w:val="21"/>
              </w:rPr>
            </m:ctrlPr>
          </m:dPr>
          <m:e>
            <m:r>
              <w:rPr>
                <w:rFonts w:ascii="Cambria Math" w:hAnsi="Cambria Math"/>
                <w:szCs w:val="21"/>
              </w:rPr>
              <m:t>2π</m:t>
            </m:r>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ln</m:t>
        </m:r>
        <m:d>
          <m:dPr>
            <m:ctrlPr>
              <w:rPr>
                <w:rFonts w:ascii="Cambria Math" w:hAnsi="Cambria Math"/>
                <w:i/>
                <w:iCs/>
                <w:szCs w:val="21"/>
              </w:rPr>
            </m:ctrlPr>
          </m:dPr>
          <m:e>
            <m:d>
              <m:dPr>
                <m:begChr m:val="|"/>
                <m:endChr m:val="|"/>
                <m:ctrlPr>
                  <w:rPr>
                    <w:rFonts w:ascii="Cambria Math" w:hAnsi="Cambria Math"/>
                    <w:i/>
                    <w:iCs/>
                    <w:szCs w:val="21"/>
                  </w:rPr>
                </m:ctrlPr>
              </m:dPr>
              <m:e>
                <m:r>
                  <m:rPr>
                    <m:sty m:val="b"/>
                  </m:rPr>
                  <w:rPr>
                    <w:rFonts w:ascii="Cambria Math" w:hAnsi="Cambria Math"/>
                    <w:szCs w:val="21"/>
                  </w:rPr>
                  <m:t>Σ</m:t>
                </m:r>
              </m:e>
            </m:d>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iCs/>
                <w:szCs w:val="21"/>
              </w:rPr>
            </m:ctrlPr>
          </m:sSupPr>
          <m:e>
            <m:d>
              <m:dPr>
                <m:begChr m:val="["/>
                <m:endChr m:val="]"/>
                <m:ctrlPr>
                  <w:rPr>
                    <w:rFonts w:ascii="Cambria Math" w:hAnsi="Cambria Math"/>
                    <w:i/>
                    <w:iCs/>
                    <w:szCs w:val="21"/>
                  </w:rPr>
                </m:ctrlPr>
              </m:dPr>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i"/>
                  </m:rPr>
                  <w:rPr>
                    <w:rFonts w:ascii="Cambria Math" w:hAnsi="Cambria Math"/>
                    <w:szCs w:val="21"/>
                  </w:rPr>
                  <m:t>β</m:t>
                </m:r>
              </m:e>
            </m:d>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d>
          <m:dPr>
            <m:begChr m:val="["/>
            <m:endChr m:val="]"/>
            <m:ctrlPr>
              <w:rPr>
                <w:rFonts w:ascii="Cambria Math" w:hAnsi="Cambria Math"/>
                <w:i/>
                <w:iCs/>
                <w:szCs w:val="21"/>
              </w:rPr>
            </m:ctrlPr>
          </m:dPr>
          <m:e>
            <m:sSup>
              <m:sSupPr>
                <m:ctrlPr>
                  <w:rPr>
                    <w:rFonts w:ascii="Cambria Math" w:hAnsi="Cambria Math"/>
                    <w:i/>
                    <w:iCs/>
                    <w:szCs w:val="21"/>
                  </w:rPr>
                </m:ctrlPr>
              </m:sSupPr>
              <m:e>
                <m:r>
                  <m:rPr>
                    <m:sty m:val="bi"/>
                  </m:rPr>
                  <w:rPr>
                    <w:rFonts w:ascii="Cambria Math" w:hAnsi="Cambria Math"/>
                    <w:szCs w:val="21"/>
                  </w:rPr>
                  <m:t>y</m:t>
                </m:r>
              </m:e>
              <m:sup>
                <m:r>
                  <w:rPr>
                    <w:rFonts w:ascii="Cambria Math" w:hAnsi="Cambria Math"/>
                    <w:szCs w:val="21"/>
                  </w:rPr>
                  <m:t>*</m:t>
                </m:r>
              </m:sup>
            </m:sSup>
            <m: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i"/>
              </m:rPr>
              <w:rPr>
                <w:rFonts w:ascii="Cambria Math" w:hAnsi="Cambria Math"/>
                <w:szCs w:val="21"/>
              </w:rPr>
              <m:t>β</m:t>
            </m:r>
          </m:e>
        </m:d>
      </m:oMath>
      <w:r w:rsidR="00694B13">
        <w:rPr>
          <w:rFonts w:hint="eastAsia"/>
          <w:iCs/>
          <w:szCs w:val="21"/>
        </w:rPr>
        <w:t xml:space="preserve"> </w:t>
      </w:r>
      <w:r w:rsidR="00694B13">
        <w:rPr>
          <w:iCs/>
          <w:szCs w:val="21"/>
        </w:rPr>
        <w:t xml:space="preserve">  </w:t>
      </w:r>
    </w:p>
    <w:p w14:paraId="1E99C089" w14:textId="4E515705" w:rsidR="00DE5B12" w:rsidRPr="0016267E" w:rsidRDefault="00D91F51" w:rsidP="00AC52B0">
      <w:pPr>
        <w:pStyle w:val="af"/>
        <w:rPr>
          <w:szCs w:val="21"/>
        </w:rPr>
      </w:pPr>
      <w:r w:rsidRPr="0016267E">
        <w:rPr>
          <w:szCs w:val="21"/>
        </w:rPr>
        <w:t xml:space="preserve"> </w:t>
      </w:r>
      <w:bookmarkStart w:id="209" w:name="_Ref103894266"/>
      <w:r w:rsidR="00AC52B0" w:rsidRPr="0016267E">
        <w:rPr>
          <w:szCs w:val="21"/>
        </w:rPr>
        <w:t>(</w:t>
      </w:r>
      <w:r w:rsidR="00AC52B0" w:rsidRPr="0016267E">
        <w:rPr>
          <w:szCs w:val="21"/>
        </w:rPr>
        <w:fldChar w:fldCharType="begin"/>
      </w:r>
      <w:r w:rsidR="00AC52B0" w:rsidRPr="0016267E">
        <w:rPr>
          <w:szCs w:val="21"/>
        </w:rPr>
        <w:instrText xml:space="preserve"> SEQ Equation \* ARABIC </w:instrText>
      </w:r>
      <w:r w:rsidR="00AC52B0" w:rsidRPr="0016267E">
        <w:rPr>
          <w:szCs w:val="21"/>
        </w:rPr>
        <w:fldChar w:fldCharType="separate"/>
      </w:r>
      <w:r w:rsidR="00734AAA">
        <w:rPr>
          <w:noProof/>
          <w:szCs w:val="21"/>
        </w:rPr>
        <w:t>7</w:t>
      </w:r>
      <w:r w:rsidR="00AC52B0" w:rsidRPr="0016267E">
        <w:rPr>
          <w:szCs w:val="21"/>
        </w:rPr>
        <w:fldChar w:fldCharType="end"/>
      </w:r>
      <w:r w:rsidR="00AC52B0" w:rsidRPr="0016267E">
        <w:rPr>
          <w:szCs w:val="21"/>
        </w:rPr>
        <w:t>)</w:t>
      </w:r>
      <w:bookmarkEnd w:id="209"/>
    </w:p>
    <w:bookmarkEnd w:id="208"/>
    <w:p w14:paraId="0AA64AE1" w14:textId="0D245272" w:rsidR="001C51B1" w:rsidRPr="0016267E" w:rsidRDefault="00D91F51" w:rsidP="00B520C2">
      <w:pPr>
        <w:rPr>
          <w:bCs/>
          <w:szCs w:val="21"/>
        </w:rPr>
      </w:pPr>
      <w:r w:rsidRPr="0016267E">
        <w:t xml:space="preserve">where </w:t>
      </w:r>
      <w:bookmarkStart w:id="210" w:name="_Hlk104304792"/>
      <m:oMath>
        <m:r>
          <m:rPr>
            <m:sty m:val="b"/>
          </m:rPr>
          <w:rPr>
            <w:rFonts w:ascii="Cambria Math" w:hAnsi="Cambria Math"/>
            <w:szCs w:val="21"/>
          </w:rPr>
          <m:t>Σ=</m:t>
        </m:r>
        <w:bookmarkStart w:id="211" w:name="_Hlk104304965"/>
        <m:r>
          <m:rPr>
            <m:sty m:val="b"/>
          </m:rPr>
          <w:rPr>
            <w:rFonts w:ascii="Cambria Math" w:hAnsi="Cambria Math"/>
            <w:szCs w:val="21"/>
          </w:rPr>
          <m:t>U⊗</m:t>
        </m:r>
        <m:r>
          <m:rPr>
            <m:sty m:val="b"/>
          </m:rPr>
          <w:rPr>
            <w:rFonts w:ascii="Cambria Math" w:hAnsi="Cambria Math" w:hint="eastAsia"/>
            <w:szCs w:val="21"/>
          </w:rPr>
          <m:t>V</m:t>
        </m:r>
        <w:bookmarkEnd w:id="211"/>
        <m:r>
          <m:rPr>
            <m:sty m:val="b"/>
          </m:rPr>
          <w:rPr>
            <w:rFonts w:ascii="Cambria Math" w:hAnsi="Cambria Math"/>
            <w:szCs w:val="21"/>
          </w:rPr>
          <m:t>+D</m:t>
        </m:r>
      </m:oMath>
      <w:bookmarkEnd w:id="210"/>
      <w:r w:rsidRPr="0016267E">
        <w:rPr>
          <w:rFonts w:hint="eastAsia"/>
          <w:bCs/>
          <w:szCs w:val="21"/>
        </w:rPr>
        <w:t>.</w:t>
      </w:r>
      <w:r w:rsidR="00232C47" w:rsidRPr="0016267E">
        <w:rPr>
          <w:bCs/>
          <w:szCs w:val="21"/>
        </w:rPr>
        <w:t xml:space="preserve"> When </w:t>
      </w:r>
      <m:oMath>
        <m:r>
          <m:rPr>
            <m:sty m:val="b"/>
          </m:rPr>
          <w:rPr>
            <w:rFonts w:ascii="Cambria Math" w:hAnsi="Cambria Math"/>
            <w:szCs w:val="21"/>
          </w:rPr>
          <m:t>U</m:t>
        </m:r>
      </m:oMath>
      <w:r w:rsidR="00232C47" w:rsidRPr="0016267E">
        <w:rPr>
          <w:bCs/>
          <w:szCs w:val="21"/>
        </w:rPr>
        <w:t xml:space="preserve"> and </w:t>
      </w:r>
      <m:oMath>
        <m:r>
          <m:rPr>
            <m:sty m:val="b"/>
          </m:rPr>
          <w:rPr>
            <w:rFonts w:ascii="Cambria Math" w:hAnsi="Cambria Math" w:hint="eastAsia"/>
            <w:szCs w:val="21"/>
          </w:rPr>
          <m:t>V</m:t>
        </m:r>
      </m:oMath>
      <w:r w:rsidR="00232C47" w:rsidRPr="0016267E">
        <w:rPr>
          <w:bCs/>
          <w:szCs w:val="21"/>
        </w:rPr>
        <w:t xml:space="preserve"> are</w:t>
      </w:r>
      <w:r w:rsidR="00200619" w:rsidRPr="0016267E">
        <w:rPr>
          <w:b/>
          <w:szCs w:val="21"/>
        </w:rPr>
        <w:t xml:space="preserve"> </w:t>
      </w:r>
      <w:r w:rsidR="00232C47" w:rsidRPr="0016267E">
        <w:rPr>
          <w:bCs/>
          <w:szCs w:val="21"/>
        </w:rPr>
        <w:t xml:space="preserve">known, i.e., </w:t>
      </w:r>
      <m:oMath>
        <m:r>
          <m:rPr>
            <m:sty m:val="b"/>
          </m:rPr>
          <w:rPr>
            <w:rFonts w:ascii="Cambria Math" w:hAnsi="Cambria Math"/>
            <w:szCs w:val="21"/>
          </w:rPr>
          <m:t>Σ</m:t>
        </m:r>
      </m:oMath>
      <w:r w:rsidR="00232C47" w:rsidRPr="0016267E">
        <w:rPr>
          <w:rFonts w:hint="eastAsia"/>
          <w:b/>
          <w:szCs w:val="21"/>
        </w:rPr>
        <w:t xml:space="preserve"> </w:t>
      </w:r>
      <w:r w:rsidR="004B6D10" w:rsidRPr="0016267E">
        <w:rPr>
          <w:bCs/>
          <w:szCs w:val="21"/>
        </w:rPr>
        <w:t>is known, the ML estimators can be expressed using closed-form equations as follows:</w:t>
      </w:r>
    </w:p>
    <w:p w14:paraId="04203E38" w14:textId="63EA9ADD" w:rsidR="004B6D10" w:rsidRPr="0016267E" w:rsidRDefault="00000000" w:rsidP="00A44468">
      <w:pPr>
        <w:jc w:val="right"/>
        <w:rPr>
          <w:iCs/>
          <w:vanish/>
          <w:szCs w:val="21"/>
          <w:specVanish/>
        </w:rPr>
      </w:pPr>
      <m:oMath>
        <m:acc>
          <m:accPr>
            <m:ctrlPr>
              <w:rPr>
                <w:rFonts w:ascii="Cambria Math" w:hAnsi="Cambria Math"/>
                <w:b/>
                <w:i/>
                <w:szCs w:val="21"/>
              </w:rPr>
            </m:ctrlPr>
          </m:accPr>
          <m:e>
            <m:r>
              <m:rPr>
                <m:sty m:val="bi"/>
              </m:rPr>
              <w:rPr>
                <w:rFonts w:ascii="Cambria Math" w:hAnsi="Cambria Math"/>
                <w:szCs w:val="21"/>
              </w:rPr>
              <m:t>β</m:t>
            </m:r>
          </m:e>
        </m:acc>
        <m:r>
          <w:rPr>
            <w:rFonts w:ascii="Cambria Math" w:hAnsi="Cambria Math"/>
            <w:szCs w:val="21"/>
          </w:rPr>
          <m:t>=</m:t>
        </m:r>
        <w:bookmarkStart w:id="212" w:name="_Hlk96285146"/>
        <m:sSup>
          <m:sSupPr>
            <m:ctrlPr>
              <w:rPr>
                <w:rFonts w:ascii="Cambria Math" w:hAnsi="Cambria Math"/>
                <w:i/>
                <w:iCs/>
                <w:szCs w:val="21"/>
              </w:rPr>
            </m:ctrlPr>
          </m:sSupPr>
          <m:e>
            <m:d>
              <m:dPr>
                <m:begChr m:val="["/>
                <m:endChr m:val="]"/>
                <m:ctrlPr>
                  <w:rPr>
                    <w:rFonts w:ascii="Cambria Math" w:hAnsi="Cambria Math"/>
                    <w:i/>
                    <w:iCs/>
                    <w:szCs w:val="21"/>
                  </w:rPr>
                </m:ctrlPr>
              </m:dPr>
              <m:e>
                <m:sSup>
                  <m:sSupPr>
                    <m:ctrlPr>
                      <w:rPr>
                        <w:rFonts w:ascii="Cambria Math" w:hAnsi="Cambria Math"/>
                        <w:szCs w:val="21"/>
                      </w:rPr>
                    </m:ctrlPr>
                  </m:sSupPr>
                  <m:e>
                    <m:sSup>
                      <m:sSupPr>
                        <m:ctrlPr>
                          <w:rPr>
                            <w:rFonts w:ascii="Cambria Math" w:hAnsi="Cambria Math"/>
                            <w:szCs w:val="21"/>
                          </w:rPr>
                        </m:ctrlPr>
                      </m:sSupPr>
                      <m:e>
                        <m:r>
                          <m:rPr>
                            <m:sty m:val="b"/>
                          </m:rPr>
                          <w:rPr>
                            <w:rFonts w:ascii="Cambria Math" w:hAnsi="Cambria Math" w:hint="eastAsia"/>
                            <w:szCs w:val="21"/>
                          </w:rPr>
                          <m:t>X</m:t>
                        </m:r>
                      </m:e>
                      <m:sup>
                        <m:r>
                          <m:rPr>
                            <m:sty m:val="p"/>
                          </m:rPr>
                          <w:rPr>
                            <w:rFonts w:ascii="Cambria Math" w:hAnsi="Cambria Math"/>
                            <w:szCs w:val="21"/>
                          </w:rPr>
                          <m:t>*</m:t>
                        </m:r>
                      </m:sup>
                    </m:sSup>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e>
            </m:d>
          </m:e>
          <m:sup>
            <m:r>
              <w:rPr>
                <w:rFonts w:ascii="Cambria Math" w:hAnsi="Cambria Math"/>
                <w:szCs w:val="21"/>
              </w:rPr>
              <m:t>-1</m:t>
            </m:r>
          </m:sup>
        </m:sSup>
        <w:bookmarkEnd w:id="212"/>
        <m:sSup>
          <m:sSupPr>
            <m:ctrlPr>
              <w:rPr>
                <w:rFonts w:ascii="Cambria Math" w:hAnsi="Cambria Math"/>
                <w:szCs w:val="21"/>
              </w:rPr>
            </m:ctrlPr>
          </m:sSupPr>
          <m:e>
            <m:sSup>
              <m:sSupPr>
                <m:ctrlPr>
                  <w:rPr>
                    <w:rFonts w:ascii="Cambria Math" w:hAnsi="Cambria Math"/>
                    <w:szCs w:val="21"/>
                  </w:rPr>
                </m:ctrlPr>
              </m:sSupPr>
              <m:e>
                <m:r>
                  <m:rPr>
                    <m:sty m:val="b"/>
                  </m:rPr>
                  <w:rPr>
                    <w:rFonts w:ascii="Cambria Math" w:hAnsi="Cambria Math" w:hint="eastAsia"/>
                    <w:szCs w:val="21"/>
                  </w:rPr>
                  <m:t>X</m:t>
                </m:r>
              </m:e>
              <m:sup>
                <m:r>
                  <m:rPr>
                    <m:sty m:val="p"/>
                  </m:rPr>
                  <w:rPr>
                    <w:rFonts w:ascii="Cambria Math" w:hAnsi="Cambria Math"/>
                    <w:szCs w:val="21"/>
                  </w:rPr>
                  <m:t>*</m:t>
                </m:r>
              </m:sup>
            </m:sSup>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w:rPr>
            <w:rFonts w:ascii="Cambria Math" w:hAnsi="Cambria Math"/>
            <w:szCs w:val="21"/>
          </w:rPr>
          <m:t xml:space="preserve"> ,</m:t>
        </m:r>
      </m:oMath>
      <w:r w:rsidR="00A44468" w:rsidRPr="0016267E">
        <w:rPr>
          <w:rFonts w:hint="eastAsia"/>
          <w:iCs/>
          <w:szCs w:val="21"/>
        </w:rPr>
        <w:t xml:space="preserve"> </w:t>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p>
    <w:p w14:paraId="2B91A280" w14:textId="5B02C107" w:rsidR="00A44468" w:rsidRPr="0016267E" w:rsidRDefault="00D91F51" w:rsidP="00AC52B0">
      <w:pPr>
        <w:pStyle w:val="af"/>
        <w:rPr>
          <w:iCs/>
          <w:szCs w:val="21"/>
        </w:rPr>
      </w:pPr>
      <w:r w:rsidRPr="0016267E">
        <w:rPr>
          <w:iCs/>
          <w:szCs w:val="21"/>
        </w:rPr>
        <w:t xml:space="preserve"> </w:t>
      </w:r>
      <w:bookmarkStart w:id="213" w:name="_Ref103894431"/>
      <w:r w:rsidRPr="0016267E">
        <w:rPr>
          <w:rFonts w:hint="eastAsia"/>
          <w:iCs/>
          <w:szCs w:val="21"/>
        </w:rPr>
        <w:t>(</w:t>
      </w:r>
      <w:r w:rsidR="00AC52B0" w:rsidRPr="0016267E">
        <w:rPr>
          <w:iCs/>
          <w:szCs w:val="21"/>
        </w:rPr>
        <w:fldChar w:fldCharType="begin"/>
      </w:r>
      <w:r w:rsidR="00AC52B0" w:rsidRPr="0016267E">
        <w:rPr>
          <w:iCs/>
          <w:szCs w:val="21"/>
        </w:rPr>
        <w:instrText xml:space="preserve"> </w:instrText>
      </w:r>
      <w:r w:rsidR="00AC52B0" w:rsidRPr="0016267E">
        <w:rPr>
          <w:rFonts w:hint="eastAsia"/>
          <w:iCs/>
          <w:szCs w:val="21"/>
        </w:rPr>
        <w:instrText>SEQ Equation \* ARABIC</w:instrText>
      </w:r>
      <w:r w:rsidR="00AC52B0" w:rsidRPr="0016267E">
        <w:rPr>
          <w:iCs/>
          <w:szCs w:val="21"/>
        </w:rPr>
        <w:instrText xml:space="preserve"> </w:instrText>
      </w:r>
      <w:r w:rsidR="00AC52B0" w:rsidRPr="0016267E">
        <w:rPr>
          <w:iCs/>
          <w:szCs w:val="21"/>
        </w:rPr>
        <w:fldChar w:fldCharType="separate"/>
      </w:r>
      <w:r w:rsidR="00734AAA">
        <w:rPr>
          <w:iCs/>
          <w:noProof/>
          <w:szCs w:val="21"/>
        </w:rPr>
        <w:t>8</w:t>
      </w:r>
      <w:r w:rsidR="00AC52B0" w:rsidRPr="0016267E">
        <w:rPr>
          <w:iCs/>
          <w:szCs w:val="21"/>
        </w:rPr>
        <w:fldChar w:fldCharType="end"/>
      </w:r>
      <w:r w:rsidRPr="0016267E">
        <w:rPr>
          <w:iCs/>
          <w:szCs w:val="21"/>
        </w:rPr>
        <w:t>)</w:t>
      </w:r>
      <w:bookmarkEnd w:id="213"/>
    </w:p>
    <w:p w14:paraId="63FF9726" w14:textId="6C9FD495" w:rsidR="004B6D10" w:rsidRPr="0016267E" w:rsidRDefault="00D91F51" w:rsidP="00A44468">
      <w:pPr>
        <w:jc w:val="right"/>
        <w:rPr>
          <w:iCs/>
          <w:vanish/>
          <w:szCs w:val="21"/>
          <w:specVanish/>
        </w:rPr>
      </w:pPr>
      <m:oMath>
        <m:r>
          <m:rPr>
            <m:sty m:val="p"/>
          </m:rPr>
          <w:rPr>
            <w:rFonts w:ascii="Cambria Math" w:hAnsi="Cambria Math"/>
            <w:szCs w:val="21"/>
          </w:rPr>
          <m:t>cov</m:t>
        </m:r>
        <m:d>
          <m:dPr>
            <m:ctrlPr>
              <w:rPr>
                <w:rFonts w:ascii="Cambria Math" w:hAnsi="Cambria Math"/>
                <w:i/>
                <w:szCs w:val="21"/>
              </w:rPr>
            </m:ctrlPr>
          </m:dPr>
          <m:e>
            <m:acc>
              <m:accPr>
                <m:ctrlPr>
                  <w:rPr>
                    <w:rFonts w:ascii="Cambria Math" w:hAnsi="Cambria Math"/>
                    <w:b/>
                    <w:i/>
                    <w:szCs w:val="21"/>
                  </w:rPr>
                </m:ctrlPr>
              </m:accPr>
              <m:e>
                <m:r>
                  <m:rPr>
                    <m:sty m:val="bi"/>
                  </m:rPr>
                  <w:rPr>
                    <w:rFonts w:ascii="Cambria Math" w:hAnsi="Cambria Math"/>
                    <w:szCs w:val="21"/>
                  </w:rPr>
                  <m:t>β</m:t>
                </m:r>
              </m:e>
            </m:acc>
          </m:e>
        </m:d>
        <m:r>
          <w:rPr>
            <w:rFonts w:ascii="Cambria Math" w:hAnsi="Cambria Math"/>
            <w:szCs w:val="21"/>
          </w:rPr>
          <m:t>=</m:t>
        </m:r>
        <m:sSup>
          <m:sSupPr>
            <m:ctrlPr>
              <w:rPr>
                <w:rFonts w:ascii="Cambria Math" w:hAnsi="Cambria Math"/>
                <w:i/>
                <w:iCs/>
                <w:szCs w:val="21"/>
              </w:rPr>
            </m:ctrlPr>
          </m:sSupPr>
          <m:e>
            <m:d>
              <m:dPr>
                <m:begChr m:val="["/>
                <m:endChr m:val="]"/>
                <m:ctrlPr>
                  <w:rPr>
                    <w:rFonts w:ascii="Cambria Math" w:hAnsi="Cambria Math"/>
                    <w:i/>
                    <w:iCs/>
                    <w:szCs w:val="21"/>
                  </w:rPr>
                </m:ctrlPr>
              </m:dPr>
              <m:e>
                <m:sSup>
                  <m:sSupPr>
                    <m:ctrlPr>
                      <w:rPr>
                        <w:rFonts w:ascii="Cambria Math" w:hAnsi="Cambria Math"/>
                        <w:szCs w:val="21"/>
                      </w:rPr>
                    </m:ctrlPr>
                  </m:sSupPr>
                  <m:e>
                    <m:sSup>
                      <m:sSupPr>
                        <m:ctrlPr>
                          <w:rPr>
                            <w:rFonts w:ascii="Cambria Math" w:hAnsi="Cambria Math"/>
                            <w:szCs w:val="21"/>
                          </w:rPr>
                        </m:ctrlPr>
                      </m:sSupPr>
                      <m:e>
                        <m:r>
                          <m:rPr>
                            <m:sty m:val="b"/>
                          </m:rPr>
                          <w:rPr>
                            <w:rFonts w:ascii="Cambria Math" w:hAnsi="Cambria Math" w:hint="eastAsia"/>
                            <w:szCs w:val="21"/>
                          </w:rPr>
                          <m:t>X</m:t>
                        </m:r>
                      </m:e>
                      <m:sup>
                        <m:r>
                          <m:rPr>
                            <m:sty m:val="p"/>
                          </m:rPr>
                          <w:rPr>
                            <w:rFonts w:ascii="Cambria Math" w:hAnsi="Cambria Math"/>
                            <w:szCs w:val="21"/>
                          </w:rPr>
                          <m:t>*</m:t>
                        </m:r>
                      </m:sup>
                    </m:sSup>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e>
            </m:d>
          </m:e>
          <m:sup>
            <m:r>
              <w:rPr>
                <w:rFonts w:ascii="Cambria Math" w:hAnsi="Cambria Math"/>
                <w:szCs w:val="21"/>
              </w:rPr>
              <m:t>-1</m:t>
            </m:r>
          </m:sup>
        </m:sSup>
        <m:r>
          <w:rPr>
            <w:rFonts w:ascii="Cambria Math" w:hAnsi="Cambria Math"/>
            <w:szCs w:val="21"/>
          </w:rPr>
          <m:t>,</m:t>
        </m:r>
      </m:oMath>
      <w:r w:rsidR="00A44468" w:rsidRPr="0016267E">
        <w:rPr>
          <w:rFonts w:hint="eastAsia"/>
          <w:iCs/>
          <w:szCs w:val="21"/>
        </w:rPr>
        <w:t xml:space="preserve"> </w:t>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r w:rsidR="00A44468" w:rsidRPr="0016267E">
        <w:rPr>
          <w:iCs/>
          <w:szCs w:val="21"/>
        </w:rPr>
        <w:tab/>
      </w:r>
    </w:p>
    <w:p w14:paraId="0403A6D0" w14:textId="5370826F" w:rsidR="00A44468" w:rsidRPr="0016267E" w:rsidRDefault="00D91F51" w:rsidP="00AC52B0">
      <w:pPr>
        <w:pStyle w:val="af"/>
        <w:rPr>
          <w:iCs/>
          <w:szCs w:val="21"/>
        </w:rPr>
      </w:pPr>
      <w:r w:rsidRPr="0016267E">
        <w:rPr>
          <w:iCs/>
          <w:szCs w:val="21"/>
        </w:rPr>
        <w:t xml:space="preserve"> </w:t>
      </w:r>
      <w:bookmarkStart w:id="214" w:name="_Ref103959185"/>
      <w:r w:rsidRPr="0016267E">
        <w:rPr>
          <w:rFonts w:hint="eastAsia"/>
          <w:iCs/>
          <w:szCs w:val="21"/>
        </w:rPr>
        <w:t>(</w:t>
      </w:r>
      <w:r w:rsidR="00AC52B0" w:rsidRPr="0016267E">
        <w:rPr>
          <w:iCs/>
          <w:szCs w:val="21"/>
        </w:rPr>
        <w:fldChar w:fldCharType="begin"/>
      </w:r>
      <w:r w:rsidR="00AC52B0" w:rsidRPr="0016267E">
        <w:rPr>
          <w:iCs/>
          <w:szCs w:val="21"/>
        </w:rPr>
        <w:instrText xml:space="preserve"> </w:instrText>
      </w:r>
      <w:r w:rsidR="00AC52B0" w:rsidRPr="0016267E">
        <w:rPr>
          <w:rFonts w:hint="eastAsia"/>
          <w:iCs/>
          <w:szCs w:val="21"/>
        </w:rPr>
        <w:instrText>SEQ Equation \* ARABIC</w:instrText>
      </w:r>
      <w:r w:rsidR="00AC52B0" w:rsidRPr="0016267E">
        <w:rPr>
          <w:iCs/>
          <w:szCs w:val="21"/>
        </w:rPr>
        <w:instrText xml:space="preserve"> </w:instrText>
      </w:r>
      <w:r w:rsidR="00AC52B0" w:rsidRPr="0016267E">
        <w:rPr>
          <w:iCs/>
          <w:szCs w:val="21"/>
        </w:rPr>
        <w:fldChar w:fldCharType="separate"/>
      </w:r>
      <w:r w:rsidR="00734AAA">
        <w:rPr>
          <w:iCs/>
          <w:noProof/>
          <w:szCs w:val="21"/>
        </w:rPr>
        <w:t>9</w:t>
      </w:r>
      <w:r w:rsidR="00AC52B0" w:rsidRPr="0016267E">
        <w:rPr>
          <w:iCs/>
          <w:szCs w:val="21"/>
        </w:rPr>
        <w:fldChar w:fldCharType="end"/>
      </w:r>
      <w:r w:rsidRPr="0016267E">
        <w:rPr>
          <w:iCs/>
          <w:szCs w:val="21"/>
        </w:rPr>
        <w:t>)</w:t>
      </w:r>
      <w:bookmarkEnd w:id="214"/>
    </w:p>
    <w:p w14:paraId="575B1F4A" w14:textId="74C2CDF3" w:rsidR="00D76860" w:rsidRPr="0016267E" w:rsidRDefault="00D91F51" w:rsidP="004B6D10">
      <w:pPr>
        <w:rPr>
          <w:bCs/>
          <w:iCs/>
          <w:szCs w:val="21"/>
        </w:rPr>
      </w:pPr>
      <w:r w:rsidRPr="0016267E">
        <w:rPr>
          <w:rFonts w:hint="eastAsia"/>
          <w:iCs/>
          <w:szCs w:val="21"/>
        </w:rPr>
        <w:t>w</w:t>
      </w:r>
      <w:r w:rsidR="00232C47" w:rsidRPr="0016267E">
        <w:rPr>
          <w:iCs/>
          <w:szCs w:val="21"/>
        </w:rPr>
        <w:t xml:space="preserve">hich are also generalized least square estimators. When </w:t>
      </w:r>
      <m:oMath>
        <m:r>
          <m:rPr>
            <m:sty m:val="b"/>
          </m:rPr>
          <w:rPr>
            <w:rFonts w:ascii="Cambria Math" w:hAnsi="Cambria Math"/>
            <w:szCs w:val="21"/>
          </w:rPr>
          <m:t>Σ</m:t>
        </m:r>
      </m:oMath>
      <w:r w:rsidRPr="0016267E">
        <w:rPr>
          <w:rFonts w:hint="eastAsia"/>
          <w:b/>
          <w:szCs w:val="21"/>
        </w:rPr>
        <w:t xml:space="preserve"> </w:t>
      </w:r>
      <w:r w:rsidR="00DE5B12" w:rsidRPr="0016267E">
        <w:rPr>
          <w:iCs/>
          <w:szCs w:val="21"/>
        </w:rPr>
        <w:t xml:space="preserve">is unknown, an iterative method is needed to acquire the estimations of </w:t>
      </w:r>
      <m:oMath>
        <m:r>
          <m:rPr>
            <m:sty m:val="bi"/>
          </m:rPr>
          <w:rPr>
            <w:rFonts w:ascii="Cambria Math" w:hAnsi="Cambria Math"/>
            <w:szCs w:val="21"/>
          </w:rPr>
          <m:t>β</m:t>
        </m:r>
      </m:oMath>
      <w:r w:rsidR="00DE5B12" w:rsidRPr="0016267E">
        <w:rPr>
          <w:iCs/>
          <w:szCs w:val="21"/>
        </w:rPr>
        <w:t xml:space="preserve">, </w:t>
      </w:r>
      <m:oMath>
        <m:r>
          <m:rPr>
            <m:sty m:val="b"/>
          </m:rPr>
          <w:rPr>
            <w:rFonts w:ascii="Cambria Math" w:hAnsi="Cambria Math"/>
            <w:szCs w:val="21"/>
          </w:rPr>
          <m:t>U</m:t>
        </m:r>
      </m:oMath>
      <w:r w:rsidR="00DE5B12" w:rsidRPr="0016267E">
        <w:rPr>
          <w:bCs/>
          <w:szCs w:val="21"/>
        </w:rPr>
        <w:t xml:space="preserve"> and </w:t>
      </w:r>
      <m:oMath>
        <m:r>
          <m:rPr>
            <m:sty m:val="b"/>
          </m:rPr>
          <w:rPr>
            <w:rFonts w:ascii="Cambria Math" w:hAnsi="Cambria Math" w:hint="eastAsia"/>
            <w:szCs w:val="21"/>
          </w:rPr>
          <m:t>V</m:t>
        </m:r>
      </m:oMath>
      <w:r w:rsidR="0058103F" w:rsidRPr="0016267E">
        <w:rPr>
          <w:iCs/>
          <w:szCs w:val="21"/>
        </w:rPr>
        <w:t xml:space="preserve"> by maximizing the joint log-likelihood function in </w:t>
      </w:r>
      <w:r w:rsidR="0058103F" w:rsidRPr="0016267E">
        <w:rPr>
          <w:iCs/>
          <w:szCs w:val="21"/>
        </w:rPr>
        <w:fldChar w:fldCharType="begin"/>
      </w:r>
      <w:r w:rsidR="0058103F" w:rsidRPr="0016267E">
        <w:rPr>
          <w:iCs/>
          <w:szCs w:val="21"/>
        </w:rPr>
        <w:instrText xml:space="preserve"> REF _Ref103894266 \h </w:instrText>
      </w:r>
      <w:r w:rsidR="0058103F" w:rsidRPr="0016267E">
        <w:rPr>
          <w:iCs/>
          <w:szCs w:val="21"/>
        </w:rPr>
      </w:r>
      <w:r w:rsidR="0058103F" w:rsidRPr="0016267E">
        <w:rPr>
          <w:iCs/>
          <w:szCs w:val="21"/>
        </w:rPr>
        <w:fldChar w:fldCharType="separate"/>
      </w:r>
      <w:ins w:id="215" w:author="wang wei" w:date="2022-11-07T10:50:00Z">
        <w:r w:rsidR="00734AAA" w:rsidRPr="0016267E">
          <w:rPr>
            <w:szCs w:val="21"/>
          </w:rPr>
          <w:t>(</w:t>
        </w:r>
        <w:r w:rsidR="00734AAA">
          <w:rPr>
            <w:noProof/>
            <w:szCs w:val="21"/>
          </w:rPr>
          <w:t>7</w:t>
        </w:r>
        <w:r w:rsidR="00734AAA" w:rsidRPr="0016267E">
          <w:rPr>
            <w:szCs w:val="21"/>
          </w:rPr>
          <w:t>)</w:t>
        </w:r>
      </w:ins>
      <w:del w:id="216" w:author="wang wei" w:date="2022-11-07T10:50:00Z">
        <w:r w:rsidR="00A92CD2" w:rsidRPr="0016267E" w:rsidDel="00734AAA">
          <w:rPr>
            <w:szCs w:val="21"/>
          </w:rPr>
          <w:delText>(</w:delText>
        </w:r>
        <w:r w:rsidR="00A92CD2" w:rsidDel="00734AAA">
          <w:rPr>
            <w:noProof/>
            <w:szCs w:val="21"/>
          </w:rPr>
          <w:delText>7</w:delText>
        </w:r>
        <w:r w:rsidR="00A92CD2" w:rsidRPr="0016267E" w:rsidDel="00734AAA">
          <w:rPr>
            <w:szCs w:val="21"/>
          </w:rPr>
          <w:delText>)</w:delText>
        </w:r>
      </w:del>
      <w:r w:rsidR="0058103F" w:rsidRPr="0016267E">
        <w:rPr>
          <w:iCs/>
          <w:szCs w:val="21"/>
        </w:rPr>
        <w:fldChar w:fldCharType="end"/>
      </w:r>
      <w:r w:rsidR="00AB1F64" w:rsidRPr="0016267E">
        <w:rPr>
          <w:iCs/>
          <w:szCs w:val="21"/>
        </w:rPr>
        <w:t xml:space="preserve">. As </w:t>
      </w:r>
      <w:r w:rsidRPr="0016267E">
        <w:rPr>
          <w:rFonts w:eastAsia="等线"/>
          <w:iCs/>
          <w:szCs w:val="21"/>
        </w:rPr>
        <w:t xml:space="preserve">the </w:t>
      </w:r>
      <w:r w:rsidR="00AB1F64" w:rsidRPr="0016267E">
        <w:rPr>
          <w:iCs/>
          <w:szCs w:val="21"/>
        </w:rPr>
        <w:t xml:space="preserve">ML estimator for covariance parameters does not consider the loss of degrees </w:t>
      </w:r>
      <w:r w:rsidR="00C04EC7">
        <w:rPr>
          <w:iCs/>
          <w:szCs w:val="21"/>
        </w:rPr>
        <w:t xml:space="preserve">of </w:t>
      </w:r>
      <w:r w:rsidR="00AB1F64" w:rsidRPr="0016267E">
        <w:rPr>
          <w:iCs/>
          <w:szCs w:val="21"/>
        </w:rPr>
        <w:t xml:space="preserve">freedom from the fixed parameter of </w:t>
      </w:r>
      <m:oMath>
        <m:r>
          <m:rPr>
            <m:sty m:val="bi"/>
          </m:rPr>
          <w:rPr>
            <w:rFonts w:ascii="Cambria Math" w:hAnsi="Cambria Math"/>
            <w:szCs w:val="21"/>
          </w:rPr>
          <m:t>β</m:t>
        </m:r>
      </m:oMath>
      <w:r w:rsidR="00AB1F64" w:rsidRPr="0016267E">
        <w:rPr>
          <w:rFonts w:hint="eastAsia"/>
          <w:iCs/>
          <w:szCs w:val="21"/>
        </w:rPr>
        <w:t>,</w:t>
      </w:r>
      <w:r w:rsidR="00AB1F64" w:rsidRPr="0016267E">
        <w:rPr>
          <w:iCs/>
          <w:szCs w:val="21"/>
        </w:rPr>
        <w:t xml:space="preserve"> it will bias the estimations of </w:t>
      </w:r>
      <m:oMath>
        <m:r>
          <m:rPr>
            <m:sty m:val="b"/>
          </m:rPr>
          <w:rPr>
            <w:rFonts w:ascii="Cambria Math" w:hAnsi="Cambria Math"/>
            <w:szCs w:val="21"/>
          </w:rPr>
          <m:t>U</m:t>
        </m:r>
      </m:oMath>
      <w:r w:rsidR="00AB1F64" w:rsidRPr="0016267E">
        <w:rPr>
          <w:bCs/>
          <w:szCs w:val="21"/>
        </w:rPr>
        <w:t xml:space="preserve"> and </w:t>
      </w:r>
      <m:oMath>
        <m:r>
          <m:rPr>
            <m:sty m:val="b"/>
          </m:rPr>
          <w:rPr>
            <w:rFonts w:ascii="Cambria Math" w:hAnsi="Cambria Math" w:hint="eastAsia"/>
            <w:szCs w:val="21"/>
          </w:rPr>
          <m:t>V</m:t>
        </m:r>
      </m:oMath>
      <w:r w:rsidR="00AB1F64" w:rsidRPr="0016267E">
        <w:rPr>
          <w:rFonts w:hint="eastAsia"/>
          <w:bCs/>
          <w:szCs w:val="21"/>
        </w:rPr>
        <w:t>,</w:t>
      </w:r>
      <w:r w:rsidR="00AB1F64" w:rsidRPr="0016267E">
        <w:rPr>
          <w:bCs/>
          <w:szCs w:val="21"/>
        </w:rPr>
        <w:t xml:space="preserve"> thus </w:t>
      </w:r>
      <w:r w:rsidRPr="0016267E">
        <w:rPr>
          <w:rFonts w:eastAsia="等线"/>
          <w:bCs/>
          <w:szCs w:val="21"/>
        </w:rPr>
        <w:t>biasing</w:t>
      </w:r>
      <w:r w:rsidR="00AB1F64" w:rsidRPr="0016267E">
        <w:rPr>
          <w:bCs/>
          <w:szCs w:val="21"/>
        </w:rPr>
        <w:t xml:space="preserve"> the estimations of </w:t>
      </w:r>
      <m:oMath>
        <m:sSup>
          <m:sSupPr>
            <m:ctrlPr>
              <w:rPr>
                <w:rFonts w:ascii="Cambria Math" w:hAnsi="Cambria Math"/>
                <w:i/>
                <w:iCs/>
                <w:szCs w:val="21"/>
              </w:rPr>
            </m:ctrlPr>
          </m:sSupPr>
          <m:e>
            <m:r>
              <m:rPr>
                <m:sty m:val="bi"/>
              </m:rPr>
              <w:rPr>
                <w:rFonts w:ascii="Cambria Math" w:hAnsi="Cambria Math"/>
                <w:szCs w:val="21"/>
              </w:rPr>
              <m:t>ξ</m:t>
            </m:r>
          </m:e>
          <m:sup>
            <m:r>
              <w:rPr>
                <w:rFonts w:ascii="Cambria Math" w:hAnsi="Cambria Math"/>
                <w:szCs w:val="21"/>
              </w:rPr>
              <m:t>*</m:t>
            </m:r>
          </m:sup>
        </m:sSup>
      </m:oMath>
      <w:r w:rsidR="009D4B93" w:rsidRPr="0016267E">
        <w:rPr>
          <w:rFonts w:hint="eastAsia"/>
          <w:iCs/>
          <w:szCs w:val="21"/>
        </w:rPr>
        <w:t xml:space="preserve"> </w:t>
      </w:r>
      <w:r w:rsidR="009D4B93" w:rsidRPr="0016267E">
        <w:rPr>
          <w:iCs/>
          <w:szCs w:val="21"/>
        </w:rPr>
        <w:t xml:space="preserve">and </w:t>
      </w:r>
      <m:oMath>
        <m:r>
          <m:rPr>
            <m:sty m:val="bi"/>
          </m:rPr>
          <w:rPr>
            <w:rFonts w:ascii="Cambria Math" w:hAnsi="Cambria Math"/>
            <w:szCs w:val="21"/>
          </w:rPr>
          <m:t>β</m:t>
        </m:r>
      </m:oMath>
      <w:r w:rsidR="009D4B93" w:rsidRPr="0016267E">
        <w:rPr>
          <w:rFonts w:hint="eastAsia"/>
          <w:iCs/>
          <w:szCs w:val="21"/>
        </w:rPr>
        <w:t>.</w:t>
      </w:r>
      <w:r w:rsidR="00976121" w:rsidRPr="0016267E">
        <w:rPr>
          <w:iCs/>
          <w:szCs w:val="21"/>
        </w:rPr>
        <w:t xml:space="preserve"> The REML method is an alternative that can obtain unbiased estimations by maximizing an adjusted log-likelihood function when estimating </w:t>
      </w:r>
      <m:oMath>
        <m:r>
          <m:rPr>
            <m:sty m:val="b"/>
          </m:rPr>
          <w:rPr>
            <w:rFonts w:ascii="Cambria Math" w:hAnsi="Cambria Math"/>
            <w:szCs w:val="21"/>
          </w:rPr>
          <m:t>U</m:t>
        </m:r>
      </m:oMath>
      <w:r w:rsidR="00976121" w:rsidRPr="0016267E">
        <w:rPr>
          <w:bCs/>
          <w:szCs w:val="21"/>
        </w:rPr>
        <w:t xml:space="preserve"> and </w:t>
      </w:r>
      <m:oMath>
        <m:r>
          <m:rPr>
            <m:sty m:val="b"/>
          </m:rPr>
          <w:rPr>
            <w:rFonts w:ascii="Cambria Math" w:hAnsi="Cambria Math" w:hint="eastAsia"/>
            <w:szCs w:val="21"/>
          </w:rPr>
          <m:t>V</m:t>
        </m:r>
      </m:oMath>
      <w:r w:rsidR="00976121" w:rsidRPr="0016267E">
        <w:rPr>
          <w:rFonts w:hint="eastAsia"/>
          <w:bCs/>
          <w:szCs w:val="21"/>
        </w:rPr>
        <w:t>.</w:t>
      </w:r>
      <w:r w:rsidR="009B39DB" w:rsidRPr="0016267E">
        <w:rPr>
          <w:iCs/>
          <w:szCs w:val="21"/>
        </w:rPr>
        <w:t xml:space="preserve"> The adjusted log-likelihood function is based on </w:t>
      </w:r>
      <m:oMath>
        <m:d>
          <m:dPr>
            <m:ctrlPr>
              <w:rPr>
                <w:rFonts w:ascii="Cambria Math" w:hAnsi="Cambria Math"/>
                <w:i/>
                <w:szCs w:val="21"/>
              </w:rPr>
            </m:ctrlPr>
          </m:dPr>
          <m:e>
            <m:r>
              <w:rPr>
                <w:rFonts w:ascii="Cambria Math" w:hAnsi="Cambria Math"/>
                <w:szCs w:val="21"/>
              </w:rPr>
              <m:t>m-p</m:t>
            </m:r>
          </m:e>
        </m:d>
        <m:r>
          <w:rPr>
            <w:rFonts w:ascii="Cambria Math" w:hAnsi="Cambria Math"/>
            <w:szCs w:val="21"/>
          </w:rPr>
          <m:t>k</m:t>
        </m:r>
      </m:oMath>
      <w:r w:rsidR="009B39DB" w:rsidRPr="0016267E">
        <w:rPr>
          <w:rFonts w:hint="eastAsia"/>
          <w:szCs w:val="21"/>
        </w:rPr>
        <w:t xml:space="preserve"> </w:t>
      </w:r>
      <w:r w:rsidR="00A44468" w:rsidRPr="0016267E">
        <w:rPr>
          <w:szCs w:val="21"/>
        </w:rPr>
        <w:t xml:space="preserve">linearly independent error contrasts rather than the full data vector </w:t>
      </w:r>
      <m:oMath>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oMath>
      <w:r w:rsidR="00A44468" w:rsidRPr="0016267E">
        <w:rPr>
          <w:rFonts w:hint="eastAsia"/>
          <w:b/>
          <w:bCs/>
          <w:iCs/>
          <w:szCs w:val="21"/>
        </w:rPr>
        <w:t xml:space="preserve"> </w:t>
      </w:r>
      <w:r w:rsidR="00A44468" w:rsidRPr="0016267E">
        <w:rPr>
          <w:iCs/>
          <w:szCs w:val="21"/>
        </w:rPr>
        <w:t>and</w:t>
      </w:r>
      <w:r w:rsidR="00A44468" w:rsidRPr="0016267E">
        <w:rPr>
          <w:b/>
          <w:bCs/>
          <w:iCs/>
          <w:szCs w:val="21"/>
        </w:rPr>
        <w:t xml:space="preserve"> </w:t>
      </w:r>
      <w:r w:rsidR="00986EF0" w:rsidRPr="0016267E">
        <w:rPr>
          <w:iCs/>
          <w:szCs w:val="21"/>
        </w:rPr>
        <w:t>is expressed as follows:</w:t>
      </w:r>
    </w:p>
    <w:p w14:paraId="764C784E" w14:textId="40649F5E" w:rsidR="00937540" w:rsidRPr="0016267E" w:rsidRDefault="00D91F51" w:rsidP="00937540">
      <w:pPr>
        <w:jc w:val="left"/>
        <w:rPr>
          <w:szCs w:val="21"/>
        </w:rPr>
      </w:pPr>
      <m:oMathPara>
        <m:oMath>
          <m:r>
            <w:rPr>
              <w:rFonts w:ascii="Cambria Math" w:hAnsi="Cambria Math"/>
              <w:szCs w:val="21"/>
            </w:rPr>
            <m:t>RLL</m:t>
          </m:r>
          <m:d>
            <m:dPr>
              <m:ctrlPr>
                <w:rPr>
                  <w:rFonts w:ascii="Cambria Math" w:hAnsi="Cambria Math"/>
                  <w:i/>
                  <w:iCs/>
                  <w:szCs w:val="21"/>
                </w:rPr>
              </m:ctrlPr>
            </m:dPr>
            <m:e>
              <m:r>
                <m:rPr>
                  <m:sty m:val="b"/>
                </m:rPr>
                <w:rPr>
                  <w:rFonts w:ascii="Cambria Math" w:hAnsi="Cambria Math"/>
                  <w:szCs w:val="21"/>
                </w:rPr>
                <m:t>U,</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e>
          </m:d>
          <m:r>
            <w:rPr>
              <w:rFonts w:ascii="Cambria Math" w:hAnsi="Cambria Math"/>
              <w:szCs w:val="21"/>
            </w:rPr>
            <m:t>=-</m:t>
          </m:r>
          <m:f>
            <m:fPr>
              <m:ctrlPr>
                <w:rPr>
                  <w:rFonts w:ascii="Cambria Math" w:hAnsi="Cambria Math"/>
                  <w:i/>
                  <w:iCs/>
                  <w:szCs w:val="21"/>
                </w:rPr>
              </m:ctrlPr>
            </m:fPr>
            <m:num>
              <m:d>
                <m:dPr>
                  <m:ctrlPr>
                    <w:rPr>
                      <w:rFonts w:ascii="Cambria Math" w:hAnsi="Cambria Math"/>
                      <w:i/>
                      <w:szCs w:val="21"/>
                    </w:rPr>
                  </m:ctrlPr>
                </m:dPr>
                <m:e>
                  <m:r>
                    <w:rPr>
                      <w:rFonts w:ascii="Cambria Math" w:hAnsi="Cambria Math"/>
                      <w:szCs w:val="21"/>
                    </w:rPr>
                    <m:t>m-p</m:t>
                  </m:r>
                </m:e>
              </m:d>
              <m:r>
                <w:rPr>
                  <w:rFonts w:ascii="Cambria Math" w:hAnsi="Cambria Math"/>
                  <w:szCs w:val="21"/>
                </w:rPr>
                <m:t>k</m:t>
              </m:r>
            </m:num>
            <m:den>
              <m:r>
                <w:rPr>
                  <w:rFonts w:ascii="Cambria Math" w:hAnsi="Cambria Math"/>
                  <w:szCs w:val="21"/>
                </w:rPr>
                <m:t>2</m:t>
              </m:r>
            </m:den>
          </m:f>
          <m:r>
            <m:rPr>
              <m:sty m:val="p"/>
            </m:rPr>
            <w:rPr>
              <w:rFonts w:ascii="Cambria Math" w:hAnsi="Cambria Math"/>
              <w:szCs w:val="21"/>
            </w:rPr>
            <m:t>ln</m:t>
          </m:r>
          <m:d>
            <m:dPr>
              <m:ctrlPr>
                <w:rPr>
                  <w:rFonts w:ascii="Cambria Math" w:hAnsi="Cambria Math"/>
                  <w:i/>
                  <w:iCs/>
                  <w:szCs w:val="21"/>
                </w:rPr>
              </m:ctrlPr>
            </m:dPr>
            <m:e>
              <m:r>
                <w:rPr>
                  <w:rFonts w:ascii="Cambria Math" w:hAnsi="Cambria Math"/>
                  <w:szCs w:val="21"/>
                </w:rPr>
                <m:t>2π</m:t>
              </m:r>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ln</m:t>
          </m:r>
          <m:d>
            <m:dPr>
              <m:ctrlPr>
                <w:rPr>
                  <w:rFonts w:ascii="Cambria Math" w:hAnsi="Cambria Math"/>
                  <w:i/>
                  <w:iCs/>
                  <w:szCs w:val="21"/>
                </w:rPr>
              </m:ctrlPr>
            </m:dPr>
            <m:e>
              <m:d>
                <m:dPr>
                  <m:begChr m:val="|"/>
                  <m:endChr m:val="|"/>
                  <m:ctrlPr>
                    <w:rPr>
                      <w:rFonts w:ascii="Cambria Math" w:hAnsi="Cambria Math"/>
                      <w:i/>
                      <w:iCs/>
                      <w:szCs w:val="21"/>
                    </w:rPr>
                  </m:ctrlPr>
                </m:dPr>
                <m:e>
                  <m:r>
                    <m:rPr>
                      <m:sty m:val="b"/>
                    </m:rPr>
                    <w:rPr>
                      <w:rFonts w:ascii="Cambria Math" w:hAnsi="Cambria Math"/>
                      <w:szCs w:val="21"/>
                    </w:rPr>
                    <m:t>Σ</m:t>
                  </m:r>
                </m:e>
              </m:d>
            </m:e>
          </m:d>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ln</m:t>
          </m:r>
          <m:d>
            <m:dPr>
              <m:begChr m:val="|"/>
              <m:endChr m:val="|"/>
              <m:ctrlPr>
                <w:rPr>
                  <w:rFonts w:ascii="Cambria Math" w:hAnsi="Cambria Math"/>
                  <w:i/>
                  <w:szCs w:val="21"/>
                </w:rPr>
              </m:ctrlPr>
            </m:dPr>
            <m:e>
              <m:sSup>
                <m:sSupPr>
                  <m:ctrlPr>
                    <w:rPr>
                      <w:rFonts w:ascii="Cambria Math" w:hAnsi="Cambria Math"/>
                      <w:szCs w:val="21"/>
                    </w:rPr>
                  </m:ctrlPr>
                </m:sSupPr>
                <m:e>
                  <m:sSup>
                    <m:sSupPr>
                      <m:ctrlPr>
                        <w:rPr>
                          <w:rFonts w:ascii="Cambria Math" w:hAnsi="Cambria Math"/>
                          <w:szCs w:val="21"/>
                        </w:rPr>
                      </m:ctrlPr>
                    </m:sSupPr>
                    <m:e>
                      <m:r>
                        <m:rPr>
                          <m:sty m:val="b"/>
                        </m:rPr>
                        <w:rPr>
                          <w:rFonts w:ascii="Cambria Math" w:hAnsi="Cambria Math" w:hint="eastAsia"/>
                          <w:szCs w:val="21"/>
                        </w:rPr>
                        <m:t>X</m:t>
                      </m:r>
                    </m:e>
                    <m:sup>
                      <m:r>
                        <m:rPr>
                          <m:sty m:val="p"/>
                        </m:rPr>
                        <w:rPr>
                          <w:rFonts w:ascii="Cambria Math" w:hAnsi="Cambria Math"/>
                          <w:szCs w:val="21"/>
                        </w:rPr>
                        <m:t>*</m:t>
                      </m:r>
                    </m:sup>
                  </m:sSup>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e>
          </m:d>
        </m:oMath>
      </m:oMathPara>
    </w:p>
    <w:p w14:paraId="0751D57D" w14:textId="32F348F8" w:rsidR="004B6D10" w:rsidRPr="0016267E" w:rsidRDefault="00D91F51" w:rsidP="00937540">
      <w:pPr>
        <w:jc w:val="right"/>
        <w:rPr>
          <w:iCs/>
          <w:vanish/>
          <w:szCs w:val="21"/>
          <w:specVanish/>
        </w:rPr>
      </w:pPr>
      <m:oMath>
        <m:r>
          <w:rPr>
            <w:rFonts w:ascii="Cambria Math" w:hAnsi="Cambria Math"/>
            <w:szCs w:val="21"/>
          </w:rPr>
          <m:t>-</m:t>
        </m:r>
        <m:f>
          <m:fPr>
            <m:ctrlPr>
              <w:rPr>
                <w:rFonts w:ascii="Cambria Math" w:hAnsi="Cambria Math"/>
                <w:i/>
                <w:iCs/>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iCs/>
                <w:szCs w:val="21"/>
              </w:rPr>
            </m:ctrlPr>
          </m:sSupPr>
          <m:e>
            <m:d>
              <m:dPr>
                <m:begChr m:val="["/>
                <m:endChr m:val="]"/>
                <m:ctrlPr>
                  <w:rPr>
                    <w:rFonts w:ascii="Cambria Math" w:hAnsi="Cambria Math"/>
                    <w:i/>
                    <w:iCs/>
                    <w:szCs w:val="21"/>
                  </w:rPr>
                </m:ctrlPr>
              </m:dPr>
              <m:e>
                <m:sSup>
                  <m:sSupPr>
                    <m:ctrlPr>
                      <w:rPr>
                        <w:rFonts w:ascii="Cambria Math" w:hAnsi="Cambria Math"/>
                        <w:i/>
                        <w:iCs/>
                        <w:szCs w:val="21"/>
                      </w:rPr>
                    </m:ctrlPr>
                  </m:sSupPr>
                  <m:e>
                    <m:r>
                      <m:rPr>
                        <m:sty m:val="bi"/>
                      </m:rPr>
                      <w:rPr>
                        <w:rFonts w:ascii="Cambria Math" w:hAnsi="Cambria Math"/>
                        <w:szCs w:val="21"/>
                      </w:rPr>
                      <m:t>y</m:t>
                    </m:r>
                  </m:e>
                  <m:sup>
                    <m:r>
                      <w:rPr>
                        <w:rFonts w:ascii="Cambria Math" w:hAnsi="Cambria Math"/>
                        <w:szCs w:val="21"/>
                      </w:rPr>
                      <m:t>*</m:t>
                    </m:r>
                  </m:sup>
                </m:sSup>
                <m: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acc>
                  <m:accPr>
                    <m:ctrlPr>
                      <w:rPr>
                        <w:rFonts w:ascii="Cambria Math" w:hAnsi="Cambria Math"/>
                        <w:b/>
                        <w:i/>
                        <w:szCs w:val="21"/>
                      </w:rPr>
                    </m:ctrlPr>
                  </m:accPr>
                  <m:e>
                    <m:r>
                      <m:rPr>
                        <m:sty m:val="bi"/>
                      </m:rPr>
                      <w:rPr>
                        <w:rFonts w:ascii="Cambria Math" w:hAnsi="Cambria Math"/>
                        <w:szCs w:val="21"/>
                      </w:rPr>
                      <m:t>β</m:t>
                    </m:r>
                  </m:e>
                </m:acc>
              </m:e>
            </m:d>
          </m:e>
          <m:sup>
            <m:r>
              <m:rPr>
                <m:sty m:val="p"/>
              </m:rPr>
              <w:rPr>
                <w:rFonts w:ascii="Cambria Math" w:hAnsi="Cambria Math"/>
                <w:szCs w:val="21"/>
              </w:rPr>
              <m:t>T</m:t>
            </m:r>
          </m:sup>
        </m:sSup>
        <m:sSup>
          <m:sSupPr>
            <m:ctrlPr>
              <w:rPr>
                <w:rFonts w:ascii="Cambria Math" w:hAnsi="Cambria Math"/>
                <w:i/>
                <w:iCs/>
                <w:szCs w:val="21"/>
              </w:rPr>
            </m:ctrlPr>
          </m:sSupPr>
          <m:e>
            <m:r>
              <m:rPr>
                <m:sty m:val="b"/>
              </m:rPr>
              <w:rPr>
                <w:rFonts w:ascii="Cambria Math" w:hAnsi="Cambria Math"/>
                <w:szCs w:val="21"/>
              </w:rPr>
              <m:t>Σ</m:t>
            </m:r>
          </m:e>
          <m:sup>
            <m:r>
              <w:rPr>
                <w:rFonts w:ascii="Cambria Math" w:hAnsi="Cambria Math"/>
                <w:szCs w:val="21"/>
              </w:rPr>
              <m:t>-1</m:t>
            </m:r>
          </m:sup>
        </m:sSup>
        <m:d>
          <m:dPr>
            <m:begChr m:val="["/>
            <m:endChr m:val="]"/>
            <m:ctrlPr>
              <w:rPr>
                <w:rFonts w:ascii="Cambria Math" w:hAnsi="Cambria Math"/>
                <w:i/>
                <w:iCs/>
                <w:szCs w:val="21"/>
              </w:rPr>
            </m:ctrlPr>
          </m:dPr>
          <m:e>
            <m:sSup>
              <m:sSupPr>
                <m:ctrlPr>
                  <w:rPr>
                    <w:rFonts w:ascii="Cambria Math" w:hAnsi="Cambria Math"/>
                    <w:i/>
                    <w:iCs/>
                    <w:szCs w:val="21"/>
                  </w:rPr>
                </m:ctrlPr>
              </m:sSupPr>
              <m:e>
                <m:r>
                  <m:rPr>
                    <m:sty m:val="bi"/>
                  </m:rPr>
                  <w:rPr>
                    <w:rFonts w:ascii="Cambria Math" w:hAnsi="Cambria Math"/>
                    <w:szCs w:val="21"/>
                  </w:rPr>
                  <m:t>y</m:t>
                </m:r>
              </m:e>
              <m:sup>
                <m:r>
                  <w:rPr>
                    <w:rFonts w:ascii="Cambria Math" w:hAnsi="Cambria Math"/>
                    <w:szCs w:val="21"/>
                  </w:rPr>
                  <m:t>*</m:t>
                </m:r>
              </m:sup>
            </m:sSup>
            <m: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acc>
              <m:accPr>
                <m:ctrlPr>
                  <w:rPr>
                    <w:rFonts w:ascii="Cambria Math" w:hAnsi="Cambria Math"/>
                    <w:b/>
                    <w:i/>
                    <w:szCs w:val="21"/>
                  </w:rPr>
                </m:ctrlPr>
              </m:accPr>
              <m:e>
                <m:r>
                  <m:rPr>
                    <m:sty m:val="bi"/>
                  </m:rPr>
                  <w:rPr>
                    <w:rFonts w:ascii="Cambria Math" w:hAnsi="Cambria Math"/>
                    <w:szCs w:val="21"/>
                  </w:rPr>
                  <m:t>β</m:t>
                </m:r>
              </m:e>
            </m:acc>
          </m:e>
        </m:d>
      </m:oMath>
      <w:r w:rsidR="00AC52B0" w:rsidRPr="0016267E">
        <w:rPr>
          <w:iCs/>
          <w:szCs w:val="21"/>
        </w:rPr>
        <w:tab/>
      </w:r>
      <w:r w:rsidR="00AC52B0" w:rsidRPr="0016267E">
        <w:rPr>
          <w:iCs/>
          <w:szCs w:val="21"/>
        </w:rPr>
        <w:tab/>
      </w:r>
      <w:r w:rsidR="00AC52B0" w:rsidRPr="0016267E">
        <w:rPr>
          <w:iCs/>
          <w:szCs w:val="21"/>
        </w:rPr>
        <w:tab/>
      </w:r>
      <w:r w:rsidR="00AC52B0" w:rsidRPr="0016267E">
        <w:rPr>
          <w:iCs/>
          <w:szCs w:val="21"/>
        </w:rPr>
        <w:tab/>
      </w:r>
      <w:r w:rsidR="00AC52B0" w:rsidRPr="0016267E">
        <w:rPr>
          <w:iCs/>
          <w:szCs w:val="21"/>
        </w:rPr>
        <w:tab/>
      </w:r>
    </w:p>
    <w:p w14:paraId="2DBCD6C1" w14:textId="6268F9A3" w:rsidR="00AC52B0" w:rsidRPr="0016267E" w:rsidRDefault="00D91F51" w:rsidP="00AC52B0">
      <w:pPr>
        <w:pStyle w:val="af"/>
        <w:rPr>
          <w:iCs/>
          <w:szCs w:val="21"/>
        </w:rPr>
      </w:pPr>
      <w:r w:rsidRPr="0016267E">
        <w:rPr>
          <w:iCs/>
          <w:szCs w:val="21"/>
        </w:rPr>
        <w:t xml:space="preserve"> </w:t>
      </w:r>
      <w:bookmarkStart w:id="217" w:name="_Ref103955206"/>
      <w:r w:rsidRPr="0016267E">
        <w:rPr>
          <w:rFonts w:hint="eastAsia"/>
          <w:iCs/>
          <w:szCs w:val="21"/>
        </w:rPr>
        <w:t>(</w:t>
      </w:r>
      <w:r w:rsidRPr="0016267E">
        <w:rPr>
          <w:iCs/>
          <w:szCs w:val="21"/>
        </w:rPr>
        <w:fldChar w:fldCharType="begin"/>
      </w:r>
      <w:r w:rsidRPr="0016267E">
        <w:rPr>
          <w:iCs/>
          <w:szCs w:val="21"/>
        </w:rPr>
        <w:instrText xml:space="preserve"> </w:instrText>
      </w:r>
      <w:r w:rsidRPr="0016267E">
        <w:rPr>
          <w:rFonts w:hint="eastAsia"/>
          <w:iCs/>
          <w:szCs w:val="21"/>
        </w:rPr>
        <w:instrText>SEQ Equation \* ARABIC</w:instrText>
      </w:r>
      <w:r w:rsidRPr="0016267E">
        <w:rPr>
          <w:iCs/>
          <w:szCs w:val="21"/>
        </w:rPr>
        <w:instrText xml:space="preserve"> </w:instrText>
      </w:r>
      <w:r w:rsidRPr="0016267E">
        <w:rPr>
          <w:iCs/>
          <w:szCs w:val="21"/>
        </w:rPr>
        <w:fldChar w:fldCharType="separate"/>
      </w:r>
      <w:r w:rsidR="00734AAA">
        <w:rPr>
          <w:iCs/>
          <w:noProof/>
          <w:szCs w:val="21"/>
        </w:rPr>
        <w:t>10</w:t>
      </w:r>
      <w:r w:rsidRPr="0016267E">
        <w:rPr>
          <w:iCs/>
          <w:szCs w:val="21"/>
        </w:rPr>
        <w:fldChar w:fldCharType="end"/>
      </w:r>
      <w:r w:rsidRPr="0016267E">
        <w:rPr>
          <w:iCs/>
          <w:szCs w:val="21"/>
        </w:rPr>
        <w:t>)</w:t>
      </w:r>
      <w:bookmarkEnd w:id="217"/>
    </w:p>
    <w:p w14:paraId="695294FC" w14:textId="316EA50A" w:rsidR="00976121" w:rsidRPr="0016267E" w:rsidRDefault="00D91F51" w:rsidP="00102164">
      <w:pPr>
        <w:jc w:val="left"/>
        <w:rPr>
          <w:bCs/>
          <w:szCs w:val="21"/>
        </w:rPr>
      </w:pPr>
      <w:r w:rsidRPr="0016267E">
        <w:rPr>
          <w:iCs/>
          <w:szCs w:val="21"/>
        </w:rPr>
        <w:t xml:space="preserve">where </w:t>
      </w:r>
      <m:oMath>
        <m:acc>
          <m:accPr>
            <m:ctrlPr>
              <w:rPr>
                <w:rFonts w:ascii="Cambria Math" w:hAnsi="Cambria Math"/>
                <w:b/>
                <w:i/>
                <w:szCs w:val="21"/>
              </w:rPr>
            </m:ctrlPr>
          </m:accPr>
          <m:e>
            <m:r>
              <m:rPr>
                <m:sty m:val="bi"/>
              </m:rPr>
              <w:rPr>
                <w:rFonts w:ascii="Cambria Math" w:hAnsi="Cambria Math"/>
                <w:szCs w:val="21"/>
              </w:rPr>
              <m:t>β</m:t>
            </m:r>
          </m:e>
        </m:acc>
      </m:oMath>
      <w:r w:rsidRPr="0016267E">
        <w:rPr>
          <w:rFonts w:hint="eastAsia"/>
          <w:b/>
          <w:szCs w:val="21"/>
        </w:rPr>
        <w:t xml:space="preserve"> </w:t>
      </w:r>
      <w:r w:rsidRPr="0016267E">
        <w:rPr>
          <w:bCs/>
          <w:szCs w:val="21"/>
        </w:rPr>
        <w:t xml:space="preserve">is defined in </w:t>
      </w:r>
      <w:r w:rsidR="00C04EC7">
        <w:rPr>
          <w:bCs/>
          <w:szCs w:val="21"/>
        </w:rPr>
        <w:t>E</w:t>
      </w:r>
      <w:r w:rsidRPr="0016267E">
        <w:rPr>
          <w:bCs/>
          <w:szCs w:val="21"/>
        </w:rPr>
        <w:t xml:space="preserve">quation </w:t>
      </w:r>
      <w:r w:rsidRPr="0016267E">
        <w:rPr>
          <w:bCs/>
          <w:szCs w:val="21"/>
        </w:rPr>
        <w:fldChar w:fldCharType="begin"/>
      </w:r>
      <w:r w:rsidRPr="0016267E">
        <w:rPr>
          <w:bCs/>
          <w:szCs w:val="21"/>
        </w:rPr>
        <w:instrText xml:space="preserve"> REF _Ref103894431 \h </w:instrText>
      </w:r>
      <w:r w:rsidRPr="0016267E">
        <w:rPr>
          <w:bCs/>
          <w:szCs w:val="21"/>
        </w:rPr>
      </w:r>
      <w:r w:rsidRPr="0016267E">
        <w:rPr>
          <w:bCs/>
          <w:szCs w:val="21"/>
        </w:rPr>
        <w:fldChar w:fldCharType="separate"/>
      </w:r>
      <w:ins w:id="218" w:author="wang wei" w:date="2022-11-07T10:50:00Z">
        <w:r w:rsidR="00734AAA" w:rsidRPr="0016267E">
          <w:rPr>
            <w:rFonts w:hint="eastAsia"/>
            <w:iCs/>
            <w:szCs w:val="21"/>
          </w:rPr>
          <w:t>(</w:t>
        </w:r>
        <w:r w:rsidR="00734AAA">
          <w:rPr>
            <w:iCs/>
            <w:noProof/>
            <w:szCs w:val="21"/>
          </w:rPr>
          <w:t>8</w:t>
        </w:r>
        <w:r w:rsidR="00734AAA" w:rsidRPr="0016267E">
          <w:rPr>
            <w:iCs/>
            <w:szCs w:val="21"/>
          </w:rPr>
          <w:t>)</w:t>
        </w:r>
      </w:ins>
      <w:del w:id="219" w:author="wang wei" w:date="2022-11-07T10:50:00Z">
        <w:r w:rsidR="00A92CD2" w:rsidRPr="0016267E" w:rsidDel="00734AAA">
          <w:rPr>
            <w:rFonts w:hint="eastAsia"/>
            <w:iCs/>
            <w:szCs w:val="21"/>
          </w:rPr>
          <w:delText>(</w:delText>
        </w:r>
        <w:r w:rsidR="00A92CD2" w:rsidDel="00734AAA">
          <w:rPr>
            <w:iCs/>
            <w:noProof/>
            <w:szCs w:val="21"/>
          </w:rPr>
          <w:delText>8</w:delText>
        </w:r>
        <w:r w:rsidR="00A92CD2" w:rsidRPr="0016267E" w:rsidDel="00734AAA">
          <w:rPr>
            <w:iCs/>
            <w:szCs w:val="21"/>
          </w:rPr>
          <w:delText>)</w:delText>
        </w:r>
      </w:del>
      <w:r w:rsidRPr="0016267E">
        <w:rPr>
          <w:bCs/>
          <w:szCs w:val="21"/>
        </w:rPr>
        <w:fldChar w:fldCharType="end"/>
      </w:r>
      <w:r w:rsidRPr="0016267E">
        <w:rPr>
          <w:bCs/>
          <w:szCs w:val="21"/>
        </w:rPr>
        <w:t>.</w:t>
      </w:r>
    </w:p>
    <w:p w14:paraId="2B8B75BD" w14:textId="1FCE5AE0" w:rsidR="00F131F1" w:rsidRPr="0016267E" w:rsidRDefault="00D91F51" w:rsidP="00A1256A">
      <w:pPr>
        <w:rPr>
          <w:bCs/>
          <w:iCs/>
          <w:szCs w:val="21"/>
        </w:rPr>
      </w:pPr>
      <w:r w:rsidRPr="0016267E">
        <w:rPr>
          <w:rFonts w:hint="eastAsia"/>
          <w:iCs/>
        </w:rPr>
        <w:t xml:space="preserve"> </w:t>
      </w:r>
      <w:r w:rsidR="00EC7800" w:rsidRPr="0016267E">
        <w:rPr>
          <w:iCs/>
        </w:rPr>
        <w:t xml:space="preserve"> To guarantee </w:t>
      </w:r>
      <w:r w:rsidRPr="0016267E">
        <w:rPr>
          <w:rFonts w:eastAsia="等线"/>
          <w:iCs/>
        </w:rPr>
        <w:t xml:space="preserve">that </w:t>
      </w:r>
      <m:oMath>
        <m:r>
          <m:rPr>
            <m:sty m:val="b"/>
          </m:rPr>
          <w:rPr>
            <w:rFonts w:ascii="Cambria Math" w:hAnsi="Cambria Math" w:hint="eastAsia"/>
          </w:rPr>
          <m:t>V</m:t>
        </m:r>
      </m:oMath>
      <w:r w:rsidR="006A1F44" w:rsidRPr="0016267E">
        <w:rPr>
          <w:rFonts w:hint="eastAsia"/>
          <w:b/>
        </w:rPr>
        <w:t xml:space="preserve"> </w:t>
      </w:r>
      <w:r w:rsidR="006A1F44" w:rsidRPr="0016267E">
        <w:t>and</w:t>
      </w:r>
      <w:r w:rsidR="006A1F44" w:rsidRPr="0016267E">
        <w:rPr>
          <w:b/>
        </w:rPr>
        <w:t xml:space="preserve"> </w:t>
      </w:r>
      <m:oMath>
        <m:r>
          <m:rPr>
            <m:sty m:val="b"/>
          </m:rPr>
          <w:rPr>
            <w:rFonts w:ascii="Cambria Math" w:hAnsi="Cambria Math"/>
          </w:rPr>
          <m:t>U</m:t>
        </m:r>
      </m:oMath>
      <w:r w:rsidRPr="0016267E">
        <w:rPr>
          <w:rFonts w:hint="eastAsia"/>
          <w:b/>
        </w:rPr>
        <w:t xml:space="preserve"> </w:t>
      </w:r>
      <w:r w:rsidRPr="0016267E">
        <w:rPr>
          <w:rFonts w:eastAsia="等线"/>
        </w:rPr>
        <w:t xml:space="preserve">are </w:t>
      </w:r>
      <w:r w:rsidR="00A1256A" w:rsidRPr="0016267E">
        <w:t>always positive</w:t>
      </w:r>
      <w:r w:rsidR="00C04EC7">
        <w:t xml:space="preserve"> </w:t>
      </w:r>
      <w:r w:rsidR="00A1256A" w:rsidRPr="0016267E">
        <w:t xml:space="preserve">definite in the iterative processes, we used Cholesky decomposition to define </w:t>
      </w:r>
      <m:oMath>
        <m:r>
          <m:rPr>
            <m:sty m:val="b"/>
          </m:rPr>
          <w:rPr>
            <w:rFonts w:ascii="Cambria Math" w:hAnsi="Cambria Math" w:hint="eastAsia"/>
            <w:szCs w:val="21"/>
          </w:rPr>
          <m:t>V</m:t>
        </m:r>
      </m:oMath>
      <w:r w:rsidR="00A1256A" w:rsidRPr="0016267E">
        <w:t xml:space="preserve">, i.e., </w:t>
      </w:r>
      <m:oMath>
        <m:r>
          <m:rPr>
            <m:sty m:val="b"/>
          </m:rPr>
          <w:rPr>
            <w:rFonts w:ascii="Cambria Math" w:hAnsi="Cambria Math" w:hint="eastAsia"/>
            <w:szCs w:val="21"/>
          </w:rPr>
          <m:t>V</m:t>
        </m:r>
        <m:r>
          <m:rPr>
            <m:sty m:val="b"/>
          </m:rPr>
          <w:rPr>
            <w:rFonts w:ascii="Cambria Math" w:hAnsi="Cambria Math"/>
            <w:szCs w:val="21"/>
          </w:rPr>
          <m:t>=</m:t>
        </m:r>
        <m:sSup>
          <m:sSupPr>
            <m:ctrlPr>
              <w:rPr>
                <w:rFonts w:ascii="Cambria Math" w:hAnsi="Cambria Math"/>
                <w:b/>
                <w:iCs/>
                <w:szCs w:val="21"/>
              </w:rPr>
            </m:ctrlPr>
          </m:sSupPr>
          <m:e>
            <m:r>
              <m:rPr>
                <m:sty m:val="b"/>
              </m:rPr>
              <w:rPr>
                <w:rFonts w:ascii="Cambria Math" w:hAnsi="Cambria Math" w:hint="eastAsia"/>
                <w:szCs w:val="21"/>
              </w:rPr>
              <m:t>G</m:t>
            </m:r>
          </m:e>
          <m:sup>
            <m:r>
              <m:rPr>
                <m:sty m:val="p"/>
              </m:rPr>
              <w:rPr>
                <w:rFonts w:ascii="Cambria Math" w:hAnsi="Cambria Math"/>
                <w:szCs w:val="21"/>
              </w:rPr>
              <m:t>T</m:t>
            </m:r>
          </m:sup>
        </m:sSup>
        <m:r>
          <m:rPr>
            <m:sty m:val="b"/>
          </m:rPr>
          <w:rPr>
            <w:rFonts w:ascii="Cambria Math" w:hAnsi="Cambria Math"/>
            <w:szCs w:val="21"/>
          </w:rPr>
          <m:t>G</m:t>
        </m:r>
      </m:oMath>
      <w:r w:rsidRPr="0016267E">
        <w:rPr>
          <w:rFonts w:ascii="Cambria Math" w:eastAsia="等线" w:hAnsi="Cambria Math"/>
          <w:szCs w:val="21"/>
        </w:rPr>
        <w:t>,</w:t>
      </w:r>
      <w:r w:rsidR="00A1256A" w:rsidRPr="0016267E">
        <w:rPr>
          <w:rFonts w:hint="eastAsia"/>
          <w:b/>
          <w:szCs w:val="21"/>
        </w:rPr>
        <w:t xml:space="preserve"> </w:t>
      </w:r>
      <w:r w:rsidR="00A1256A" w:rsidRPr="0016267E">
        <w:rPr>
          <w:bCs/>
          <w:szCs w:val="21"/>
        </w:rPr>
        <w:t xml:space="preserve">where </w:t>
      </w:r>
      <m:oMath>
        <m:r>
          <m:rPr>
            <m:sty m:val="b"/>
          </m:rPr>
          <w:rPr>
            <w:rFonts w:ascii="Cambria Math" w:hAnsi="Cambria Math"/>
            <w:szCs w:val="21"/>
          </w:rPr>
          <m:t>G</m:t>
        </m:r>
      </m:oMath>
      <w:r w:rsidR="00E21CFB" w:rsidRPr="0016267E">
        <w:rPr>
          <w:bCs/>
          <w:szCs w:val="21"/>
        </w:rPr>
        <w:t xml:space="preserve"> is an upper triangular matrix with </w:t>
      </w:r>
      <m:oMath>
        <m:r>
          <w:rPr>
            <w:rFonts w:ascii="Cambria Math" w:hAnsi="Cambria Math"/>
            <w:szCs w:val="21"/>
          </w:rPr>
          <m:t>k(k+1)/2</m:t>
        </m:r>
      </m:oMath>
      <w:r w:rsidR="00E21CFB" w:rsidRPr="0016267E">
        <w:rPr>
          <w:rFonts w:hint="eastAsia"/>
          <w:szCs w:val="21"/>
        </w:rPr>
        <w:t xml:space="preserve"> </w:t>
      </w:r>
      <w:r w:rsidR="00EC7800" w:rsidRPr="0016267E">
        <w:rPr>
          <w:bCs/>
          <w:szCs w:val="21"/>
        </w:rPr>
        <w:t>parameters</w:t>
      </w:r>
      <w:r w:rsidRPr="0016267E">
        <w:rPr>
          <w:rFonts w:eastAsia="等线"/>
          <w:bCs/>
          <w:szCs w:val="21"/>
        </w:rPr>
        <w:t xml:space="preserve"> that need</w:t>
      </w:r>
      <w:r w:rsidR="00EC7800" w:rsidRPr="0016267E">
        <w:rPr>
          <w:bCs/>
          <w:szCs w:val="21"/>
        </w:rPr>
        <w:t xml:space="preserve"> to be estimated. </w:t>
      </w:r>
      <m:oMath>
        <m:r>
          <m:rPr>
            <m:sty m:val="b"/>
          </m:rPr>
          <w:rPr>
            <w:rFonts w:ascii="Cambria Math" w:hAnsi="Cambria Math"/>
            <w:szCs w:val="21"/>
          </w:rPr>
          <m:t>U</m:t>
        </m:r>
      </m:oMath>
      <w:r w:rsidR="00EC7800" w:rsidRPr="0016267E">
        <w:rPr>
          <w:bCs/>
          <w:szCs w:val="21"/>
        </w:rPr>
        <w:t xml:space="preserve"> can be written as </w:t>
      </w:r>
      <m:oMath>
        <m:r>
          <m:rPr>
            <m:sty m:val="b"/>
          </m:rPr>
          <w:rPr>
            <w:rFonts w:ascii="Cambria Math" w:hAnsi="Cambria Math"/>
            <w:szCs w:val="21"/>
          </w:rPr>
          <m:t>U=</m:t>
        </m:r>
        <m:sSup>
          <m:sSupPr>
            <m:ctrlPr>
              <w:rPr>
                <w:rFonts w:ascii="Cambria Math" w:hAnsi="Cambria Math"/>
                <w:b/>
                <w:szCs w:val="21"/>
              </w:rPr>
            </m:ctrlPr>
          </m:sSupPr>
          <m:e>
            <m:sSup>
              <m:sSupPr>
                <m:ctrlPr>
                  <w:rPr>
                    <w:rFonts w:ascii="Cambria Math" w:hAnsi="Cambria Math"/>
                    <w:bCs/>
                  </w:rPr>
                </m:ctrlPr>
              </m:sSupPr>
              <m:e>
                <m:r>
                  <w:rPr>
                    <w:rFonts w:ascii="Cambria Math" w:hAnsi="Cambria Math"/>
                  </w:rPr>
                  <m:t>σ</m:t>
                </m:r>
              </m:e>
              <m:sup>
                <m:r>
                  <w:rPr>
                    <w:rFonts w:ascii="Cambria Math" w:hAnsi="Cambria Math"/>
                  </w:rPr>
                  <m:t>2</m:t>
                </m:r>
              </m:sup>
            </m:sSup>
            <m:d>
              <m:dPr>
                <m:ctrlPr>
                  <w:rPr>
                    <w:rFonts w:ascii="Cambria Math" w:hAnsi="Cambria Math"/>
                    <w:b/>
                    <w:szCs w:val="21"/>
                  </w:rPr>
                </m:ctrlPr>
              </m:dPr>
              <m:e>
                <m:sSub>
                  <m:sSubPr>
                    <m:ctrlPr>
                      <w:rPr>
                        <w:rFonts w:ascii="Cambria Math" w:hAnsi="Cambria Math"/>
                        <w:b/>
                        <w:iCs/>
                        <w:szCs w:val="21"/>
                      </w:rPr>
                    </m:ctrlPr>
                  </m:sSubPr>
                  <m:e>
                    <m:r>
                      <m:rPr>
                        <m:sty m:val="b"/>
                      </m:rPr>
                      <w:rPr>
                        <w:rFonts w:ascii="Cambria Math" w:hAnsi="Cambria Math"/>
                        <w:szCs w:val="21"/>
                      </w:rPr>
                      <m:t>I</m:t>
                    </m:r>
                  </m:e>
                  <m:sub>
                    <m:r>
                      <w:rPr>
                        <w:rFonts w:ascii="Cambria Math" w:hAnsi="Cambria Math"/>
                        <w:szCs w:val="21"/>
                      </w:rPr>
                      <m:t>n</m:t>
                    </m:r>
                  </m:sub>
                </m:sSub>
                <m:r>
                  <m:rPr>
                    <m:sty m:val="bi"/>
                  </m:rPr>
                  <w:rPr>
                    <w:rFonts w:ascii="Cambria Math" w:hAnsi="Cambria Math"/>
                    <w:szCs w:val="21"/>
                  </w:rPr>
                  <m:t>-</m:t>
                </m:r>
                <m:r>
                  <w:rPr>
                    <w:rFonts w:ascii="Cambria Math" w:hAnsi="Cambria Math"/>
                    <w:szCs w:val="21"/>
                  </w:rPr>
                  <m:t>ρ</m:t>
                </m:r>
                <m:r>
                  <m:rPr>
                    <m:sty m:val="b"/>
                  </m:rPr>
                  <w:rPr>
                    <w:rFonts w:ascii="Cambria Math" w:hAnsi="Cambria Math"/>
                    <w:szCs w:val="21"/>
                  </w:rPr>
                  <m:t>C</m:t>
                </m:r>
              </m:e>
            </m:d>
          </m:e>
          <m:sup>
            <m:r>
              <m:rPr>
                <m:sty m:val="bi"/>
              </m:rPr>
              <w:rPr>
                <w:rFonts w:ascii="Cambria Math" w:hAnsi="Cambria Math"/>
                <w:szCs w:val="21"/>
              </w:rPr>
              <m:t>-1</m:t>
            </m:r>
          </m:sup>
        </m:sSup>
      </m:oMath>
      <w:r w:rsidRPr="0016267E">
        <w:rPr>
          <w:rFonts w:ascii="Cambria Math" w:eastAsia="等线" w:hAnsi="Cambria Math"/>
          <w:szCs w:val="21"/>
        </w:rPr>
        <w:t>,</w:t>
      </w:r>
      <w:r w:rsidR="00EC7800" w:rsidRPr="0016267E">
        <w:rPr>
          <w:rFonts w:hint="eastAsia"/>
          <w:b/>
          <w:szCs w:val="21"/>
        </w:rPr>
        <w:t xml:space="preserve"> </w:t>
      </w:r>
      <w:r w:rsidR="00B576FB" w:rsidRPr="0016267E">
        <w:rPr>
          <w:bCs/>
          <w:szCs w:val="21"/>
        </w:rPr>
        <w:t xml:space="preserve">where </w:t>
      </w:r>
      <m:oMath>
        <m:r>
          <m:rPr>
            <m:sty m:val="b"/>
          </m:rPr>
          <w:rPr>
            <w:rFonts w:ascii="Cambria Math" w:hAnsi="Cambria Math"/>
            <w:szCs w:val="21"/>
          </w:rPr>
          <m:t>C=</m:t>
        </m:r>
        <m:sSub>
          <m:sSubPr>
            <m:ctrlPr>
              <w:rPr>
                <w:rFonts w:ascii="Cambria Math" w:hAnsi="Cambria Math"/>
                <w:b/>
                <w:iCs/>
                <w:szCs w:val="21"/>
              </w:rPr>
            </m:ctrlPr>
          </m:sSubPr>
          <m:e>
            <m:r>
              <m:rPr>
                <m:sty m:val="b"/>
              </m:rPr>
              <w:rPr>
                <w:rFonts w:ascii="Cambria Math" w:hAnsi="Cambria Math"/>
                <w:szCs w:val="21"/>
              </w:rPr>
              <m:t>I</m:t>
            </m:r>
          </m:e>
          <m:sub>
            <m:r>
              <w:rPr>
                <w:rFonts w:ascii="Cambria Math" w:hAnsi="Cambria Math"/>
                <w:szCs w:val="21"/>
              </w:rPr>
              <m:t>n</m:t>
            </m:r>
          </m:sub>
        </m:sSub>
        <m:r>
          <m:rPr>
            <m:sty m:val="bi"/>
          </m:rPr>
          <w:rPr>
            <w:rFonts w:ascii="Cambria Math" w:hAnsi="Cambria Math"/>
            <w:szCs w:val="21"/>
          </w:rPr>
          <m:t>-</m:t>
        </m:r>
        <m:r>
          <m:rPr>
            <m:sty m:val="b"/>
          </m:rPr>
          <w:rPr>
            <w:rFonts w:ascii="Cambria Math" w:hAnsi="Cambria Math"/>
            <w:szCs w:val="21"/>
          </w:rPr>
          <m:t>R</m:t>
        </m:r>
      </m:oMath>
      <w:r w:rsidR="00B576FB" w:rsidRPr="0016267E">
        <w:rPr>
          <w:rFonts w:hint="eastAsia"/>
          <w:bCs/>
          <w:szCs w:val="21"/>
        </w:rPr>
        <w:t>.</w:t>
      </w:r>
      <w:r w:rsidR="00322AA8" w:rsidRPr="0016267E">
        <w:rPr>
          <w:szCs w:val="21"/>
        </w:rPr>
        <w:t xml:space="preserve"> Then, </w:t>
      </w:r>
      <m:oMath>
        <m:r>
          <m:rPr>
            <m:sty m:val="b"/>
          </m:rPr>
          <w:rPr>
            <w:rFonts w:ascii="Cambria Math" w:hAnsi="Cambria Math"/>
            <w:szCs w:val="21"/>
          </w:rPr>
          <m:t>U</m:t>
        </m:r>
      </m:oMath>
      <w:r w:rsidR="00322AA8" w:rsidRPr="0016267E">
        <w:rPr>
          <w:szCs w:val="21"/>
        </w:rPr>
        <w:t xml:space="preserve"> and </w:t>
      </w:r>
      <m:oMath>
        <m:r>
          <m:rPr>
            <m:sty m:val="b"/>
          </m:rPr>
          <w:rPr>
            <w:rFonts w:ascii="Cambria Math" w:hAnsi="Cambria Math"/>
            <w:szCs w:val="21"/>
          </w:rPr>
          <m:t>C</m:t>
        </m:r>
      </m:oMath>
      <w:r w:rsidR="00A34ADD" w:rsidRPr="0016267E">
        <w:rPr>
          <w:szCs w:val="21"/>
        </w:rPr>
        <w:t xml:space="preserve"> have the same </w:t>
      </w:r>
      <w:r w:rsidR="00A34ADD" w:rsidRPr="0016267E">
        <w:rPr>
          <w:szCs w:val="21"/>
        </w:rPr>
        <w:lastRenderedPageBreak/>
        <w:t xml:space="preserve">eigenvectors. Let </w:t>
      </w:r>
      <m:oMath>
        <m:r>
          <m:rPr>
            <m:sty m:val="b"/>
          </m:rPr>
          <w:rPr>
            <w:rFonts w:ascii="Cambria Math" w:hAnsi="Cambria Math"/>
            <w:szCs w:val="21"/>
          </w:rPr>
          <m:t>E</m:t>
        </m:r>
      </m:oMath>
      <w:r w:rsidR="00C95748" w:rsidRPr="0016267E">
        <w:rPr>
          <w:szCs w:val="21"/>
        </w:rPr>
        <w:t xml:space="preserve"> </w:t>
      </w:r>
      <w:r w:rsidRPr="0016267E">
        <w:rPr>
          <w:rFonts w:eastAsia="等线"/>
          <w:szCs w:val="21"/>
        </w:rPr>
        <w:t>be</w:t>
      </w:r>
      <w:r w:rsidR="00C95748" w:rsidRPr="0016267E">
        <w:rPr>
          <w:szCs w:val="21"/>
        </w:rPr>
        <w:t xml:space="preserve"> an orthogonal matrix composed of the eigenvectors of </w:t>
      </w:r>
      <m:oMath>
        <m:r>
          <m:rPr>
            <m:sty m:val="b"/>
          </m:rPr>
          <w:rPr>
            <w:rFonts w:ascii="Cambria Math" w:hAnsi="Cambria Math"/>
            <w:szCs w:val="21"/>
          </w:rPr>
          <m:t>C</m:t>
        </m:r>
      </m:oMath>
      <w:r w:rsidR="007972C4" w:rsidRPr="0016267E">
        <w:rPr>
          <w:bCs/>
          <w:szCs w:val="21"/>
        </w:rPr>
        <w:t xml:space="preserve">, </w:t>
      </w:r>
      <w:r w:rsidR="007972C4" w:rsidRPr="0016267E">
        <w:rPr>
          <w:rFonts w:hint="eastAsia"/>
          <w:bCs/>
          <w:szCs w:val="21"/>
        </w:rPr>
        <w:t>a</w:t>
      </w:r>
      <w:r w:rsidR="007972C4" w:rsidRPr="0016267E">
        <w:rPr>
          <w:bCs/>
          <w:szCs w:val="21"/>
        </w:rPr>
        <w:t>nd</w:t>
      </w:r>
      <w:r w:rsidR="007972C4" w:rsidRPr="0016267E">
        <w:rPr>
          <w:rFonts w:hint="eastAsia"/>
          <w:bCs/>
          <w:szCs w:val="21"/>
        </w:rPr>
        <w:t xml:space="preserve"> </w:t>
      </w:r>
      <m:oMath>
        <m:sSub>
          <m:sSubPr>
            <m:ctrlPr>
              <w:rPr>
                <w:rFonts w:ascii="Cambria Math" w:hAnsi="Cambria Math"/>
                <w:b/>
                <w:bCs/>
                <w:i/>
                <w:szCs w:val="21"/>
              </w:rPr>
            </m:ctrlPr>
          </m:sSubPr>
          <m:e>
            <m:r>
              <m:rPr>
                <m:sty m:val="b"/>
              </m:rPr>
              <w:rPr>
                <w:rFonts w:ascii="Cambria Math" w:hAnsi="Cambria Math"/>
                <w:szCs w:val="21"/>
              </w:rPr>
              <m:t>D</m:t>
            </m:r>
          </m:e>
          <m:sub>
            <m:r>
              <m:rPr>
                <m:sty m:val="bi"/>
              </m:rPr>
              <w:rPr>
                <w:rFonts w:ascii="Cambria Math" w:hAnsi="Cambria Math"/>
                <w:szCs w:val="21"/>
              </w:rPr>
              <m:t>λ</m:t>
            </m:r>
          </m:sub>
        </m:sSub>
      </m:oMath>
      <w:r w:rsidR="007972C4" w:rsidRPr="0016267E">
        <w:rPr>
          <w:rFonts w:hint="eastAsia"/>
          <w:b/>
          <w:bCs/>
          <w:szCs w:val="21"/>
        </w:rPr>
        <w:t xml:space="preserve"> </w:t>
      </w:r>
      <w:r w:rsidR="00C04EC7">
        <w:rPr>
          <w:szCs w:val="21"/>
        </w:rPr>
        <w:t>be</w:t>
      </w:r>
      <w:r w:rsidR="003751F8" w:rsidRPr="0016267E">
        <w:rPr>
          <w:szCs w:val="21"/>
        </w:rPr>
        <w:t xml:space="preserve"> the diagonal matrix of the corresponding eigenvalues vector </w:t>
      </w:r>
      <m:oMath>
        <m:r>
          <m:rPr>
            <m:sty m:val="bi"/>
          </m:rPr>
          <w:rPr>
            <w:rFonts w:ascii="Cambria Math" w:hAnsi="Cambria Math"/>
            <w:szCs w:val="21"/>
          </w:rPr>
          <m:t>λ={</m:t>
        </m:r>
        <m:sSub>
          <m:sSubPr>
            <m:ctrlPr>
              <w:rPr>
                <w:rFonts w:ascii="Cambria Math" w:hAnsi="Cambria Math"/>
                <w:bCs/>
                <w:i/>
                <w:iCs/>
                <w:szCs w:val="21"/>
              </w:rPr>
            </m:ctrlPr>
          </m:sSubPr>
          <m:e>
            <m:r>
              <w:rPr>
                <w:rFonts w:ascii="Cambria Math" w:hAnsi="Cambria Math"/>
                <w:szCs w:val="21"/>
              </w:rPr>
              <m:t>λ</m:t>
            </m:r>
          </m:e>
          <m:sub>
            <m:r>
              <w:rPr>
                <w:rFonts w:ascii="Cambria Math" w:hAnsi="Cambria Math"/>
                <w:szCs w:val="21"/>
              </w:rPr>
              <m:t>i</m:t>
            </m:r>
          </m:sub>
        </m:sSub>
        <m:r>
          <m:rPr>
            <m:sty m:val="bi"/>
          </m:rPr>
          <w:rPr>
            <w:rFonts w:ascii="Cambria Math" w:hAnsi="Cambria Math"/>
            <w:szCs w:val="21"/>
          </w:rPr>
          <m:t>}</m:t>
        </m:r>
      </m:oMath>
      <w:r w:rsidR="00A34ADD" w:rsidRPr="0016267E">
        <w:rPr>
          <w:szCs w:val="21"/>
        </w:rPr>
        <w:t xml:space="preserve">, i.e., the </w:t>
      </w:r>
      <w:r w:rsidR="00A34ADD" w:rsidRPr="0016267E">
        <w:rPr>
          <w:rFonts w:hint="eastAsia"/>
          <w:szCs w:val="21"/>
        </w:rPr>
        <w:t>spec</w:t>
      </w:r>
      <w:r w:rsidR="00A34ADD" w:rsidRPr="0016267E">
        <w:rPr>
          <w:szCs w:val="21"/>
        </w:rPr>
        <w:t xml:space="preserve">tral </w:t>
      </w:r>
      <w:r w:rsidR="00A34ADD" w:rsidRPr="0016267E">
        <w:rPr>
          <w:rFonts w:hint="eastAsia"/>
          <w:szCs w:val="21"/>
        </w:rPr>
        <w:t>decompo</w:t>
      </w:r>
      <w:r w:rsidR="00B576FB" w:rsidRPr="0016267E">
        <w:rPr>
          <w:bCs/>
          <w:szCs w:val="21"/>
        </w:rPr>
        <w:t xml:space="preserve">sition of </w:t>
      </w:r>
      <m:oMath>
        <m:r>
          <m:rPr>
            <m:sty m:val="b"/>
          </m:rPr>
          <w:rPr>
            <w:rFonts w:ascii="Cambria Math" w:hAnsi="Cambria Math"/>
            <w:szCs w:val="21"/>
          </w:rPr>
          <m:t>C</m:t>
        </m:r>
      </m:oMath>
      <w:r w:rsidR="00A34ADD" w:rsidRPr="0016267E">
        <w:rPr>
          <w:rFonts w:hint="eastAsia"/>
          <w:b/>
          <w:szCs w:val="21"/>
        </w:rPr>
        <w:t xml:space="preserve"> </w:t>
      </w:r>
      <w:r w:rsidR="00A34ADD" w:rsidRPr="0016267E">
        <w:rPr>
          <w:bCs/>
          <w:szCs w:val="21"/>
        </w:rPr>
        <w:t xml:space="preserve">can be expressed as </w:t>
      </w:r>
      <m:oMath>
        <m:r>
          <m:rPr>
            <m:sty m:val="b"/>
          </m:rPr>
          <w:rPr>
            <w:rFonts w:ascii="Cambria Math" w:hAnsi="Cambria Math"/>
            <w:szCs w:val="21"/>
          </w:rPr>
          <m:t>C=E</m:t>
        </m:r>
        <m:sSub>
          <m:sSubPr>
            <m:ctrlPr>
              <w:rPr>
                <w:rFonts w:ascii="Cambria Math" w:hAnsi="Cambria Math"/>
                <w:b/>
                <w:bCs/>
                <w:i/>
                <w:szCs w:val="21"/>
              </w:rPr>
            </m:ctrlPr>
          </m:sSubPr>
          <m:e>
            <m:r>
              <m:rPr>
                <m:sty m:val="b"/>
              </m:rPr>
              <w:rPr>
                <w:rFonts w:ascii="Cambria Math" w:hAnsi="Cambria Math"/>
                <w:szCs w:val="21"/>
              </w:rPr>
              <m:t>D</m:t>
            </m:r>
          </m:e>
          <m:sub>
            <m:r>
              <m:rPr>
                <m:sty m:val="bi"/>
              </m:rPr>
              <w:rPr>
                <w:rFonts w:ascii="Cambria Math" w:hAnsi="Cambria Math"/>
                <w:szCs w:val="21"/>
              </w:rPr>
              <m:t>λ</m:t>
            </m:r>
          </m:sub>
        </m:sSub>
        <m:sSup>
          <m:sSupPr>
            <m:ctrlPr>
              <w:rPr>
                <w:rFonts w:ascii="Cambria Math" w:hAnsi="Cambria Math"/>
                <w:b/>
                <w:iCs/>
                <w:szCs w:val="21"/>
              </w:rPr>
            </m:ctrlPr>
          </m:sSupPr>
          <m:e>
            <m:r>
              <m:rPr>
                <m:sty m:val="b"/>
              </m:rPr>
              <w:rPr>
                <w:rFonts w:ascii="Cambria Math" w:hAnsi="Cambria Math"/>
                <w:szCs w:val="21"/>
              </w:rPr>
              <m:t>E</m:t>
            </m:r>
          </m:e>
          <m:sup>
            <m:r>
              <m:rPr>
                <m:sty m:val="p"/>
              </m:rPr>
              <w:rPr>
                <w:rFonts w:ascii="Cambria Math" w:hAnsi="Cambria Math"/>
                <w:szCs w:val="21"/>
              </w:rPr>
              <m:t>T</m:t>
            </m:r>
          </m:sup>
        </m:sSup>
      </m:oMath>
      <w:r w:rsidR="003751F8" w:rsidRPr="0016267E">
        <w:rPr>
          <w:rFonts w:hint="eastAsia"/>
          <w:bCs/>
          <w:iCs/>
          <w:szCs w:val="21"/>
        </w:rPr>
        <w:t>.</w:t>
      </w:r>
      <w:r w:rsidR="003751F8" w:rsidRPr="0016267E">
        <w:rPr>
          <w:szCs w:val="21"/>
        </w:rPr>
        <w:t xml:space="preserve"> Thus, the </w:t>
      </w:r>
      <w:r w:rsidR="003751F8" w:rsidRPr="0016267E">
        <w:rPr>
          <w:rFonts w:hint="eastAsia"/>
          <w:szCs w:val="21"/>
        </w:rPr>
        <w:t>spec</w:t>
      </w:r>
      <w:r w:rsidR="003751F8" w:rsidRPr="0016267E">
        <w:rPr>
          <w:szCs w:val="21"/>
        </w:rPr>
        <w:t xml:space="preserve">tral </w:t>
      </w:r>
      <w:r w:rsidR="003751F8" w:rsidRPr="0016267E">
        <w:rPr>
          <w:rFonts w:hint="eastAsia"/>
          <w:szCs w:val="21"/>
        </w:rPr>
        <w:t>decompo</w:t>
      </w:r>
      <w:r w:rsidR="003751F8" w:rsidRPr="0016267E">
        <w:rPr>
          <w:bCs/>
          <w:iCs/>
          <w:szCs w:val="21"/>
        </w:rPr>
        <w:t xml:space="preserve">sition of </w:t>
      </w:r>
      <m:oMath>
        <m:r>
          <m:rPr>
            <m:sty m:val="b"/>
          </m:rPr>
          <w:rPr>
            <w:rFonts w:ascii="Cambria Math" w:hAnsi="Cambria Math"/>
            <w:szCs w:val="21"/>
          </w:rPr>
          <m:t>U</m:t>
        </m:r>
      </m:oMath>
      <w:r w:rsidR="003751F8" w:rsidRPr="0016267E">
        <w:rPr>
          <w:rFonts w:hint="eastAsia"/>
          <w:b/>
          <w:szCs w:val="21"/>
        </w:rPr>
        <w:t xml:space="preserve"> </w:t>
      </w:r>
      <w:r w:rsidR="003751F8" w:rsidRPr="0016267E">
        <w:rPr>
          <w:bCs/>
          <w:szCs w:val="21"/>
        </w:rPr>
        <w:t xml:space="preserve">can be written as </w:t>
      </w:r>
      <m:oMath>
        <m:r>
          <m:rPr>
            <m:sty m:val="b"/>
          </m:rPr>
          <w:rPr>
            <w:rFonts w:ascii="Cambria Math" w:hAnsi="Cambria Math"/>
            <w:szCs w:val="21"/>
          </w:rPr>
          <m:t>U=</m:t>
        </m:r>
        <m:sSup>
          <m:sSupPr>
            <m:ctrlPr>
              <w:rPr>
                <w:rFonts w:ascii="Cambria Math" w:hAnsi="Cambria Math"/>
                <w:bCs/>
              </w:rPr>
            </m:ctrlPr>
          </m:sSupPr>
          <m:e>
            <m:r>
              <w:rPr>
                <w:rFonts w:ascii="Cambria Math" w:hAnsi="Cambria Math"/>
              </w:rPr>
              <m:t>σ</m:t>
            </m:r>
          </m:e>
          <m:sup>
            <m:r>
              <w:rPr>
                <w:rFonts w:ascii="Cambria Math" w:hAnsi="Cambria Math"/>
              </w:rPr>
              <m:t>2</m:t>
            </m:r>
          </m:sup>
        </m:sSup>
        <m:r>
          <m:rPr>
            <m:sty m:val="b"/>
          </m:rPr>
          <w:rPr>
            <w:rFonts w:ascii="Cambria Math" w:hAnsi="Cambria Math"/>
            <w:szCs w:val="21"/>
          </w:rPr>
          <m:t>E</m:t>
        </m:r>
        <m:sSup>
          <m:sSupPr>
            <m:ctrlPr>
              <w:rPr>
                <w:rFonts w:ascii="Cambria Math" w:hAnsi="Cambria Math"/>
                <w:b/>
                <w:szCs w:val="21"/>
              </w:rPr>
            </m:ctrlPr>
          </m:sSupPr>
          <m:e>
            <m:d>
              <m:dPr>
                <m:ctrlPr>
                  <w:rPr>
                    <w:rFonts w:ascii="Cambria Math" w:hAnsi="Cambria Math"/>
                    <w:b/>
                    <w:szCs w:val="21"/>
                  </w:rPr>
                </m:ctrlPr>
              </m:dPr>
              <m:e>
                <m:sSub>
                  <m:sSubPr>
                    <m:ctrlPr>
                      <w:rPr>
                        <w:rFonts w:ascii="Cambria Math" w:hAnsi="Cambria Math"/>
                        <w:b/>
                        <w:iCs/>
                        <w:szCs w:val="21"/>
                      </w:rPr>
                    </m:ctrlPr>
                  </m:sSubPr>
                  <m:e>
                    <m:r>
                      <m:rPr>
                        <m:sty m:val="b"/>
                      </m:rPr>
                      <w:rPr>
                        <w:rFonts w:ascii="Cambria Math" w:hAnsi="Cambria Math"/>
                        <w:szCs w:val="21"/>
                      </w:rPr>
                      <m:t>I</m:t>
                    </m:r>
                  </m:e>
                  <m:sub>
                    <m:r>
                      <w:rPr>
                        <w:rFonts w:ascii="Cambria Math" w:hAnsi="Cambria Math"/>
                        <w:szCs w:val="21"/>
                      </w:rPr>
                      <m:t>n</m:t>
                    </m:r>
                  </m:sub>
                </m:sSub>
                <m:r>
                  <m:rPr>
                    <m:sty m:val="bi"/>
                  </m:rPr>
                  <w:rPr>
                    <w:rFonts w:ascii="Cambria Math" w:hAnsi="Cambria Math"/>
                    <w:szCs w:val="21"/>
                  </w:rPr>
                  <m:t>-</m:t>
                </m:r>
                <m:r>
                  <w:rPr>
                    <w:rFonts w:ascii="Cambria Math" w:hAnsi="Cambria Math"/>
                    <w:szCs w:val="21"/>
                  </w:rPr>
                  <m:t>ρ</m:t>
                </m:r>
                <m:sSub>
                  <m:sSubPr>
                    <m:ctrlPr>
                      <w:rPr>
                        <w:rFonts w:ascii="Cambria Math" w:hAnsi="Cambria Math"/>
                        <w:b/>
                        <w:bCs/>
                        <w:i/>
                        <w:szCs w:val="21"/>
                      </w:rPr>
                    </m:ctrlPr>
                  </m:sSubPr>
                  <m:e>
                    <m:r>
                      <m:rPr>
                        <m:sty m:val="b"/>
                      </m:rPr>
                      <w:rPr>
                        <w:rFonts w:ascii="Cambria Math" w:hAnsi="Cambria Math"/>
                        <w:szCs w:val="21"/>
                      </w:rPr>
                      <m:t>D</m:t>
                    </m:r>
                  </m:e>
                  <m:sub>
                    <m:r>
                      <m:rPr>
                        <m:sty m:val="bi"/>
                      </m:rPr>
                      <w:rPr>
                        <w:rFonts w:ascii="Cambria Math" w:hAnsi="Cambria Math"/>
                        <w:szCs w:val="21"/>
                      </w:rPr>
                      <m:t>λ</m:t>
                    </m:r>
                  </m:sub>
                </m:sSub>
              </m:e>
            </m:d>
          </m:e>
          <m:sup>
            <m:r>
              <m:rPr>
                <m:sty m:val="bi"/>
              </m:rPr>
              <w:rPr>
                <w:rFonts w:ascii="Cambria Math" w:hAnsi="Cambria Math"/>
                <w:szCs w:val="21"/>
              </w:rPr>
              <m:t>-1</m:t>
            </m:r>
          </m:sup>
        </m:sSup>
        <m:sSup>
          <m:sSupPr>
            <m:ctrlPr>
              <w:rPr>
                <w:rFonts w:ascii="Cambria Math" w:hAnsi="Cambria Math"/>
                <w:b/>
                <w:iCs/>
                <w:szCs w:val="21"/>
              </w:rPr>
            </m:ctrlPr>
          </m:sSupPr>
          <m:e>
            <m:r>
              <m:rPr>
                <m:sty m:val="b"/>
              </m:rPr>
              <w:rPr>
                <w:rFonts w:ascii="Cambria Math" w:hAnsi="Cambria Math"/>
                <w:szCs w:val="21"/>
              </w:rPr>
              <m:t>E</m:t>
            </m:r>
          </m:e>
          <m:sup>
            <m:r>
              <m:rPr>
                <m:sty m:val="p"/>
              </m:rPr>
              <w:rPr>
                <w:rFonts w:ascii="Cambria Math" w:hAnsi="Cambria Math"/>
                <w:szCs w:val="21"/>
              </w:rPr>
              <m:t>T</m:t>
            </m:r>
          </m:sup>
        </m:sSup>
      </m:oMath>
      <w:r w:rsidR="004307D8" w:rsidRPr="0016267E">
        <w:t xml:space="preserve">. We defined </w:t>
      </w:r>
      <m:oMath>
        <m:r>
          <w:rPr>
            <w:rFonts w:ascii="Cambria Math" w:hAnsi="Cambria Math"/>
            <w:szCs w:val="21"/>
          </w:rPr>
          <m:t>ρ∈(</m:t>
        </m:r>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L</m:t>
            </m:r>
          </m:sub>
        </m:sSub>
        <m:r>
          <w:rPr>
            <w:rFonts w:ascii="Cambria Math" w:hAnsi="Cambria Math"/>
            <w:szCs w:val="21"/>
          </w:rPr>
          <m:t>,</m:t>
        </m:r>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U</m:t>
            </m:r>
          </m:sub>
        </m:sSub>
        <m:r>
          <w:rPr>
            <w:rFonts w:ascii="Cambria Math" w:hAnsi="Cambria Math"/>
            <w:szCs w:val="21"/>
          </w:rPr>
          <m:t>)</m:t>
        </m:r>
      </m:oMath>
      <w:r w:rsidR="004307D8" w:rsidRPr="0016267E">
        <w:rPr>
          <w:rFonts w:hint="eastAsia"/>
          <w:bCs/>
          <w:iCs/>
          <w:szCs w:val="21"/>
        </w:rPr>
        <w:t xml:space="preserve">, </w:t>
      </w:r>
      <w:r w:rsidR="004307D8" w:rsidRPr="0016267E">
        <w:rPr>
          <w:bCs/>
          <w:iCs/>
          <w:szCs w:val="21"/>
        </w:rPr>
        <w:t xml:space="preserve">and then </w:t>
      </w:r>
      <m:oMath>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L</m:t>
            </m:r>
          </m:sub>
        </m:sSub>
      </m:oMath>
      <w:r w:rsidR="004307D8" w:rsidRPr="0016267E">
        <w:rPr>
          <w:rFonts w:hint="eastAsia"/>
          <w:bCs/>
          <w:iCs/>
          <w:szCs w:val="21"/>
        </w:rPr>
        <w:t xml:space="preserve"> </w:t>
      </w:r>
      <w:r w:rsidR="004307D8" w:rsidRPr="0016267E">
        <w:rPr>
          <w:bCs/>
          <w:iCs/>
          <w:szCs w:val="21"/>
        </w:rPr>
        <w:t xml:space="preserve">and </w:t>
      </w:r>
      <m:oMath>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U</m:t>
            </m:r>
          </m:sub>
        </m:sSub>
      </m:oMath>
      <w:r w:rsidR="00375327" w:rsidRPr="0016267E">
        <w:rPr>
          <w:rFonts w:hint="eastAsia"/>
          <w:szCs w:val="21"/>
        </w:rPr>
        <w:t xml:space="preserve"> </w:t>
      </w:r>
      <w:r w:rsidR="00621405" w:rsidRPr="0016267E">
        <w:rPr>
          <w:bCs/>
          <w:iCs/>
          <w:szCs w:val="21"/>
        </w:rPr>
        <w:t xml:space="preserve">can be easily derived by limiting </w:t>
      </w:r>
      <m:oMath>
        <m:f>
          <m:fPr>
            <m:ctrlPr>
              <w:rPr>
                <w:rFonts w:ascii="Cambria Math" w:hAnsi="Cambria Math"/>
                <w:bCs/>
                <w:i/>
                <w:iCs/>
                <w:szCs w:val="21"/>
              </w:rPr>
            </m:ctrlPr>
          </m:fPr>
          <m:num>
            <m:r>
              <w:rPr>
                <w:rFonts w:ascii="Cambria Math" w:hAnsi="Cambria Math"/>
                <w:szCs w:val="21"/>
              </w:rPr>
              <m:t>1</m:t>
            </m:r>
          </m:num>
          <m:den>
            <m:r>
              <w:rPr>
                <w:rFonts w:ascii="Cambria Math" w:hAnsi="Cambria Math"/>
                <w:szCs w:val="21"/>
              </w:rPr>
              <m:t>1-ρ</m:t>
            </m:r>
            <m:sSub>
              <m:sSubPr>
                <m:ctrlPr>
                  <w:rPr>
                    <w:rFonts w:ascii="Cambria Math" w:hAnsi="Cambria Math"/>
                    <w:bCs/>
                    <w:i/>
                    <w:iCs/>
                    <w:szCs w:val="21"/>
                  </w:rPr>
                </m:ctrlPr>
              </m:sSubPr>
              <m:e>
                <m:r>
                  <w:rPr>
                    <w:rFonts w:ascii="Cambria Math" w:hAnsi="Cambria Math"/>
                    <w:szCs w:val="21"/>
                  </w:rPr>
                  <m:t>λ</m:t>
                </m:r>
              </m:e>
              <m:sub>
                <m:r>
                  <w:rPr>
                    <w:rFonts w:ascii="Cambria Math" w:hAnsi="Cambria Math"/>
                    <w:szCs w:val="21"/>
                  </w:rPr>
                  <m:t>i</m:t>
                </m:r>
              </m:sub>
            </m:sSub>
          </m:den>
        </m:f>
        <m:r>
          <w:rPr>
            <w:rFonts w:ascii="Cambria Math" w:hAnsi="Cambria Math"/>
            <w:szCs w:val="21"/>
          </w:rPr>
          <m:t>&gt;0</m:t>
        </m:r>
      </m:oMath>
      <w:r w:rsidR="00621405" w:rsidRPr="0016267E">
        <w:rPr>
          <w:rFonts w:hint="eastAsia"/>
          <w:bCs/>
          <w:iCs/>
          <w:szCs w:val="21"/>
        </w:rPr>
        <w:t xml:space="preserve"> </w:t>
      </w:r>
      <w:r w:rsidR="00621405" w:rsidRPr="0016267E">
        <w:rPr>
          <w:bCs/>
          <w:iCs/>
          <w:szCs w:val="21"/>
        </w:rPr>
        <w:t xml:space="preserve">for every </w:t>
      </w:r>
      <m:oMath>
        <m:r>
          <w:rPr>
            <w:rFonts w:ascii="Cambria Math" w:hAnsi="Cambria Math"/>
            <w:szCs w:val="21"/>
          </w:rPr>
          <m:t>i</m:t>
        </m:r>
      </m:oMath>
      <w:r w:rsidR="00621405" w:rsidRPr="0016267E">
        <w:rPr>
          <w:rFonts w:hint="eastAsia"/>
          <w:bCs/>
          <w:iCs/>
          <w:szCs w:val="21"/>
        </w:rPr>
        <w:t xml:space="preserve"> </w:t>
      </w:r>
      <w:r w:rsidR="00621405" w:rsidRPr="0016267E">
        <w:rPr>
          <w:bCs/>
          <w:iCs/>
          <w:szCs w:val="21"/>
        </w:rPr>
        <w:t xml:space="preserve">to make </w:t>
      </w:r>
      <m:oMath>
        <m:r>
          <m:rPr>
            <m:sty m:val="b"/>
          </m:rPr>
          <w:rPr>
            <w:rFonts w:ascii="Cambria Math" w:hAnsi="Cambria Math"/>
            <w:szCs w:val="21"/>
          </w:rPr>
          <m:t>U</m:t>
        </m:r>
      </m:oMath>
      <w:r w:rsidR="00621405" w:rsidRPr="0016267E">
        <w:t xml:space="preserve"> positive</w:t>
      </w:r>
      <w:r w:rsidR="00C04EC7">
        <w:t xml:space="preserve"> </w:t>
      </w:r>
      <w:r w:rsidR="00621405" w:rsidRPr="0016267E">
        <w:t>definite</w:t>
      </w:r>
      <w:r w:rsidR="00375327" w:rsidRPr="0016267E">
        <w:rPr>
          <w:rFonts w:hint="eastAsia"/>
          <w:bCs/>
          <w:iCs/>
          <w:szCs w:val="21"/>
        </w:rPr>
        <w:t>.</w:t>
      </w:r>
      <w:r w:rsidR="00E63348" w:rsidRPr="0016267E">
        <w:rPr>
          <w:bCs/>
          <w:iCs/>
          <w:szCs w:val="21"/>
        </w:rPr>
        <w:t xml:space="preserve"> To make the model identifiable, we set </w:t>
      </w:r>
      <m:oMath>
        <m:sSup>
          <m:sSupPr>
            <m:ctrlPr>
              <w:rPr>
                <w:rFonts w:ascii="Cambria Math" w:hAnsi="Cambria Math"/>
                <w:bCs/>
              </w:rPr>
            </m:ctrlPr>
          </m:sSupPr>
          <m:e>
            <m:r>
              <w:rPr>
                <w:rFonts w:ascii="Cambria Math" w:hAnsi="Cambria Math"/>
              </w:rPr>
              <m:t>σ</m:t>
            </m:r>
          </m:e>
          <m:sup>
            <m:r>
              <w:rPr>
                <w:rFonts w:ascii="Cambria Math" w:hAnsi="Cambria Math"/>
              </w:rPr>
              <m:t>2</m:t>
            </m:r>
          </m:sup>
        </m:sSup>
        <m:r>
          <w:rPr>
            <w:rFonts w:ascii="Cambria Math" w:hAnsi="Cambria Math"/>
          </w:rPr>
          <m:t>=1</m:t>
        </m:r>
      </m:oMath>
      <w:r w:rsidR="009D6AAD" w:rsidRPr="0016267E">
        <w:rPr>
          <w:rFonts w:hint="eastAsia"/>
          <w:bCs/>
        </w:rPr>
        <w:t xml:space="preserve"> </w:t>
      </w:r>
      <w:r w:rsidR="00E63348" w:rsidRPr="0016267E">
        <w:rPr>
          <w:bCs/>
          <w:iCs/>
          <w:szCs w:val="21"/>
        </w:rPr>
        <w:t xml:space="preserve">and </w:t>
      </w:r>
      <m:oMath>
        <m:nary>
          <m:naryPr>
            <m:chr m:val="∑"/>
            <m:limLoc m:val="undOvr"/>
            <m:ctrlPr>
              <w:rPr>
                <w:rFonts w:ascii="Cambria Math" w:hAnsi="Cambria Math"/>
                <w:bCs/>
                <w:i/>
                <w:iCs/>
                <w:szCs w:val="21"/>
              </w:rPr>
            </m:ctrlPr>
          </m:naryPr>
          <m:sub>
            <m:r>
              <w:rPr>
                <w:rFonts w:ascii="Cambria Math" w:hAnsi="Cambria Math"/>
                <w:szCs w:val="21"/>
              </w:rPr>
              <m:t>i=1</m:t>
            </m:r>
          </m:sub>
          <m:sup>
            <m:r>
              <w:rPr>
                <w:rFonts w:ascii="Cambria Math" w:hAnsi="Cambria Math"/>
                <w:szCs w:val="21"/>
              </w:rPr>
              <m:t>m</m:t>
            </m:r>
          </m:sup>
          <m:e>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e>
        </m:nary>
        <m:r>
          <w:rPr>
            <w:rFonts w:ascii="Cambria Math" w:hAnsi="Cambria Math"/>
            <w:szCs w:val="21"/>
          </w:rPr>
          <m:t>=</m:t>
        </m:r>
        <m:r>
          <m:rPr>
            <m:sty m:val="bi"/>
          </m:rPr>
          <w:rPr>
            <w:rFonts w:ascii="Cambria Math" w:hAnsi="Cambria Math"/>
            <w:szCs w:val="21"/>
          </w:rPr>
          <m:t>0</m:t>
        </m:r>
      </m:oMath>
      <w:r w:rsidR="009D6AAD" w:rsidRPr="0016267E">
        <w:rPr>
          <w:bCs/>
          <w:iCs/>
          <w:szCs w:val="21"/>
        </w:rPr>
        <w:t>. The iterative algorithm can be summarized as follows:</w:t>
      </w:r>
    </w:p>
    <w:tbl>
      <w:tblPr>
        <w:tblStyle w:val="a4"/>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8296"/>
      </w:tblGrid>
      <w:tr w:rsidR="009E3AD3" w:rsidRPr="0016267E" w14:paraId="718299B8" w14:textId="77777777" w:rsidTr="00510249">
        <w:tc>
          <w:tcPr>
            <w:tcW w:w="8296" w:type="dxa"/>
          </w:tcPr>
          <w:p w14:paraId="5805CC7C" w14:textId="7BADCD3D" w:rsidR="009D6AAD" w:rsidRPr="0016267E" w:rsidRDefault="00D91F51" w:rsidP="00510249">
            <w:pPr>
              <w:ind w:leftChars="100" w:left="240"/>
              <w:rPr>
                <w:b/>
                <w:iCs/>
              </w:rPr>
            </w:pPr>
            <w:r w:rsidRPr="0016267E">
              <w:rPr>
                <w:b/>
                <w:iCs/>
                <w:szCs w:val="21"/>
              </w:rPr>
              <w:t>The ML- or REML-based iterative algorithm for MCMAR</w:t>
            </w:r>
          </w:p>
        </w:tc>
      </w:tr>
      <w:tr w:rsidR="009E3AD3" w:rsidRPr="0016267E" w14:paraId="5B3BC4E2" w14:textId="77777777" w:rsidTr="00510249">
        <w:tc>
          <w:tcPr>
            <w:tcW w:w="8296" w:type="dxa"/>
          </w:tcPr>
          <w:p w14:paraId="18FDCA04" w14:textId="3AC64108" w:rsidR="004D35B2" w:rsidRPr="0016267E" w:rsidRDefault="00D91F51" w:rsidP="00510249">
            <w:pPr>
              <w:ind w:leftChars="100" w:left="480" w:hangingChars="100" w:hanging="240"/>
              <w:rPr>
                <w:bCs/>
                <w:iCs/>
                <w:szCs w:val="21"/>
              </w:rPr>
            </w:pPr>
            <w:r w:rsidRPr="0016267E">
              <w:rPr>
                <w:rFonts w:hint="eastAsia"/>
                <w:bCs/>
                <w:iCs/>
                <w:szCs w:val="21"/>
              </w:rPr>
              <w:t>0</w:t>
            </w:r>
            <w:r w:rsidR="00395888" w:rsidRPr="0016267E">
              <w:rPr>
                <w:bCs/>
                <w:iCs/>
                <w:szCs w:val="21"/>
              </w:rPr>
              <w:t xml:space="preserve">. Use </w:t>
            </w:r>
            <m:oMath>
              <m:r>
                <m:rPr>
                  <m:sty m:val="b"/>
                </m:rPr>
                <w:rPr>
                  <w:rFonts w:ascii="Cambria Math" w:hAnsi="Cambria Math"/>
                  <w:szCs w:val="21"/>
                </w:rPr>
                <m:t>G</m:t>
              </m:r>
            </m:oMath>
            <w:r w:rsidR="00395888" w:rsidRPr="0016267E">
              <w:rPr>
                <w:bCs/>
                <w:iCs/>
              </w:rPr>
              <w:t xml:space="preserve"> and </w:t>
            </w:r>
            <m:oMath>
              <m:r>
                <w:rPr>
                  <w:rFonts w:ascii="Cambria Math" w:hAnsi="Cambria Math"/>
                  <w:szCs w:val="21"/>
                </w:rPr>
                <m:t>ρ</m:t>
              </m:r>
            </m:oMath>
            <w:r w:rsidR="00395888" w:rsidRPr="0016267E">
              <w:rPr>
                <w:bCs/>
                <w:iCs/>
                <w:szCs w:val="21"/>
              </w:rPr>
              <w:t xml:space="preserve"> to define </w:t>
            </w:r>
            <m:oMath>
              <m:r>
                <m:rPr>
                  <m:sty m:val="b"/>
                </m:rPr>
                <w:rPr>
                  <w:rFonts w:ascii="Cambria Math" w:hAnsi="Cambria Math" w:hint="eastAsia"/>
                  <w:szCs w:val="21"/>
                </w:rPr>
                <m:t>V</m:t>
              </m:r>
            </m:oMath>
            <w:r w:rsidR="00395888" w:rsidRPr="0016267E">
              <w:rPr>
                <w:bCs/>
                <w:iCs/>
                <w:szCs w:val="21"/>
              </w:rPr>
              <w:t xml:space="preserve"> and </w:t>
            </w:r>
            <m:oMath>
              <m:r>
                <m:rPr>
                  <m:sty m:val="b"/>
                </m:rPr>
                <w:rPr>
                  <w:rFonts w:ascii="Cambria Math" w:hAnsi="Cambria Math"/>
                  <w:szCs w:val="21"/>
                </w:rPr>
                <m:t>U</m:t>
              </m:r>
            </m:oMath>
            <w:r w:rsidRPr="0016267E">
              <w:rPr>
                <w:bCs/>
                <w:iCs/>
                <w:szCs w:val="21"/>
              </w:rPr>
              <w:t xml:space="preserve">, respectively. Set </w:t>
            </w:r>
            <m:oMath>
              <m:r>
                <m:rPr>
                  <m:sty m:val="b"/>
                </m:rPr>
                <w:rPr>
                  <w:rFonts w:ascii="Cambria Math" w:hAnsi="Cambria Math" w:hint="eastAsia"/>
                  <w:szCs w:val="21"/>
                </w:rPr>
                <m:t>V</m:t>
              </m:r>
              <m:r>
                <m:rPr>
                  <m:sty m:val="b"/>
                </m:rPr>
                <w:rPr>
                  <w:rFonts w:ascii="Cambria Math" w:hAnsi="Cambria Math"/>
                  <w:szCs w:val="21"/>
                </w:rPr>
                <m:t>=</m:t>
              </m:r>
              <m:sSup>
                <m:sSupPr>
                  <m:ctrlPr>
                    <w:rPr>
                      <w:rFonts w:ascii="Cambria Math" w:hAnsi="Cambria Math"/>
                      <w:b/>
                      <w:iCs/>
                      <w:szCs w:val="21"/>
                    </w:rPr>
                  </m:ctrlPr>
                </m:sSupPr>
                <m:e>
                  <m:r>
                    <m:rPr>
                      <m:sty m:val="b"/>
                    </m:rPr>
                    <w:rPr>
                      <w:rFonts w:ascii="Cambria Math" w:hAnsi="Cambria Math" w:hint="eastAsia"/>
                      <w:szCs w:val="21"/>
                    </w:rPr>
                    <m:t>G</m:t>
                  </m:r>
                </m:e>
                <m:sup>
                  <m:r>
                    <m:rPr>
                      <m:sty m:val="p"/>
                    </m:rPr>
                    <w:rPr>
                      <w:rFonts w:ascii="Cambria Math" w:hAnsi="Cambria Math"/>
                      <w:szCs w:val="21"/>
                    </w:rPr>
                    <m:t>T</m:t>
                  </m:r>
                </m:sup>
              </m:sSup>
              <m:r>
                <m:rPr>
                  <m:sty m:val="b"/>
                </m:rPr>
                <w:rPr>
                  <w:rFonts w:ascii="Cambria Math" w:hAnsi="Cambria Math"/>
                  <w:szCs w:val="21"/>
                </w:rPr>
                <m:t>G</m:t>
              </m:r>
            </m:oMath>
            <w:r w:rsidRPr="0016267E">
              <w:rPr>
                <w:rFonts w:hint="eastAsia"/>
                <w:b/>
                <w:szCs w:val="21"/>
              </w:rPr>
              <w:t xml:space="preserve"> </w:t>
            </w:r>
            <w:r w:rsidRPr="0016267E">
              <w:rPr>
                <w:bCs/>
                <w:szCs w:val="21"/>
              </w:rPr>
              <w:t xml:space="preserve">and calculate the range of </w:t>
            </w:r>
            <m:oMath>
              <m:r>
                <w:rPr>
                  <w:rFonts w:ascii="Cambria Math" w:hAnsi="Cambria Math"/>
                  <w:szCs w:val="21"/>
                </w:rPr>
                <m:t>ρ</m:t>
              </m:r>
            </m:oMath>
            <w:r w:rsidRPr="0016267E">
              <w:rPr>
                <w:rFonts w:hint="eastAsia"/>
                <w:szCs w:val="21"/>
              </w:rPr>
              <w:t>,</w:t>
            </w:r>
            <w:r w:rsidRPr="0016267E">
              <w:rPr>
                <w:bCs/>
                <w:szCs w:val="21"/>
              </w:rPr>
              <w:t xml:space="preserve"> i.e., </w:t>
            </w:r>
            <m:oMath>
              <m:r>
                <w:rPr>
                  <w:rFonts w:ascii="Cambria Math" w:hAnsi="Cambria Math"/>
                  <w:szCs w:val="21"/>
                </w:rPr>
                <m:t>ρ∈(</m:t>
              </m:r>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L</m:t>
                  </m:r>
                </m:sub>
              </m:sSub>
              <m:r>
                <w:rPr>
                  <w:rFonts w:ascii="Cambria Math" w:hAnsi="Cambria Math"/>
                  <w:szCs w:val="21"/>
                </w:rPr>
                <m:t>,</m:t>
              </m:r>
              <m:sSub>
                <m:sSubPr>
                  <m:ctrlPr>
                    <w:rPr>
                      <w:rFonts w:ascii="Cambria Math" w:hAnsi="Cambria Math"/>
                      <w:bCs/>
                      <w:i/>
                      <w:iCs/>
                      <w:szCs w:val="21"/>
                    </w:rPr>
                  </m:ctrlPr>
                </m:sSubPr>
                <m:e>
                  <m:r>
                    <w:rPr>
                      <w:rFonts w:ascii="Cambria Math" w:hAnsi="Cambria Math"/>
                      <w:szCs w:val="21"/>
                    </w:rPr>
                    <m:t>ρ</m:t>
                  </m:r>
                </m:e>
                <m:sub>
                  <m:r>
                    <w:rPr>
                      <w:rFonts w:ascii="Cambria Math" w:hAnsi="Cambria Math"/>
                      <w:szCs w:val="21"/>
                    </w:rPr>
                    <m:t>U</m:t>
                  </m:r>
                </m:sub>
              </m:sSub>
              <m:r>
                <w:rPr>
                  <w:rFonts w:ascii="Cambria Math" w:hAnsi="Cambria Math"/>
                  <w:szCs w:val="21"/>
                </w:rPr>
                <m:t>)</m:t>
              </m:r>
            </m:oMath>
            <w:r w:rsidRPr="0016267E">
              <w:rPr>
                <w:bCs/>
                <w:iCs/>
                <w:szCs w:val="21"/>
              </w:rPr>
              <w:t>.</w:t>
            </w:r>
          </w:p>
        </w:tc>
      </w:tr>
      <w:tr w:rsidR="009E3AD3" w:rsidRPr="0016267E" w14:paraId="2EB01675" w14:textId="77777777" w:rsidTr="00510249">
        <w:tc>
          <w:tcPr>
            <w:tcW w:w="8296" w:type="dxa"/>
          </w:tcPr>
          <w:p w14:paraId="3A501E88" w14:textId="5E837EAF" w:rsidR="009D6AAD" w:rsidRPr="0016267E" w:rsidRDefault="00D91F51" w:rsidP="00510249">
            <w:pPr>
              <w:ind w:leftChars="100" w:left="480" w:hangingChars="100" w:hanging="240"/>
              <w:rPr>
                <w:bCs/>
                <w:iCs/>
              </w:rPr>
            </w:pPr>
            <w:r w:rsidRPr="0016267E">
              <w:rPr>
                <w:rFonts w:hint="eastAsia"/>
                <w:bCs/>
                <w:iCs/>
              </w:rPr>
              <w:t>1</w:t>
            </w:r>
            <w:r w:rsidR="000B1B62" w:rsidRPr="0016267E">
              <w:rPr>
                <w:bCs/>
                <w:iCs/>
              </w:rPr>
              <w:t xml:space="preserve">. Use MMR to obtain the initial value of </w:t>
            </w:r>
            <m:oMath>
              <m:r>
                <m:rPr>
                  <m:sty m:val="b"/>
                </m:rPr>
                <w:rPr>
                  <w:rFonts w:ascii="Cambria Math" w:hAnsi="Cambria Math"/>
                  <w:szCs w:val="21"/>
                </w:rPr>
                <m:t>G</m:t>
              </m:r>
            </m:oMath>
            <w:r w:rsidR="000B1B62" w:rsidRPr="0016267E">
              <w:rPr>
                <w:rFonts w:hint="eastAsia"/>
                <w:b/>
                <w:szCs w:val="21"/>
              </w:rPr>
              <w:t xml:space="preserve"> </w:t>
            </w:r>
            <w:r w:rsidR="000B1B62" w:rsidRPr="0016267E">
              <w:rPr>
                <w:bCs/>
                <w:iCs/>
              </w:rPr>
              <w:t xml:space="preserve">under </w:t>
            </w:r>
            <m:oMath>
              <m:r>
                <w:rPr>
                  <w:rFonts w:ascii="Cambria Math" w:hAnsi="Cambria Math"/>
                  <w:szCs w:val="21"/>
                </w:rPr>
                <m:t>ρ=0</m:t>
              </m:r>
            </m:oMath>
            <w:r w:rsidR="004D35B2" w:rsidRPr="0016267E">
              <w:rPr>
                <w:rFonts w:hint="eastAsia"/>
                <w:szCs w:val="21"/>
              </w:rPr>
              <w:t>.</w:t>
            </w:r>
            <w:r w:rsidR="00D1281D" w:rsidRPr="0016267E">
              <w:rPr>
                <w:bCs/>
                <w:iCs/>
              </w:rPr>
              <w:t xml:space="preserve"> </w:t>
            </w:r>
          </w:p>
        </w:tc>
      </w:tr>
      <w:tr w:rsidR="009E3AD3" w:rsidRPr="0016267E" w14:paraId="080F9A16" w14:textId="77777777" w:rsidTr="00510249">
        <w:tc>
          <w:tcPr>
            <w:tcW w:w="8296" w:type="dxa"/>
          </w:tcPr>
          <w:p w14:paraId="345A522F" w14:textId="1B3FDDA5" w:rsidR="009D6AAD" w:rsidRPr="0016267E" w:rsidRDefault="00D91F51" w:rsidP="00510249">
            <w:pPr>
              <w:ind w:leftChars="100" w:left="480" w:hangingChars="100" w:hanging="240"/>
              <w:rPr>
                <w:bCs/>
                <w:iCs/>
              </w:rPr>
            </w:pPr>
            <w:r w:rsidRPr="0016267E">
              <w:rPr>
                <w:bCs/>
                <w:iCs/>
              </w:rPr>
              <w:t xml:space="preserve">2. Given </w:t>
            </w:r>
            <m:oMath>
              <m:r>
                <m:rPr>
                  <m:sty m:val="b"/>
                </m:rPr>
                <w:rPr>
                  <w:rFonts w:ascii="Cambria Math" w:hAnsi="Cambria Math"/>
                  <w:szCs w:val="21"/>
                </w:rPr>
                <m:t>G</m:t>
              </m:r>
            </m:oMath>
            <w:r w:rsidR="00395888" w:rsidRPr="0016267E">
              <w:rPr>
                <w:bCs/>
                <w:iCs/>
              </w:rPr>
              <w:t xml:space="preserve"> and </w:t>
            </w:r>
            <m:oMath>
              <m:r>
                <w:rPr>
                  <w:rFonts w:ascii="Cambria Math" w:hAnsi="Cambria Math"/>
                  <w:szCs w:val="21"/>
                </w:rPr>
                <m:t>ρ</m:t>
              </m:r>
            </m:oMath>
            <w:r w:rsidR="00395888" w:rsidRPr="0016267E">
              <w:rPr>
                <w:bCs/>
                <w:iCs/>
              </w:rPr>
              <w:t xml:space="preserve"> from the last step, use </w:t>
            </w:r>
            <w:r w:rsidR="00694B13">
              <w:rPr>
                <w:rFonts w:hint="eastAsia"/>
                <w:bCs/>
                <w:iCs/>
              </w:rPr>
              <w:t>F</w:t>
            </w:r>
            <w:r w:rsidR="00395888" w:rsidRPr="0016267E">
              <w:rPr>
                <w:bCs/>
                <w:iCs/>
              </w:rPr>
              <w:t xml:space="preserve">ormula </w:t>
            </w:r>
            <w:r w:rsidR="00395888" w:rsidRPr="0016267E">
              <w:rPr>
                <w:bCs/>
                <w:iCs/>
              </w:rPr>
              <w:fldChar w:fldCharType="begin"/>
            </w:r>
            <w:r w:rsidR="00395888" w:rsidRPr="0016267E">
              <w:rPr>
                <w:bCs/>
                <w:iCs/>
              </w:rPr>
              <w:instrText xml:space="preserve"> REF _Ref103894431 \h </w:instrText>
            </w:r>
            <w:r w:rsidR="00395888" w:rsidRPr="0016267E">
              <w:rPr>
                <w:bCs/>
                <w:iCs/>
              </w:rPr>
            </w:r>
            <w:r w:rsidR="00395888" w:rsidRPr="0016267E">
              <w:rPr>
                <w:bCs/>
                <w:iCs/>
              </w:rPr>
              <w:fldChar w:fldCharType="separate"/>
            </w:r>
            <w:ins w:id="220" w:author="wang wei" w:date="2022-11-07T10:50:00Z">
              <w:r w:rsidR="00734AAA" w:rsidRPr="0016267E">
                <w:rPr>
                  <w:rFonts w:hint="eastAsia"/>
                  <w:iCs/>
                  <w:szCs w:val="21"/>
                </w:rPr>
                <w:t>(</w:t>
              </w:r>
              <w:r w:rsidR="00734AAA">
                <w:rPr>
                  <w:iCs/>
                  <w:noProof/>
                  <w:szCs w:val="21"/>
                </w:rPr>
                <w:t>8</w:t>
              </w:r>
              <w:r w:rsidR="00734AAA" w:rsidRPr="0016267E">
                <w:rPr>
                  <w:iCs/>
                  <w:szCs w:val="21"/>
                </w:rPr>
                <w:t>)</w:t>
              </w:r>
            </w:ins>
            <w:del w:id="221" w:author="wang wei" w:date="2022-11-07T10:50:00Z">
              <w:r w:rsidR="00A92CD2" w:rsidRPr="0016267E" w:rsidDel="00734AAA">
                <w:rPr>
                  <w:rFonts w:hint="eastAsia"/>
                  <w:iCs/>
                  <w:szCs w:val="21"/>
                </w:rPr>
                <w:delText>(</w:delText>
              </w:r>
              <w:r w:rsidR="00A92CD2" w:rsidDel="00734AAA">
                <w:rPr>
                  <w:iCs/>
                  <w:noProof/>
                  <w:szCs w:val="21"/>
                </w:rPr>
                <w:delText>8</w:delText>
              </w:r>
              <w:r w:rsidR="00A92CD2" w:rsidRPr="0016267E" w:rsidDel="00734AAA">
                <w:rPr>
                  <w:iCs/>
                  <w:szCs w:val="21"/>
                </w:rPr>
                <w:delText>)</w:delText>
              </w:r>
            </w:del>
            <w:r w:rsidR="00395888" w:rsidRPr="0016267E">
              <w:rPr>
                <w:bCs/>
                <w:iCs/>
              </w:rPr>
              <w:fldChar w:fldCharType="end"/>
            </w:r>
            <w:r w:rsidR="00395888" w:rsidRPr="0016267E">
              <w:rPr>
                <w:bCs/>
                <w:iCs/>
              </w:rPr>
              <w:t xml:space="preserve"> to calculate </w:t>
            </w:r>
            <m:oMath>
              <m:acc>
                <m:accPr>
                  <m:ctrlPr>
                    <w:rPr>
                      <w:rFonts w:ascii="Cambria Math" w:hAnsi="Cambria Math"/>
                      <w:b/>
                      <w:i/>
                      <w:szCs w:val="21"/>
                    </w:rPr>
                  </m:ctrlPr>
                </m:accPr>
                <m:e>
                  <m:r>
                    <m:rPr>
                      <m:sty m:val="bi"/>
                    </m:rPr>
                    <w:rPr>
                      <w:rFonts w:ascii="Cambria Math" w:hAnsi="Cambria Math"/>
                      <w:szCs w:val="21"/>
                    </w:rPr>
                    <m:t>β</m:t>
                  </m:r>
                </m:e>
              </m:acc>
            </m:oMath>
            <w:r w:rsidR="00971DF2" w:rsidRPr="0016267E">
              <w:rPr>
                <w:rFonts w:hint="eastAsia"/>
                <w:bCs/>
                <w:szCs w:val="21"/>
              </w:rPr>
              <w:t>.</w:t>
            </w:r>
            <w:r w:rsidR="00395888" w:rsidRPr="0016267E">
              <w:rPr>
                <w:rFonts w:hint="eastAsia"/>
                <w:b/>
                <w:szCs w:val="21"/>
              </w:rPr>
              <w:t xml:space="preserve"> </w:t>
            </w:r>
          </w:p>
        </w:tc>
      </w:tr>
      <w:tr w:rsidR="009E3AD3" w:rsidRPr="0016267E" w14:paraId="1066A700" w14:textId="77777777" w:rsidTr="00510249">
        <w:tc>
          <w:tcPr>
            <w:tcW w:w="8296" w:type="dxa"/>
          </w:tcPr>
          <w:p w14:paraId="5996FCA2" w14:textId="78A06060" w:rsidR="009D6AAD" w:rsidRPr="0016267E" w:rsidRDefault="00D91F51" w:rsidP="00510249">
            <w:pPr>
              <w:ind w:leftChars="100" w:left="480" w:hangingChars="100" w:hanging="240"/>
              <w:rPr>
                <w:bCs/>
                <w:iCs/>
              </w:rPr>
            </w:pPr>
            <w:r w:rsidRPr="0016267E">
              <w:rPr>
                <w:bCs/>
                <w:iCs/>
              </w:rPr>
              <w:t xml:space="preserve">3. Given </w:t>
            </w:r>
            <m:oMath>
              <m:acc>
                <m:accPr>
                  <m:ctrlPr>
                    <w:rPr>
                      <w:rFonts w:ascii="Cambria Math" w:hAnsi="Cambria Math"/>
                      <w:b/>
                      <w:i/>
                      <w:szCs w:val="21"/>
                    </w:rPr>
                  </m:ctrlPr>
                </m:accPr>
                <m:e>
                  <m:r>
                    <m:rPr>
                      <m:sty m:val="bi"/>
                    </m:rPr>
                    <w:rPr>
                      <w:rFonts w:ascii="Cambria Math" w:hAnsi="Cambria Math"/>
                      <w:szCs w:val="21"/>
                    </w:rPr>
                    <m:t>β</m:t>
                  </m:r>
                </m:e>
              </m:acc>
            </m:oMath>
            <w:r w:rsidRPr="0016267E">
              <w:rPr>
                <w:rFonts w:hint="eastAsia"/>
                <w:b/>
                <w:szCs w:val="21"/>
              </w:rPr>
              <w:t xml:space="preserve"> </w:t>
            </w:r>
            <w:r w:rsidRPr="0016267E">
              <w:rPr>
                <w:bCs/>
                <w:szCs w:val="21"/>
              </w:rPr>
              <w:t xml:space="preserve">and </w:t>
            </w:r>
            <m:oMath>
              <m:r>
                <m:rPr>
                  <m:sty m:val="b"/>
                </m:rPr>
                <w:rPr>
                  <w:rFonts w:ascii="Cambria Math" w:hAnsi="Cambria Math"/>
                  <w:szCs w:val="21"/>
                </w:rPr>
                <m:t>G</m:t>
              </m:r>
            </m:oMath>
            <w:r w:rsidR="00395888" w:rsidRPr="0016267E">
              <w:rPr>
                <w:bCs/>
                <w:iCs/>
              </w:rPr>
              <w:t xml:space="preserve"> from the last step, use the combination method of golden section search and successive parabolic interpolation</w:t>
            </w:r>
            <w:r w:rsidR="009A26AE" w:rsidRPr="0016267E">
              <w:rPr>
                <w:bCs/>
                <w:iCs/>
              </w:rPr>
              <w:fldChar w:fldCharType="begin"/>
            </w:r>
            <w:r w:rsidR="00530407">
              <w:rPr>
                <w:bCs/>
                <w:iCs/>
              </w:rPr>
              <w:instrText xml:space="preserve"> ADDIN EN.CITE &lt;EndNote&gt;&lt;Cite&gt;&lt;Author&gt;Brent&lt;/Author&gt;&lt;Year&gt;1973&lt;/Year&gt;&lt;RecNum&gt;94&lt;/RecNum&gt;&lt;DisplayText&gt;&lt;style face="superscript"&gt;[18]&lt;/style&gt;&lt;/DisplayText&gt;&lt;record&gt;&lt;rec-number&gt;94&lt;/rec-number&gt;&lt;foreign-keys&gt;&lt;key app="EN" db-id="2rwasr2aazvtwietz2j5029cwd9drpd5vp9p" timestamp="1653036539"&gt;94&lt;/key&gt;&lt;/foreign-keys&gt;&lt;ref-type name="Journal Article"&gt;17&lt;/ref-type&gt;&lt;contributors&gt;&lt;authors&gt;&lt;author&gt;Brent, R. P.&lt;/author&gt;&lt;/authors&gt;&lt;/contributors&gt;&lt;titles&gt;&lt;title&gt;Algorithms for Minimization Without Derivatives&lt;/title&gt;&lt;secondary-title&gt;Mathematics of Computation&lt;/secondary-title&gt;&lt;/titles&gt;&lt;periodical&gt;&lt;full-title&gt;Mathematics of Computation&lt;/full-title&gt;&lt;/periodical&gt;&lt;volume&gt;19&lt;/volume&gt;&lt;number&gt;5&lt;/number&gt;&lt;dates&gt;&lt;year&gt;1973&lt;/year&gt;&lt;/dates&gt;&lt;urls&gt;&lt;/urls&gt;&lt;/record&gt;&lt;/Cite&gt;&lt;/EndNote&gt;</w:instrText>
            </w:r>
            <w:r w:rsidR="009A26AE" w:rsidRPr="0016267E">
              <w:rPr>
                <w:bCs/>
                <w:iCs/>
              </w:rPr>
              <w:fldChar w:fldCharType="separate"/>
            </w:r>
            <w:r w:rsidR="00530407" w:rsidRPr="00530407">
              <w:rPr>
                <w:bCs/>
                <w:iCs/>
                <w:noProof/>
                <w:vertAlign w:val="superscript"/>
              </w:rPr>
              <w:t>[18]</w:t>
            </w:r>
            <w:r w:rsidR="009A26AE" w:rsidRPr="0016267E">
              <w:rPr>
                <w:bCs/>
                <w:iCs/>
              </w:rPr>
              <w:fldChar w:fldCharType="end"/>
            </w:r>
            <w:r w:rsidRPr="0016267E">
              <w:rPr>
                <w:bCs/>
                <w:iCs/>
              </w:rPr>
              <w:t xml:space="preserve"> to obtain </w:t>
            </w:r>
            <m:oMath>
              <m:r>
                <w:rPr>
                  <w:rFonts w:ascii="Cambria Math" w:hAnsi="Cambria Math"/>
                  <w:szCs w:val="21"/>
                </w:rPr>
                <m:t>ρ</m:t>
              </m:r>
            </m:oMath>
            <w:r w:rsidRPr="0016267E">
              <w:rPr>
                <w:rFonts w:hint="eastAsia"/>
                <w:szCs w:val="21"/>
              </w:rPr>
              <w:t xml:space="preserve"> </w:t>
            </w:r>
            <w:r w:rsidR="009651AE" w:rsidRPr="0016267E">
              <w:rPr>
                <w:bCs/>
                <w:iCs/>
              </w:rPr>
              <w:t xml:space="preserve">by maximizing </w:t>
            </w:r>
            <w:r w:rsidR="00A07D27">
              <w:rPr>
                <w:bCs/>
                <w:iCs/>
              </w:rPr>
              <w:t>F</w:t>
            </w:r>
            <w:r w:rsidR="009651AE" w:rsidRPr="0016267E">
              <w:rPr>
                <w:bCs/>
                <w:iCs/>
              </w:rPr>
              <w:t xml:space="preserve">ormula </w:t>
            </w:r>
            <w:r w:rsidR="009651AE" w:rsidRPr="0016267E">
              <w:rPr>
                <w:bCs/>
                <w:iCs/>
              </w:rPr>
              <w:fldChar w:fldCharType="begin"/>
            </w:r>
            <w:r w:rsidR="009651AE" w:rsidRPr="0016267E">
              <w:rPr>
                <w:bCs/>
                <w:iCs/>
              </w:rPr>
              <w:instrText xml:space="preserve"> REF _Ref103894266 \h </w:instrText>
            </w:r>
            <w:r w:rsidR="009651AE" w:rsidRPr="0016267E">
              <w:rPr>
                <w:bCs/>
                <w:iCs/>
              </w:rPr>
            </w:r>
            <w:r w:rsidR="009651AE" w:rsidRPr="0016267E">
              <w:rPr>
                <w:bCs/>
                <w:iCs/>
              </w:rPr>
              <w:fldChar w:fldCharType="separate"/>
            </w:r>
            <w:ins w:id="222" w:author="wang wei" w:date="2022-11-07T10:50:00Z">
              <w:r w:rsidR="00734AAA" w:rsidRPr="0016267E">
                <w:rPr>
                  <w:szCs w:val="21"/>
                </w:rPr>
                <w:t>(</w:t>
              </w:r>
              <w:r w:rsidR="00734AAA">
                <w:rPr>
                  <w:noProof/>
                  <w:szCs w:val="21"/>
                </w:rPr>
                <w:t>7</w:t>
              </w:r>
              <w:r w:rsidR="00734AAA" w:rsidRPr="0016267E">
                <w:rPr>
                  <w:szCs w:val="21"/>
                </w:rPr>
                <w:t>)</w:t>
              </w:r>
            </w:ins>
            <w:del w:id="223" w:author="wang wei" w:date="2022-11-07T10:50:00Z">
              <w:r w:rsidR="00A92CD2" w:rsidRPr="0016267E" w:rsidDel="00734AAA">
                <w:rPr>
                  <w:szCs w:val="21"/>
                </w:rPr>
                <w:delText>(</w:delText>
              </w:r>
              <w:r w:rsidR="00A92CD2" w:rsidDel="00734AAA">
                <w:rPr>
                  <w:noProof/>
                  <w:szCs w:val="21"/>
                </w:rPr>
                <w:delText>7</w:delText>
              </w:r>
              <w:r w:rsidR="00A92CD2" w:rsidRPr="0016267E" w:rsidDel="00734AAA">
                <w:rPr>
                  <w:szCs w:val="21"/>
                </w:rPr>
                <w:delText>)</w:delText>
              </w:r>
            </w:del>
            <w:r w:rsidR="009651AE" w:rsidRPr="0016267E">
              <w:rPr>
                <w:bCs/>
                <w:iCs/>
              </w:rPr>
              <w:fldChar w:fldCharType="end"/>
            </w:r>
            <w:r w:rsidRPr="0016267E">
              <w:rPr>
                <w:bCs/>
                <w:iCs/>
              </w:rPr>
              <w:t xml:space="preserve"> or </w:t>
            </w:r>
            <w:r w:rsidRPr="0016267E">
              <w:rPr>
                <w:bCs/>
                <w:iCs/>
              </w:rPr>
              <w:fldChar w:fldCharType="begin"/>
            </w:r>
            <w:r w:rsidRPr="0016267E">
              <w:rPr>
                <w:bCs/>
                <w:iCs/>
              </w:rPr>
              <w:instrText xml:space="preserve"> REF _Ref103955206 \h </w:instrText>
            </w:r>
            <w:r w:rsidRPr="0016267E">
              <w:rPr>
                <w:bCs/>
                <w:iCs/>
              </w:rPr>
            </w:r>
            <w:r w:rsidRPr="0016267E">
              <w:rPr>
                <w:bCs/>
                <w:iCs/>
              </w:rPr>
              <w:fldChar w:fldCharType="separate"/>
            </w:r>
            <w:ins w:id="224" w:author="wang wei" w:date="2022-11-07T10:50:00Z">
              <w:r w:rsidR="00734AAA" w:rsidRPr="0016267E">
                <w:rPr>
                  <w:rFonts w:hint="eastAsia"/>
                  <w:iCs/>
                  <w:szCs w:val="21"/>
                </w:rPr>
                <w:t>(</w:t>
              </w:r>
              <w:r w:rsidR="00734AAA">
                <w:rPr>
                  <w:iCs/>
                  <w:noProof/>
                  <w:szCs w:val="21"/>
                </w:rPr>
                <w:t>10</w:t>
              </w:r>
              <w:r w:rsidR="00734AAA" w:rsidRPr="0016267E">
                <w:rPr>
                  <w:iCs/>
                  <w:szCs w:val="21"/>
                </w:rPr>
                <w:t>)</w:t>
              </w:r>
            </w:ins>
            <w:del w:id="225" w:author="wang wei" w:date="2022-11-07T10:50:00Z">
              <w:r w:rsidR="00A92CD2" w:rsidRPr="0016267E" w:rsidDel="00734AAA">
                <w:rPr>
                  <w:rFonts w:hint="eastAsia"/>
                  <w:iCs/>
                  <w:szCs w:val="21"/>
                </w:rPr>
                <w:delText>(</w:delText>
              </w:r>
              <w:r w:rsidR="00A92CD2" w:rsidDel="00734AAA">
                <w:rPr>
                  <w:iCs/>
                  <w:noProof/>
                  <w:szCs w:val="21"/>
                </w:rPr>
                <w:delText>10</w:delText>
              </w:r>
              <w:r w:rsidR="00A92CD2" w:rsidRPr="0016267E" w:rsidDel="00734AAA">
                <w:rPr>
                  <w:iCs/>
                  <w:szCs w:val="21"/>
                </w:rPr>
                <w:delText>)</w:delText>
              </w:r>
            </w:del>
            <w:r w:rsidRPr="0016267E">
              <w:rPr>
                <w:bCs/>
                <w:iCs/>
              </w:rPr>
              <w:fldChar w:fldCharType="end"/>
            </w:r>
            <w:r w:rsidRPr="0016267E">
              <w:rPr>
                <w:bCs/>
                <w:iCs/>
              </w:rPr>
              <w:t>.</w:t>
            </w:r>
          </w:p>
        </w:tc>
      </w:tr>
      <w:tr w:rsidR="009E3AD3" w:rsidRPr="0016267E" w14:paraId="14186129" w14:textId="77777777" w:rsidTr="00510249">
        <w:tc>
          <w:tcPr>
            <w:tcW w:w="8296" w:type="dxa"/>
          </w:tcPr>
          <w:p w14:paraId="4D215DCD" w14:textId="1B606704" w:rsidR="009D6AAD" w:rsidRPr="0016267E" w:rsidRDefault="00D91F51" w:rsidP="00510249">
            <w:pPr>
              <w:ind w:leftChars="100" w:left="480" w:hangingChars="100" w:hanging="240"/>
              <w:rPr>
                <w:bCs/>
                <w:iCs/>
              </w:rPr>
            </w:pPr>
            <w:r w:rsidRPr="0016267E">
              <w:rPr>
                <w:rFonts w:hint="eastAsia"/>
                <w:bCs/>
                <w:iCs/>
              </w:rPr>
              <w:t>4</w:t>
            </w:r>
            <w:r w:rsidR="009651AE" w:rsidRPr="0016267E">
              <w:rPr>
                <w:bCs/>
                <w:iCs/>
              </w:rPr>
              <w:t xml:space="preserve">. Given </w:t>
            </w:r>
            <m:oMath>
              <m:r>
                <w:rPr>
                  <w:rFonts w:ascii="Cambria Math" w:hAnsi="Cambria Math"/>
                  <w:szCs w:val="21"/>
                </w:rPr>
                <m:t>ρ</m:t>
              </m:r>
            </m:oMath>
            <w:r w:rsidR="009651AE" w:rsidRPr="0016267E">
              <w:rPr>
                <w:rFonts w:hint="eastAsia"/>
                <w:b/>
                <w:szCs w:val="21"/>
              </w:rPr>
              <w:t xml:space="preserve"> </w:t>
            </w:r>
            <w:r w:rsidR="009651AE" w:rsidRPr="0016267E">
              <w:rPr>
                <w:bCs/>
                <w:szCs w:val="21"/>
              </w:rPr>
              <w:t xml:space="preserve">and </w:t>
            </w:r>
            <m:oMath>
              <m:acc>
                <m:accPr>
                  <m:ctrlPr>
                    <w:rPr>
                      <w:rFonts w:ascii="Cambria Math" w:hAnsi="Cambria Math"/>
                      <w:b/>
                      <w:i/>
                      <w:szCs w:val="21"/>
                    </w:rPr>
                  </m:ctrlPr>
                </m:accPr>
                <m:e>
                  <m:r>
                    <m:rPr>
                      <m:sty m:val="bi"/>
                    </m:rPr>
                    <w:rPr>
                      <w:rFonts w:ascii="Cambria Math" w:hAnsi="Cambria Math"/>
                      <w:szCs w:val="21"/>
                    </w:rPr>
                    <m:t>β</m:t>
                  </m:r>
                </m:e>
              </m:acc>
            </m:oMath>
            <w:r w:rsidR="002077F4" w:rsidRPr="0016267E">
              <w:rPr>
                <w:bCs/>
                <w:iCs/>
              </w:rPr>
              <w:t xml:space="preserve"> from the last step, use</w:t>
            </w:r>
            <w:r w:rsidR="00EE6EDD">
              <w:rPr>
                <w:bCs/>
                <w:iCs/>
              </w:rPr>
              <w:t xml:space="preserve"> the</w:t>
            </w:r>
            <w:r w:rsidR="002077F4" w:rsidRPr="0016267E">
              <w:rPr>
                <w:bCs/>
                <w:iCs/>
              </w:rPr>
              <w:t xml:space="preserve"> </w:t>
            </w:r>
            <w:proofErr w:type="spellStart"/>
            <w:r w:rsidR="002077F4" w:rsidRPr="0016267E">
              <w:rPr>
                <w:bCs/>
                <w:iCs/>
              </w:rPr>
              <w:t>Broyden</w:t>
            </w:r>
            <w:proofErr w:type="spellEnd"/>
            <w:r w:rsidR="002077F4" w:rsidRPr="0016267E">
              <w:rPr>
                <w:bCs/>
                <w:iCs/>
              </w:rPr>
              <w:t>–Fletcher–Goldfarb–Shanno (BFGS) algorithm</w:t>
            </w:r>
            <w:r w:rsidR="009A26AE" w:rsidRPr="0016267E">
              <w:rPr>
                <w:bCs/>
                <w:iCs/>
              </w:rPr>
              <w:fldChar w:fldCharType="begin"/>
            </w:r>
            <w:r w:rsidR="00530407">
              <w:rPr>
                <w:bCs/>
                <w:iCs/>
              </w:rPr>
              <w:instrText xml:space="preserve"> ADDIN EN.CITE &lt;EndNote&gt;&lt;Cite&gt;&lt;Author&gt;Fletcher&lt;/Author&gt;&lt;Year&gt;1987&lt;/Year&gt;&lt;RecNum&gt;93&lt;/RecNum&gt;&lt;DisplayText&gt;&lt;style face="superscript"&gt;[19]&lt;/style&gt;&lt;/DisplayText&gt;&lt;record&gt;&lt;rec-number&gt;93&lt;/rec-number&gt;&lt;foreign-keys&gt;&lt;key app="EN" db-id="2rwasr2aazvtwietz2j5029cwd9drpd5vp9p" timestamp="1653036539"&gt;93&lt;/key&gt;&lt;/foreign-keys&gt;&lt;ref-type name="Book"&gt;6&lt;/ref-type&gt;&lt;contributors&gt;&lt;authors&gt;&lt;author&gt;Fletcher, R.&lt;/author&gt;&lt;/authors&gt;&lt;/contributors&gt;&lt;titles&gt;&lt;title&gt;Practical Methods of Optimization, Second Edition&lt;/title&gt;&lt;/titles&gt;&lt;dates&gt;&lt;year&gt;1987&lt;/year&gt;&lt;/dates&gt;&lt;publisher&gt;Practical Methods of Optimization, Second Edition&lt;/publisher&gt;&lt;urls&gt;&lt;/urls&gt;&lt;/record&gt;&lt;/Cite&gt;&lt;/EndNote&gt;</w:instrText>
            </w:r>
            <w:r w:rsidR="009A26AE" w:rsidRPr="0016267E">
              <w:rPr>
                <w:bCs/>
                <w:iCs/>
              </w:rPr>
              <w:fldChar w:fldCharType="separate"/>
            </w:r>
            <w:r w:rsidR="00530407" w:rsidRPr="00530407">
              <w:rPr>
                <w:bCs/>
                <w:iCs/>
                <w:noProof/>
                <w:vertAlign w:val="superscript"/>
              </w:rPr>
              <w:t>[19]</w:t>
            </w:r>
            <w:r w:rsidR="009A26AE" w:rsidRPr="0016267E">
              <w:rPr>
                <w:bCs/>
                <w:iCs/>
              </w:rPr>
              <w:fldChar w:fldCharType="end"/>
            </w:r>
            <w:r w:rsidR="009651AE" w:rsidRPr="0016267E">
              <w:rPr>
                <w:bCs/>
                <w:iCs/>
              </w:rPr>
              <w:t xml:space="preserve"> to obtain </w:t>
            </w:r>
            <m:oMath>
              <m:r>
                <m:rPr>
                  <m:sty m:val="b"/>
                </m:rPr>
                <w:rPr>
                  <w:rFonts w:ascii="Cambria Math" w:hAnsi="Cambria Math"/>
                  <w:szCs w:val="21"/>
                </w:rPr>
                <m:t>G</m:t>
              </m:r>
            </m:oMath>
            <w:r w:rsidR="009651AE" w:rsidRPr="0016267E">
              <w:rPr>
                <w:rFonts w:hint="eastAsia"/>
                <w:szCs w:val="21"/>
              </w:rPr>
              <w:t xml:space="preserve"> </w:t>
            </w:r>
            <w:r w:rsidR="009651AE" w:rsidRPr="0016267E">
              <w:rPr>
                <w:bCs/>
                <w:iCs/>
              </w:rPr>
              <w:t xml:space="preserve">by maximizing </w:t>
            </w:r>
            <w:r w:rsidR="00A07D27">
              <w:rPr>
                <w:bCs/>
                <w:iCs/>
              </w:rPr>
              <w:t>F</w:t>
            </w:r>
            <w:r w:rsidR="009651AE" w:rsidRPr="0016267E">
              <w:rPr>
                <w:bCs/>
                <w:iCs/>
              </w:rPr>
              <w:t xml:space="preserve">ormula </w:t>
            </w:r>
            <w:r w:rsidR="009651AE" w:rsidRPr="0016267E">
              <w:rPr>
                <w:bCs/>
                <w:iCs/>
              </w:rPr>
              <w:fldChar w:fldCharType="begin"/>
            </w:r>
            <w:r w:rsidR="009651AE" w:rsidRPr="0016267E">
              <w:rPr>
                <w:bCs/>
                <w:iCs/>
              </w:rPr>
              <w:instrText xml:space="preserve"> REF _Ref103894266 \h </w:instrText>
            </w:r>
            <w:r w:rsidR="009651AE" w:rsidRPr="0016267E">
              <w:rPr>
                <w:bCs/>
                <w:iCs/>
              </w:rPr>
            </w:r>
            <w:r w:rsidR="009651AE" w:rsidRPr="0016267E">
              <w:rPr>
                <w:bCs/>
                <w:iCs/>
              </w:rPr>
              <w:fldChar w:fldCharType="separate"/>
            </w:r>
            <w:ins w:id="226" w:author="wang wei" w:date="2022-11-07T10:50:00Z">
              <w:r w:rsidR="00734AAA" w:rsidRPr="0016267E">
                <w:rPr>
                  <w:szCs w:val="21"/>
                </w:rPr>
                <w:t>(</w:t>
              </w:r>
              <w:r w:rsidR="00734AAA">
                <w:rPr>
                  <w:noProof/>
                  <w:szCs w:val="21"/>
                </w:rPr>
                <w:t>7</w:t>
              </w:r>
              <w:r w:rsidR="00734AAA" w:rsidRPr="0016267E">
                <w:rPr>
                  <w:szCs w:val="21"/>
                </w:rPr>
                <w:t>)</w:t>
              </w:r>
            </w:ins>
            <w:del w:id="227" w:author="wang wei" w:date="2022-11-07T10:50:00Z">
              <w:r w:rsidR="00A92CD2" w:rsidRPr="0016267E" w:rsidDel="00734AAA">
                <w:rPr>
                  <w:szCs w:val="21"/>
                </w:rPr>
                <w:delText>(</w:delText>
              </w:r>
              <w:r w:rsidR="00A92CD2" w:rsidDel="00734AAA">
                <w:rPr>
                  <w:noProof/>
                  <w:szCs w:val="21"/>
                </w:rPr>
                <w:delText>7</w:delText>
              </w:r>
              <w:r w:rsidR="00A92CD2" w:rsidRPr="0016267E" w:rsidDel="00734AAA">
                <w:rPr>
                  <w:szCs w:val="21"/>
                </w:rPr>
                <w:delText>)</w:delText>
              </w:r>
            </w:del>
            <w:r w:rsidR="009651AE" w:rsidRPr="0016267E">
              <w:rPr>
                <w:bCs/>
                <w:iCs/>
              </w:rPr>
              <w:fldChar w:fldCharType="end"/>
            </w:r>
            <w:r w:rsidR="009651AE" w:rsidRPr="0016267E">
              <w:rPr>
                <w:bCs/>
                <w:iCs/>
              </w:rPr>
              <w:t xml:space="preserve"> or </w:t>
            </w:r>
            <w:r w:rsidR="009651AE" w:rsidRPr="0016267E">
              <w:rPr>
                <w:bCs/>
                <w:iCs/>
              </w:rPr>
              <w:fldChar w:fldCharType="begin"/>
            </w:r>
            <w:r w:rsidR="009651AE" w:rsidRPr="0016267E">
              <w:rPr>
                <w:bCs/>
                <w:iCs/>
              </w:rPr>
              <w:instrText xml:space="preserve"> REF _Ref103955206 \h </w:instrText>
            </w:r>
            <w:r w:rsidR="009651AE" w:rsidRPr="0016267E">
              <w:rPr>
                <w:bCs/>
                <w:iCs/>
              </w:rPr>
            </w:r>
            <w:r w:rsidR="009651AE" w:rsidRPr="0016267E">
              <w:rPr>
                <w:bCs/>
                <w:iCs/>
              </w:rPr>
              <w:fldChar w:fldCharType="separate"/>
            </w:r>
            <w:ins w:id="228" w:author="wang wei" w:date="2022-11-07T10:50:00Z">
              <w:r w:rsidR="00734AAA" w:rsidRPr="0016267E">
                <w:rPr>
                  <w:rFonts w:hint="eastAsia"/>
                  <w:iCs/>
                  <w:szCs w:val="21"/>
                </w:rPr>
                <w:t>(</w:t>
              </w:r>
              <w:r w:rsidR="00734AAA">
                <w:rPr>
                  <w:iCs/>
                  <w:noProof/>
                  <w:szCs w:val="21"/>
                </w:rPr>
                <w:t>10</w:t>
              </w:r>
              <w:r w:rsidR="00734AAA" w:rsidRPr="0016267E">
                <w:rPr>
                  <w:iCs/>
                  <w:szCs w:val="21"/>
                </w:rPr>
                <w:t>)</w:t>
              </w:r>
            </w:ins>
            <w:del w:id="229" w:author="wang wei" w:date="2022-11-07T10:50:00Z">
              <w:r w:rsidR="00A92CD2" w:rsidRPr="0016267E" w:rsidDel="00734AAA">
                <w:rPr>
                  <w:rFonts w:hint="eastAsia"/>
                  <w:iCs/>
                  <w:szCs w:val="21"/>
                </w:rPr>
                <w:delText>(</w:delText>
              </w:r>
              <w:r w:rsidR="00A92CD2" w:rsidDel="00734AAA">
                <w:rPr>
                  <w:iCs/>
                  <w:noProof/>
                  <w:szCs w:val="21"/>
                </w:rPr>
                <w:delText>10</w:delText>
              </w:r>
              <w:r w:rsidR="00A92CD2" w:rsidRPr="0016267E" w:rsidDel="00734AAA">
                <w:rPr>
                  <w:iCs/>
                  <w:szCs w:val="21"/>
                </w:rPr>
                <w:delText>)</w:delText>
              </w:r>
            </w:del>
            <w:r w:rsidR="009651AE" w:rsidRPr="0016267E">
              <w:rPr>
                <w:bCs/>
                <w:iCs/>
              </w:rPr>
              <w:fldChar w:fldCharType="end"/>
            </w:r>
            <w:r w:rsidR="009651AE" w:rsidRPr="0016267E">
              <w:rPr>
                <w:bCs/>
                <w:iCs/>
              </w:rPr>
              <w:t>.</w:t>
            </w:r>
          </w:p>
        </w:tc>
      </w:tr>
      <w:tr w:rsidR="009E3AD3" w:rsidRPr="0016267E" w14:paraId="62829228" w14:textId="77777777" w:rsidTr="00510249">
        <w:tc>
          <w:tcPr>
            <w:tcW w:w="8296" w:type="dxa"/>
          </w:tcPr>
          <w:p w14:paraId="065413A7" w14:textId="6A5A1663" w:rsidR="009D6AAD" w:rsidRPr="0016267E" w:rsidRDefault="004101BE" w:rsidP="00510249">
            <w:pPr>
              <w:ind w:leftChars="100" w:left="480" w:hangingChars="100" w:hanging="240"/>
              <w:rPr>
                <w:bCs/>
                <w:iCs/>
              </w:rPr>
            </w:pPr>
            <w:r w:rsidRPr="0016267E">
              <w:rPr>
                <w:bCs/>
                <w:iCs/>
              </w:rPr>
              <w:t>5. Replicate step</w:t>
            </w:r>
            <w:r w:rsidR="00A07D27">
              <w:rPr>
                <w:bCs/>
                <w:iCs/>
              </w:rPr>
              <w:t>s</w:t>
            </w:r>
            <w:r w:rsidRPr="0016267E">
              <w:rPr>
                <w:bCs/>
                <w:iCs/>
              </w:rPr>
              <w:t xml:space="preserve"> 2-4 until convergency in terms of the maximum log-likelihood value in </w:t>
            </w:r>
            <w:r w:rsidR="00A07D27">
              <w:rPr>
                <w:bCs/>
                <w:iCs/>
              </w:rPr>
              <w:t>F</w:t>
            </w:r>
            <w:r w:rsidRPr="0016267E">
              <w:rPr>
                <w:bCs/>
                <w:iCs/>
              </w:rPr>
              <w:t xml:space="preserve">ormula </w:t>
            </w:r>
            <w:r w:rsidRPr="0016267E">
              <w:rPr>
                <w:bCs/>
                <w:iCs/>
              </w:rPr>
              <w:fldChar w:fldCharType="begin"/>
            </w:r>
            <w:r w:rsidRPr="0016267E">
              <w:rPr>
                <w:bCs/>
                <w:iCs/>
              </w:rPr>
              <w:instrText xml:space="preserve"> REF _Ref103894266 \h </w:instrText>
            </w:r>
            <w:r w:rsidRPr="0016267E">
              <w:rPr>
                <w:bCs/>
                <w:iCs/>
              </w:rPr>
            </w:r>
            <w:r w:rsidRPr="0016267E">
              <w:rPr>
                <w:bCs/>
                <w:iCs/>
              </w:rPr>
              <w:fldChar w:fldCharType="separate"/>
            </w:r>
            <w:ins w:id="230" w:author="wang wei" w:date="2022-11-07T10:50:00Z">
              <w:r w:rsidR="00734AAA" w:rsidRPr="0016267E">
                <w:rPr>
                  <w:szCs w:val="21"/>
                </w:rPr>
                <w:t>(</w:t>
              </w:r>
              <w:r w:rsidR="00734AAA">
                <w:rPr>
                  <w:noProof/>
                  <w:szCs w:val="21"/>
                </w:rPr>
                <w:t>7</w:t>
              </w:r>
              <w:r w:rsidR="00734AAA" w:rsidRPr="0016267E">
                <w:rPr>
                  <w:szCs w:val="21"/>
                </w:rPr>
                <w:t>)</w:t>
              </w:r>
            </w:ins>
            <w:del w:id="231" w:author="wang wei" w:date="2022-11-07T10:50:00Z">
              <w:r w:rsidR="00A92CD2" w:rsidRPr="0016267E" w:rsidDel="00734AAA">
                <w:rPr>
                  <w:szCs w:val="21"/>
                </w:rPr>
                <w:delText>(</w:delText>
              </w:r>
              <w:r w:rsidR="00A92CD2" w:rsidDel="00734AAA">
                <w:rPr>
                  <w:noProof/>
                  <w:szCs w:val="21"/>
                </w:rPr>
                <w:delText>7</w:delText>
              </w:r>
              <w:r w:rsidR="00A92CD2" w:rsidRPr="0016267E" w:rsidDel="00734AAA">
                <w:rPr>
                  <w:szCs w:val="21"/>
                </w:rPr>
                <w:delText>)</w:delText>
              </w:r>
            </w:del>
            <w:r w:rsidRPr="0016267E">
              <w:rPr>
                <w:bCs/>
                <w:iCs/>
              </w:rPr>
              <w:fldChar w:fldCharType="end"/>
            </w:r>
            <w:r w:rsidRPr="0016267E">
              <w:rPr>
                <w:bCs/>
                <w:iCs/>
              </w:rPr>
              <w:t xml:space="preserve"> or </w:t>
            </w:r>
            <w:r w:rsidRPr="0016267E">
              <w:rPr>
                <w:bCs/>
                <w:iCs/>
              </w:rPr>
              <w:fldChar w:fldCharType="begin"/>
            </w:r>
            <w:r w:rsidRPr="0016267E">
              <w:rPr>
                <w:bCs/>
                <w:iCs/>
              </w:rPr>
              <w:instrText xml:space="preserve"> REF _Ref103955206 \h </w:instrText>
            </w:r>
            <w:r w:rsidRPr="0016267E">
              <w:rPr>
                <w:bCs/>
                <w:iCs/>
              </w:rPr>
            </w:r>
            <w:r w:rsidRPr="0016267E">
              <w:rPr>
                <w:bCs/>
                <w:iCs/>
              </w:rPr>
              <w:fldChar w:fldCharType="separate"/>
            </w:r>
            <w:ins w:id="232" w:author="wang wei" w:date="2022-11-07T10:50:00Z">
              <w:r w:rsidR="00734AAA" w:rsidRPr="0016267E">
                <w:rPr>
                  <w:rFonts w:hint="eastAsia"/>
                  <w:iCs/>
                  <w:szCs w:val="21"/>
                </w:rPr>
                <w:t>(</w:t>
              </w:r>
              <w:r w:rsidR="00734AAA">
                <w:rPr>
                  <w:iCs/>
                  <w:noProof/>
                  <w:szCs w:val="21"/>
                </w:rPr>
                <w:t>10</w:t>
              </w:r>
              <w:r w:rsidR="00734AAA" w:rsidRPr="0016267E">
                <w:rPr>
                  <w:iCs/>
                  <w:szCs w:val="21"/>
                </w:rPr>
                <w:t>)</w:t>
              </w:r>
            </w:ins>
            <w:del w:id="233" w:author="wang wei" w:date="2022-11-07T10:50:00Z">
              <w:r w:rsidR="00A92CD2" w:rsidRPr="0016267E" w:rsidDel="00734AAA">
                <w:rPr>
                  <w:rFonts w:hint="eastAsia"/>
                  <w:iCs/>
                  <w:szCs w:val="21"/>
                </w:rPr>
                <w:delText>(</w:delText>
              </w:r>
              <w:r w:rsidR="00A92CD2" w:rsidDel="00734AAA">
                <w:rPr>
                  <w:iCs/>
                  <w:noProof/>
                  <w:szCs w:val="21"/>
                </w:rPr>
                <w:delText>10</w:delText>
              </w:r>
              <w:r w:rsidR="00A92CD2" w:rsidRPr="0016267E" w:rsidDel="00734AAA">
                <w:rPr>
                  <w:iCs/>
                  <w:szCs w:val="21"/>
                </w:rPr>
                <w:delText>)</w:delText>
              </w:r>
            </w:del>
            <w:r w:rsidRPr="0016267E">
              <w:rPr>
                <w:bCs/>
                <w:iCs/>
              </w:rPr>
              <w:fldChar w:fldCharType="end"/>
            </w:r>
            <w:r w:rsidRPr="0016267E">
              <w:rPr>
                <w:bCs/>
                <w:iCs/>
              </w:rPr>
              <w:t>.</w:t>
            </w:r>
          </w:p>
        </w:tc>
      </w:tr>
      <w:tr w:rsidR="009E3AD3" w:rsidRPr="0016267E" w14:paraId="6BF5A9CA" w14:textId="77777777" w:rsidTr="00510249">
        <w:tc>
          <w:tcPr>
            <w:tcW w:w="8296" w:type="dxa"/>
          </w:tcPr>
          <w:p w14:paraId="462DF3FA" w14:textId="1E3DD95C" w:rsidR="009D6AAD" w:rsidRPr="0016267E" w:rsidRDefault="00D91F51" w:rsidP="00510249">
            <w:pPr>
              <w:ind w:leftChars="100" w:left="480" w:hangingChars="100" w:hanging="240"/>
              <w:rPr>
                <w:bCs/>
                <w:iCs/>
              </w:rPr>
            </w:pPr>
            <w:r w:rsidRPr="0016267E">
              <w:rPr>
                <w:rFonts w:hint="eastAsia"/>
                <w:bCs/>
                <w:iCs/>
              </w:rPr>
              <w:t>6</w:t>
            </w:r>
            <w:r w:rsidR="0067054B" w:rsidRPr="0016267E">
              <w:rPr>
                <w:bCs/>
                <w:iCs/>
              </w:rPr>
              <w:t xml:space="preserve">. Obtain the final estimations of </w:t>
            </w:r>
            <m:oMath>
              <m:r>
                <m:rPr>
                  <m:sty m:val="bi"/>
                </m:rPr>
                <w:rPr>
                  <w:rFonts w:ascii="Cambria Math" w:hAnsi="Cambria Math"/>
                  <w:szCs w:val="21"/>
                </w:rPr>
                <m:t>β</m:t>
              </m:r>
            </m:oMath>
            <w:r w:rsidR="0067054B" w:rsidRPr="0016267E">
              <w:rPr>
                <w:bCs/>
                <w:iCs/>
              </w:rPr>
              <w:t xml:space="preserve">, </w:t>
            </w:r>
            <m:oMath>
              <m:r>
                <m:rPr>
                  <m:sty m:val="b"/>
                </m:rPr>
                <w:rPr>
                  <w:rFonts w:ascii="Cambria Math" w:hAnsi="Cambria Math"/>
                  <w:szCs w:val="21"/>
                </w:rPr>
                <m:t>G</m:t>
              </m:r>
            </m:oMath>
            <w:r w:rsidR="0067054B" w:rsidRPr="0016267E">
              <w:rPr>
                <w:bCs/>
                <w:iCs/>
              </w:rPr>
              <w:t xml:space="preserve"> and </w:t>
            </w:r>
            <m:oMath>
              <m:r>
                <w:rPr>
                  <w:rFonts w:ascii="Cambria Math" w:hAnsi="Cambria Math"/>
                  <w:szCs w:val="21"/>
                </w:rPr>
                <m:t>ρ</m:t>
              </m:r>
            </m:oMath>
            <w:r w:rsidR="00510249" w:rsidRPr="0016267E">
              <w:rPr>
                <w:szCs w:val="21"/>
              </w:rPr>
              <w:t xml:space="preserve"> and calculate the covariance of </w:t>
            </w:r>
            <m:oMath>
              <m:acc>
                <m:accPr>
                  <m:ctrlPr>
                    <w:rPr>
                      <w:rFonts w:ascii="Cambria Math" w:hAnsi="Cambria Math"/>
                      <w:b/>
                      <w:i/>
                      <w:szCs w:val="21"/>
                    </w:rPr>
                  </m:ctrlPr>
                </m:accPr>
                <m:e>
                  <m:r>
                    <m:rPr>
                      <m:sty m:val="bi"/>
                    </m:rPr>
                    <w:rPr>
                      <w:rFonts w:ascii="Cambria Math" w:hAnsi="Cambria Math"/>
                      <w:szCs w:val="21"/>
                    </w:rPr>
                    <m:t>β</m:t>
                  </m:r>
                </m:e>
              </m:acc>
            </m:oMath>
            <w:r w:rsidR="00510249" w:rsidRPr="0016267E">
              <w:rPr>
                <w:rFonts w:hint="eastAsia"/>
                <w:b/>
                <w:szCs w:val="21"/>
              </w:rPr>
              <w:t xml:space="preserve"> </w:t>
            </w:r>
            <w:r w:rsidR="00510249" w:rsidRPr="0016267E">
              <w:rPr>
                <w:szCs w:val="21"/>
              </w:rPr>
              <w:t xml:space="preserve">based on </w:t>
            </w:r>
            <w:r w:rsidR="00A07D27">
              <w:rPr>
                <w:szCs w:val="21"/>
              </w:rPr>
              <w:t>F</w:t>
            </w:r>
            <w:r w:rsidR="00510249" w:rsidRPr="0016267E">
              <w:rPr>
                <w:szCs w:val="21"/>
              </w:rPr>
              <w:t xml:space="preserve">ormula </w:t>
            </w:r>
            <w:r w:rsidR="00510249" w:rsidRPr="0016267E">
              <w:rPr>
                <w:szCs w:val="21"/>
              </w:rPr>
              <w:fldChar w:fldCharType="begin"/>
            </w:r>
            <w:r w:rsidR="00510249" w:rsidRPr="0016267E">
              <w:rPr>
                <w:szCs w:val="21"/>
              </w:rPr>
              <w:instrText xml:space="preserve"> REF _Ref103959185 \h </w:instrText>
            </w:r>
            <w:r w:rsidR="00510249" w:rsidRPr="0016267E">
              <w:rPr>
                <w:szCs w:val="21"/>
              </w:rPr>
            </w:r>
            <w:r w:rsidR="00510249" w:rsidRPr="0016267E">
              <w:rPr>
                <w:szCs w:val="21"/>
              </w:rPr>
              <w:fldChar w:fldCharType="separate"/>
            </w:r>
            <w:ins w:id="234" w:author="wang wei" w:date="2022-11-07T10:50:00Z">
              <w:r w:rsidR="00734AAA" w:rsidRPr="0016267E">
                <w:rPr>
                  <w:rFonts w:hint="eastAsia"/>
                  <w:iCs/>
                  <w:szCs w:val="21"/>
                </w:rPr>
                <w:t>(</w:t>
              </w:r>
              <w:r w:rsidR="00734AAA">
                <w:rPr>
                  <w:iCs/>
                  <w:noProof/>
                  <w:szCs w:val="21"/>
                </w:rPr>
                <w:t>9</w:t>
              </w:r>
              <w:r w:rsidR="00734AAA" w:rsidRPr="0016267E">
                <w:rPr>
                  <w:iCs/>
                  <w:szCs w:val="21"/>
                </w:rPr>
                <w:t>)</w:t>
              </w:r>
            </w:ins>
            <w:del w:id="235" w:author="wang wei" w:date="2022-11-07T10:50:00Z">
              <w:r w:rsidR="00A92CD2" w:rsidRPr="0016267E" w:rsidDel="00734AAA">
                <w:rPr>
                  <w:rFonts w:hint="eastAsia"/>
                  <w:iCs/>
                  <w:szCs w:val="21"/>
                </w:rPr>
                <w:delText>(</w:delText>
              </w:r>
              <w:r w:rsidR="00A92CD2" w:rsidDel="00734AAA">
                <w:rPr>
                  <w:iCs/>
                  <w:noProof/>
                  <w:szCs w:val="21"/>
                </w:rPr>
                <w:delText>9</w:delText>
              </w:r>
              <w:r w:rsidR="00A92CD2" w:rsidRPr="0016267E" w:rsidDel="00734AAA">
                <w:rPr>
                  <w:iCs/>
                  <w:szCs w:val="21"/>
                </w:rPr>
                <w:delText>)</w:delText>
              </w:r>
            </w:del>
            <w:r w:rsidR="00510249" w:rsidRPr="0016267E">
              <w:rPr>
                <w:szCs w:val="21"/>
              </w:rPr>
              <w:fldChar w:fldCharType="end"/>
            </w:r>
            <w:r w:rsidR="00510249" w:rsidRPr="0016267E">
              <w:rPr>
                <w:szCs w:val="21"/>
              </w:rPr>
              <w:t>.</w:t>
            </w:r>
          </w:p>
        </w:tc>
      </w:tr>
      <w:tr w:rsidR="009E3AD3" w:rsidRPr="0016267E" w14:paraId="1D477F1C" w14:textId="77777777" w:rsidTr="00510249">
        <w:tc>
          <w:tcPr>
            <w:tcW w:w="8296" w:type="dxa"/>
          </w:tcPr>
          <w:p w14:paraId="4A7FA0C5" w14:textId="5AD40B92" w:rsidR="009D6AAD" w:rsidRPr="0016267E" w:rsidRDefault="00D91F51" w:rsidP="00510249">
            <w:pPr>
              <w:ind w:leftChars="100" w:left="240"/>
              <w:rPr>
                <w:bCs/>
                <w:iCs/>
              </w:rPr>
            </w:pPr>
            <w:r w:rsidRPr="0016267E">
              <w:rPr>
                <w:rFonts w:hint="eastAsia"/>
                <w:bCs/>
                <w:iCs/>
              </w:rPr>
              <w:t>7</w:t>
            </w:r>
            <w:r w:rsidRPr="0016267E">
              <w:rPr>
                <w:bCs/>
                <w:iCs/>
              </w:rPr>
              <w:t xml:space="preserve">. Estimate </w:t>
            </w:r>
            <w:bookmarkStart w:id="236" w:name="_Hlk104744471"/>
            <m:oMath>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oMath>
            <w:bookmarkEnd w:id="236"/>
            <w:r w:rsidR="000A087D" w:rsidRPr="0016267E">
              <w:rPr>
                <w:rFonts w:hint="eastAsia"/>
                <w:szCs w:val="21"/>
              </w:rPr>
              <w:t xml:space="preserve"> </w:t>
            </w:r>
            <w:r w:rsidR="002C2A7B" w:rsidRPr="0016267E">
              <w:rPr>
                <w:szCs w:val="21"/>
              </w:rPr>
              <w:t xml:space="preserve">using the approach presented in </w:t>
            </w:r>
            <w:r w:rsidR="0016267E">
              <w:rPr>
                <w:szCs w:val="21"/>
              </w:rPr>
              <w:t>S</w:t>
            </w:r>
            <w:r w:rsidR="002C2A7B" w:rsidRPr="0016267E">
              <w:rPr>
                <w:szCs w:val="21"/>
              </w:rPr>
              <w:t>ection 2.4.</w:t>
            </w:r>
          </w:p>
        </w:tc>
      </w:tr>
    </w:tbl>
    <w:p w14:paraId="63A1B3AA" w14:textId="7B94B924" w:rsidR="004B6D10" w:rsidRPr="0016267E" w:rsidRDefault="00D91F51" w:rsidP="00091285">
      <w:pPr>
        <w:pStyle w:val="3"/>
      </w:pPr>
      <w:r w:rsidRPr="0016267E">
        <w:rPr>
          <w:rFonts w:hint="eastAsia"/>
        </w:rPr>
        <w:t>2</w:t>
      </w:r>
      <w:r w:rsidR="006C2654" w:rsidRPr="0016267E">
        <w:t>.3. Hypothesis testing and model selection</w:t>
      </w:r>
    </w:p>
    <w:p w14:paraId="30FF76EE" w14:textId="3F3F98FE" w:rsidR="00091285" w:rsidRPr="0016267E" w:rsidRDefault="00D91F51" w:rsidP="00091285">
      <w:r w:rsidRPr="0016267E">
        <w:rPr>
          <w:rFonts w:hint="eastAsia"/>
        </w:rPr>
        <w:t>The</w:t>
      </w:r>
      <w:r w:rsidRPr="0016267E">
        <w:t xml:space="preserve"> </w:t>
      </w:r>
      <w:r w:rsidRPr="0016267E">
        <w:rPr>
          <w:rFonts w:hint="eastAsia"/>
        </w:rPr>
        <w:t>m</w:t>
      </w:r>
      <w:r w:rsidR="00002A0A" w:rsidRPr="0016267E">
        <w:t xml:space="preserve">ain parameters of interest in statistical inference may be the fixed effect parameter </w:t>
      </w:r>
      <m:oMath>
        <m:r>
          <m:rPr>
            <m:sty m:val="bi"/>
          </m:rPr>
          <w:rPr>
            <w:rFonts w:ascii="Cambria Math" w:hAnsi="Cambria Math"/>
            <w:szCs w:val="21"/>
          </w:rPr>
          <m:t>β</m:t>
        </m:r>
      </m:oMath>
      <w:r w:rsidR="00BB1F4D" w:rsidRPr="0016267E">
        <w:t xml:space="preserve">, the spatial autocorrelation parameter </w:t>
      </w:r>
      <m:oMath>
        <m:r>
          <w:rPr>
            <w:rFonts w:ascii="Cambria Math" w:hAnsi="Cambria Math"/>
            <w:szCs w:val="21"/>
          </w:rPr>
          <m:t>ρ</m:t>
        </m:r>
      </m:oMath>
      <w:r w:rsidR="00002A0A" w:rsidRPr="0016267E">
        <w:t xml:space="preserve">, and the random effect </w:t>
      </w:r>
      <w:r w:rsidRPr="0016267E">
        <w:rPr>
          <w:rFonts w:eastAsia="等线"/>
        </w:rPr>
        <w:t>parameter</w:t>
      </w:r>
      <w:r w:rsidR="00BB2B48">
        <w:rPr>
          <w:rFonts w:eastAsia="等线" w:hint="eastAsia"/>
        </w:rPr>
        <w:t>s</w:t>
      </w:r>
      <w:r w:rsidR="00002A0A" w:rsidRPr="0016267E">
        <w:t xml:space="preserve"> </w:t>
      </w:r>
      <m:oMath>
        <m:r>
          <w:rPr>
            <w:rFonts w:ascii="Cambria Math" w:hAnsi="Cambria Math"/>
          </w:rPr>
          <m:t>{</m:t>
        </m:r>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r>
          <w:rPr>
            <w:rFonts w:ascii="Cambria Math" w:hAnsi="Cambria Math"/>
          </w:rPr>
          <m:t>}</m:t>
        </m:r>
      </m:oMath>
      <w:r w:rsidR="00A70319" w:rsidRPr="0016267E">
        <w:t>.</w:t>
      </w:r>
    </w:p>
    <w:p w14:paraId="3E41A18E" w14:textId="61E65571" w:rsidR="00A70319" w:rsidRPr="0016267E" w:rsidRDefault="00D91F51" w:rsidP="00091285">
      <w:r w:rsidRPr="0016267E">
        <w:rPr>
          <w:rFonts w:hint="eastAsia"/>
        </w:rPr>
        <w:t xml:space="preserve"> </w:t>
      </w:r>
      <w:r w:rsidRPr="0016267E">
        <w:t xml:space="preserve"> For </w:t>
      </w:r>
      <m:oMath>
        <m:r>
          <m:rPr>
            <m:sty m:val="bi"/>
          </m:rPr>
          <w:rPr>
            <w:rFonts w:ascii="Cambria Math" w:hAnsi="Cambria Math"/>
            <w:szCs w:val="21"/>
          </w:rPr>
          <m:t>β</m:t>
        </m:r>
      </m:oMath>
      <w:r w:rsidR="00BE31ED" w:rsidRPr="0016267E">
        <w:t xml:space="preserve">, we used the multivariate Wald test </w:t>
      </w:r>
      <w:r w:rsidR="00BE31ED" w:rsidRPr="0016267E">
        <w:fldChar w:fldCharType="begin"/>
      </w:r>
      <w:r w:rsidR="00530407">
        <w:instrText xml:space="preserve"> ADDIN EN.CITE &lt;EndNote&gt;&lt;Cite&gt;&lt;Author&gt;Harrell&lt;/Author&gt;&lt;Year&gt;2015&lt;/Year&gt;&lt;RecNum&gt;96&lt;/RecNum&gt;&lt;DisplayText&gt;&lt;style face="superscript"&gt;[20]&lt;/style&gt;&lt;/DisplayText&gt;&lt;record&gt;&lt;rec-number&gt;96&lt;/rec-number&gt;&lt;foreign-keys&gt;&lt;key app="EN" db-id="2rwasr2aazvtwietz2j5029cwd9drpd5vp9p" timestamp="1653138485"&gt;96&lt;/key&gt;&lt;/foreign-keys&gt;&lt;ref-type name="Book"&gt;6&lt;/ref-type&gt;&lt;contributors&gt;&lt;authors&gt;&lt;author&gt;Harrell, F. E.&lt;/author&gt;&lt;/authors&gt;&lt;/contributors&gt;&lt;titles&gt;&lt;title&gt;Regression Modeling Strategies: With Applications to Linear Models, Logistic and Ordinal Regression, and Survival Analysis&lt;/title&gt;&lt;/titles&gt;&lt;dates&gt;&lt;year&gt;2015&lt;/year&gt;&lt;/dates&gt;&lt;publisher&gt;Regression Modeling Strategies: With Applications to Linear Models, Logistic and Ordinal Regression, and Survival Analysis&lt;/publisher&gt;&lt;urls&gt;&lt;/urls&gt;&lt;/record&gt;&lt;/Cite&gt;&lt;/EndNote&gt;</w:instrText>
      </w:r>
      <w:r w:rsidR="00BE31ED" w:rsidRPr="0016267E">
        <w:fldChar w:fldCharType="separate"/>
      </w:r>
      <w:r w:rsidR="00530407" w:rsidRPr="00530407">
        <w:rPr>
          <w:noProof/>
          <w:vertAlign w:val="superscript"/>
        </w:rPr>
        <w:t>[20]</w:t>
      </w:r>
      <w:r w:rsidR="00BE31ED" w:rsidRPr="0016267E">
        <w:fldChar w:fldCharType="end"/>
      </w:r>
      <w:r w:rsidR="0010109F" w:rsidRPr="0016267E">
        <w:t xml:space="preserve"> to test the hypothesis with the null hypothesis (H</w:t>
      </w:r>
      <w:r w:rsidR="0010109F" w:rsidRPr="0016267E">
        <w:rPr>
          <w:vertAlign w:val="subscript"/>
        </w:rPr>
        <w:t>0</w:t>
      </w:r>
      <w:r w:rsidR="00D70F4F" w:rsidRPr="0016267E">
        <w:t xml:space="preserve">) of </w:t>
      </w:r>
      <m:oMath>
        <m:r>
          <m:rPr>
            <m:sty m:val="bi"/>
          </m:rPr>
          <w:rPr>
            <w:rFonts w:ascii="Cambria Math" w:hAnsi="Cambria Math"/>
            <w:szCs w:val="21"/>
          </w:rPr>
          <m:t>β=0</m:t>
        </m:r>
      </m:oMath>
      <w:r w:rsidR="0010109F" w:rsidRPr="0016267E">
        <w:t xml:space="preserve"> and the alternative hypothesis (H</w:t>
      </w:r>
      <w:r w:rsidR="0010109F" w:rsidRPr="0016267E">
        <w:rPr>
          <w:vertAlign w:val="subscript"/>
        </w:rPr>
        <w:t>1</w:t>
      </w:r>
      <w:r w:rsidR="0010109F" w:rsidRPr="0016267E">
        <w:t xml:space="preserve">) of </w:t>
      </w:r>
      <w:bookmarkStart w:id="237" w:name="OLE_LINK1"/>
      <m:oMath>
        <m:r>
          <m:rPr>
            <m:sty m:val="bi"/>
          </m:rPr>
          <w:rPr>
            <w:rFonts w:ascii="Cambria Math" w:hAnsi="Cambria Math"/>
            <w:szCs w:val="21"/>
          </w:rPr>
          <m:t>β</m:t>
        </m:r>
        <w:bookmarkEnd w:id="237"/>
        <m:r>
          <m:rPr>
            <m:sty m:val="bi"/>
          </m:rPr>
          <w:rPr>
            <w:rFonts w:ascii="Cambria Math" w:hAnsi="Cambria Math"/>
            <w:szCs w:val="21"/>
          </w:rPr>
          <m:t>≠0</m:t>
        </m:r>
      </m:oMath>
      <w:r w:rsidR="006504C8" w:rsidRPr="0016267E">
        <w:t xml:space="preserve">. The test </w:t>
      </w:r>
      <w:r w:rsidR="006504C8" w:rsidRPr="0016267E">
        <w:lastRenderedPageBreak/>
        <w:t>statistic is</w:t>
      </w:r>
    </w:p>
    <w:p w14:paraId="30DD1812" w14:textId="46AB3451" w:rsidR="006504C8" w:rsidRPr="0016267E" w:rsidRDefault="00D91F51" w:rsidP="00091285">
      <w:pPr>
        <w:rPr>
          <w:bCs/>
        </w:rPr>
      </w:pPr>
      <m:oMathPara>
        <m:oMath>
          <m:r>
            <m:rPr>
              <m:sty m:val="p"/>
            </m:rPr>
            <w:rPr>
              <w:rFonts w:ascii="Cambria Math" w:hAnsi="Cambria Math"/>
            </w:rPr>
            <m:t>Wald</m:t>
          </m:r>
          <m:r>
            <w:rPr>
              <w:rFonts w:ascii="Cambria Math" w:hAnsi="Cambria Math"/>
            </w:rPr>
            <m:t xml:space="preserve">= </m:t>
          </m:r>
          <m:sSup>
            <m:sSupPr>
              <m:ctrlPr>
                <w:rPr>
                  <w:rFonts w:ascii="Cambria Math" w:hAnsi="Cambria Math"/>
                  <w:i/>
                </w:rPr>
              </m:ctrlPr>
            </m:sSupPr>
            <m:e>
              <m:acc>
                <m:accPr>
                  <m:ctrlPr>
                    <w:rPr>
                      <w:rFonts w:ascii="Cambria Math" w:hAnsi="Cambria Math"/>
                      <w:b/>
                      <w:i/>
                      <w:szCs w:val="21"/>
                    </w:rPr>
                  </m:ctrlPr>
                </m:accPr>
                <m:e>
                  <m:r>
                    <m:rPr>
                      <m:sty m:val="bi"/>
                    </m:rPr>
                    <w:rPr>
                      <w:rFonts w:ascii="Cambria Math" w:hAnsi="Cambria Math"/>
                      <w:szCs w:val="21"/>
                    </w:rPr>
                    <m:t>β</m:t>
                  </m:r>
                </m:e>
              </m:acc>
            </m:e>
            <m:sup>
              <m:r>
                <m:rPr>
                  <m:sty m:val="p"/>
                </m:rPr>
                <w:rPr>
                  <w:rFonts w:ascii="Cambria Math" w:hAnsi="Cambria Math"/>
                </w:rPr>
                <m:t>T</m:t>
              </m:r>
            </m:sup>
          </m:sSup>
          <m:sSup>
            <m:sSupPr>
              <m:ctrlPr>
                <w:rPr>
                  <w:rFonts w:ascii="Cambria Math" w:hAnsi="Cambria Math"/>
                  <w:szCs w:val="21"/>
                </w:rPr>
              </m:ctrlPr>
            </m:sSupPr>
            <m:e>
              <m:r>
                <m:rPr>
                  <m:sty m:val="p"/>
                </m:rPr>
                <w:rPr>
                  <w:rFonts w:ascii="Cambria Math" w:hAnsi="Cambria Math"/>
                  <w:szCs w:val="21"/>
                </w:rPr>
                <m:t>cov</m:t>
              </m:r>
              <m:d>
                <m:dPr>
                  <m:ctrlPr>
                    <w:rPr>
                      <w:rFonts w:ascii="Cambria Math" w:hAnsi="Cambria Math"/>
                      <w:i/>
                      <w:szCs w:val="21"/>
                    </w:rPr>
                  </m:ctrlPr>
                </m:dPr>
                <m:e>
                  <m:acc>
                    <m:accPr>
                      <m:ctrlPr>
                        <w:rPr>
                          <w:rFonts w:ascii="Cambria Math" w:hAnsi="Cambria Math"/>
                          <w:b/>
                          <w:i/>
                          <w:szCs w:val="21"/>
                        </w:rPr>
                      </m:ctrlPr>
                    </m:accPr>
                    <m:e>
                      <m:r>
                        <m:rPr>
                          <m:sty m:val="bi"/>
                        </m:rPr>
                        <w:rPr>
                          <w:rFonts w:ascii="Cambria Math" w:hAnsi="Cambria Math"/>
                          <w:szCs w:val="21"/>
                        </w:rPr>
                        <m:t>β</m:t>
                      </m:r>
                    </m:e>
                  </m:acc>
                </m:e>
              </m:d>
            </m:e>
            <m:sup>
              <m:r>
                <w:rPr>
                  <w:rFonts w:ascii="Cambria Math" w:hAnsi="Cambria Math"/>
                  <w:szCs w:val="21"/>
                </w:rPr>
                <m:t>-1</m:t>
              </m:r>
            </m:sup>
          </m:sSup>
          <m:acc>
            <m:accPr>
              <m:ctrlPr>
                <w:rPr>
                  <w:rFonts w:ascii="Cambria Math" w:hAnsi="Cambria Math"/>
                  <w:b/>
                  <w:i/>
                  <w:szCs w:val="21"/>
                </w:rPr>
              </m:ctrlPr>
            </m:accPr>
            <m:e>
              <m:r>
                <m:rPr>
                  <m:sty m:val="bi"/>
                </m:rPr>
                <w:rPr>
                  <w:rFonts w:ascii="Cambria Math" w:hAnsi="Cambria Math"/>
                  <w:szCs w:val="21"/>
                </w:rPr>
                <m:t>β</m:t>
              </m:r>
            </m:e>
          </m:acc>
          <m:r>
            <m:rPr>
              <m:sty m:val="bi"/>
            </m:rPr>
            <w:rPr>
              <w:rFonts w:ascii="Cambria Math" w:hAnsi="Cambria Math"/>
              <w:szCs w:val="21"/>
            </w:rPr>
            <m:t xml:space="preserve"> </m:t>
          </m:r>
          <m:r>
            <w:rPr>
              <w:rFonts w:ascii="Cambria Math" w:hAnsi="Cambria Math"/>
              <w:szCs w:val="21"/>
            </w:rPr>
            <m:t>,</m:t>
          </m:r>
        </m:oMath>
      </m:oMathPara>
    </w:p>
    <w:p w14:paraId="59EC6C21" w14:textId="7D83F0DB" w:rsidR="0004669A" w:rsidRPr="0016267E" w:rsidRDefault="00E968E4" w:rsidP="00091285">
      <w:r w:rsidRPr="0016267E">
        <w:t>which follows an asymptotical chi-square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16267E">
        <w:t xml:space="preserve">) distribution with degrees of freedom equal to the number of dimensions of </w:t>
      </w:r>
      <m:oMath>
        <m:r>
          <m:rPr>
            <m:sty m:val="bi"/>
          </m:rPr>
          <w:rPr>
            <w:rFonts w:ascii="Cambria Math" w:hAnsi="Cambria Math"/>
            <w:szCs w:val="21"/>
          </w:rPr>
          <m:t>β</m:t>
        </m:r>
      </m:oMath>
      <w:r w:rsidRPr="0016267E">
        <w:rPr>
          <w:rFonts w:hint="eastAsia"/>
          <w:bCs/>
          <w:szCs w:val="21"/>
        </w:rPr>
        <w:t>.</w:t>
      </w:r>
      <w:r w:rsidR="00066723" w:rsidRPr="0016267E">
        <w:t xml:space="preserve"> When a subset of elements in </w:t>
      </w:r>
      <m:oMath>
        <m:r>
          <m:rPr>
            <m:sty m:val="bi"/>
          </m:rPr>
          <w:rPr>
            <w:rFonts w:ascii="Cambria Math" w:hAnsi="Cambria Math"/>
            <w:szCs w:val="21"/>
          </w:rPr>
          <m:t>β</m:t>
        </m:r>
      </m:oMath>
      <w:r w:rsidR="00941739" w:rsidRPr="0016267E">
        <w:t>, for example, the coefficients of a specific covariate, are of interest, an extensive Wald test, with H</w:t>
      </w:r>
      <w:r w:rsidR="00941739" w:rsidRPr="0016267E">
        <w:rPr>
          <w:vertAlign w:val="subscript"/>
        </w:rPr>
        <w:t>0</w:t>
      </w:r>
      <w:r w:rsidR="00941739" w:rsidRPr="0016267E">
        <w:t xml:space="preserve"> of </w:t>
      </w:r>
      <m:oMath>
        <m:r>
          <m:rPr>
            <m:sty m:val="b"/>
          </m:rPr>
          <w:rPr>
            <w:rFonts w:ascii="Cambria Math" w:hAnsi="Cambria Math"/>
          </w:rPr>
          <m:t>Z</m:t>
        </m:r>
        <m:r>
          <m:rPr>
            <m:sty m:val="bi"/>
          </m:rPr>
          <w:rPr>
            <w:rFonts w:ascii="Cambria Math" w:hAnsi="Cambria Math"/>
            <w:szCs w:val="21"/>
          </w:rPr>
          <m:t>β=0</m:t>
        </m:r>
      </m:oMath>
      <w:r w:rsidR="00941739" w:rsidRPr="0016267E">
        <w:t xml:space="preserve"> and H</w:t>
      </w:r>
      <w:r w:rsidR="00941739" w:rsidRPr="0016267E">
        <w:rPr>
          <w:vertAlign w:val="subscript"/>
        </w:rPr>
        <w:t>1</w:t>
      </w:r>
      <w:r w:rsidR="00941739" w:rsidRPr="0016267E">
        <w:t xml:space="preserve"> of </w:t>
      </w:r>
      <m:oMath>
        <m:r>
          <m:rPr>
            <m:sty m:val="b"/>
          </m:rPr>
          <w:rPr>
            <w:rFonts w:ascii="Cambria Math" w:hAnsi="Cambria Math"/>
          </w:rPr>
          <m:t>Z</m:t>
        </m:r>
        <m:r>
          <m:rPr>
            <m:sty m:val="bi"/>
          </m:rPr>
          <w:rPr>
            <w:rFonts w:ascii="Cambria Math" w:hAnsi="Cambria Math"/>
            <w:szCs w:val="21"/>
          </w:rPr>
          <m:t>β≠0</m:t>
        </m:r>
      </m:oMath>
      <w:r w:rsidR="00941739" w:rsidRPr="0016267E">
        <w:rPr>
          <w:rFonts w:hint="eastAsia"/>
          <w:bCs/>
          <w:szCs w:val="21"/>
        </w:rPr>
        <w:t>,</w:t>
      </w:r>
      <w:r w:rsidR="00941739" w:rsidRPr="0016267E">
        <w:t xml:space="preserve"> can be used. </w:t>
      </w:r>
      <m:oMath>
        <m:r>
          <m:rPr>
            <m:sty m:val="b"/>
          </m:rPr>
          <w:rPr>
            <w:rFonts w:ascii="Cambria Math" w:hAnsi="Cambria Math"/>
          </w:rPr>
          <m:t>Z</m:t>
        </m:r>
      </m:oMath>
      <w:r w:rsidR="00A165F2" w:rsidRPr="0016267E">
        <w:rPr>
          <w:rFonts w:hint="eastAsia"/>
          <w:b/>
          <w:bCs/>
          <w:iCs/>
        </w:rPr>
        <w:t xml:space="preserve"> </w:t>
      </w:r>
      <w:r w:rsidR="00A165F2" w:rsidRPr="0016267E">
        <w:t xml:space="preserve">is a matrix that makes </w:t>
      </w:r>
      <m:oMath>
        <m:r>
          <m:rPr>
            <m:sty m:val="b"/>
          </m:rPr>
          <w:rPr>
            <w:rFonts w:ascii="Cambria Math" w:hAnsi="Cambria Math"/>
          </w:rPr>
          <m:t>Z</m:t>
        </m:r>
        <m:r>
          <m:rPr>
            <m:sty m:val="bi"/>
          </m:rPr>
          <w:rPr>
            <w:rFonts w:ascii="Cambria Math" w:hAnsi="Cambria Math"/>
            <w:szCs w:val="21"/>
          </w:rPr>
          <m:t>β</m:t>
        </m:r>
      </m:oMath>
      <w:r w:rsidRPr="0016267E">
        <w:t xml:space="preserve"> the parameter of interest. The extensive test statistic is</w:t>
      </w:r>
    </w:p>
    <w:p w14:paraId="4C7D9015" w14:textId="19B89CF3" w:rsidR="00091285" w:rsidRPr="0016267E" w:rsidRDefault="00D91F51" w:rsidP="0004669A">
      <w:pPr>
        <w:jc w:val="center"/>
        <w:rPr>
          <w:b/>
          <w:szCs w:val="21"/>
        </w:rPr>
      </w:pPr>
      <m:oMathPara>
        <m:oMath>
          <m:r>
            <m:rPr>
              <m:sty m:val="p"/>
            </m:rPr>
            <w:rPr>
              <w:rFonts w:ascii="Cambria Math" w:hAnsi="Cambria Math"/>
            </w:rPr>
            <m:t>Wald</m:t>
          </m:r>
          <m:r>
            <w:rPr>
              <w:rFonts w:ascii="Cambria Math" w:hAnsi="Cambria Math"/>
            </w:rPr>
            <m:t xml:space="preserve">= </m:t>
          </m:r>
          <m:sSup>
            <m:sSupPr>
              <m:ctrlPr>
                <w:rPr>
                  <w:rFonts w:ascii="Cambria Math" w:hAnsi="Cambria Math"/>
                  <w:i/>
                </w:rPr>
              </m:ctrlPr>
            </m:sSupPr>
            <m:e>
              <m:acc>
                <m:accPr>
                  <m:ctrlPr>
                    <w:rPr>
                      <w:rFonts w:ascii="Cambria Math" w:hAnsi="Cambria Math"/>
                      <w:b/>
                      <w:i/>
                      <w:szCs w:val="21"/>
                    </w:rPr>
                  </m:ctrlPr>
                </m:accPr>
                <m:e>
                  <m:r>
                    <m:rPr>
                      <m:sty m:val="bi"/>
                    </m:rPr>
                    <w:rPr>
                      <w:rFonts w:ascii="Cambria Math" w:hAnsi="Cambria Math"/>
                      <w:szCs w:val="21"/>
                    </w:rPr>
                    <m:t>β</m:t>
                  </m:r>
                </m:e>
              </m:acc>
            </m:e>
            <m:sup>
              <m:r>
                <m:rPr>
                  <m:sty m:val="p"/>
                </m:rPr>
                <w:rPr>
                  <w:rFonts w:ascii="Cambria Math" w:hAnsi="Cambria Math"/>
                </w:rPr>
                <m:t>T</m:t>
              </m:r>
            </m:sup>
          </m:sSup>
          <m:sSup>
            <m:sSupPr>
              <m:ctrlPr>
                <w:rPr>
                  <w:rFonts w:ascii="Cambria Math" w:hAnsi="Cambria Math"/>
                  <w:b/>
                  <w:bCs/>
                  <w:iCs/>
                </w:rPr>
              </m:ctrlPr>
            </m:sSupPr>
            <m:e>
              <m:r>
                <m:rPr>
                  <m:sty m:val="b"/>
                </m:rPr>
                <w:rPr>
                  <w:rFonts w:ascii="Cambria Math" w:hAnsi="Cambria Math"/>
                </w:rPr>
                <m:t>Z</m:t>
              </m:r>
            </m:e>
            <m:sup>
              <m:r>
                <m:rPr>
                  <m:sty m:val="p"/>
                </m:rPr>
                <w:rPr>
                  <w:rFonts w:ascii="Cambria Math" w:hAnsi="Cambria Math"/>
                </w:rPr>
                <m:t>T</m:t>
              </m:r>
            </m:sup>
          </m:sSup>
          <m:r>
            <m:rPr>
              <m:sty m:val="b"/>
            </m:rPr>
            <w:rPr>
              <w:rFonts w:ascii="Cambria Math" w:hAnsi="Cambria Math"/>
            </w:rPr>
            <m:t>Z</m:t>
          </m:r>
          <m:sSup>
            <m:sSupPr>
              <m:ctrlPr>
                <w:rPr>
                  <w:rFonts w:ascii="Cambria Math" w:hAnsi="Cambria Math"/>
                  <w:szCs w:val="21"/>
                </w:rPr>
              </m:ctrlPr>
            </m:sSupPr>
            <m:e>
              <m:r>
                <m:rPr>
                  <m:sty m:val="p"/>
                </m:rPr>
                <w:rPr>
                  <w:rFonts w:ascii="Cambria Math" w:hAnsi="Cambria Math"/>
                  <w:szCs w:val="21"/>
                </w:rPr>
                <m:t>cov</m:t>
              </m:r>
              <m:d>
                <m:dPr>
                  <m:ctrlPr>
                    <w:rPr>
                      <w:rFonts w:ascii="Cambria Math" w:hAnsi="Cambria Math"/>
                      <w:i/>
                      <w:szCs w:val="21"/>
                    </w:rPr>
                  </m:ctrlPr>
                </m:dPr>
                <m:e>
                  <m:acc>
                    <m:accPr>
                      <m:ctrlPr>
                        <w:rPr>
                          <w:rFonts w:ascii="Cambria Math" w:hAnsi="Cambria Math"/>
                          <w:b/>
                          <w:i/>
                          <w:szCs w:val="21"/>
                        </w:rPr>
                      </m:ctrlPr>
                    </m:accPr>
                    <m:e>
                      <m:r>
                        <m:rPr>
                          <m:sty m:val="bi"/>
                        </m:rPr>
                        <w:rPr>
                          <w:rFonts w:ascii="Cambria Math" w:hAnsi="Cambria Math"/>
                          <w:szCs w:val="21"/>
                        </w:rPr>
                        <m:t>β</m:t>
                      </m:r>
                    </m:e>
                  </m:acc>
                </m:e>
              </m:d>
            </m:e>
            <m:sup>
              <m:r>
                <w:rPr>
                  <w:rFonts w:ascii="Cambria Math" w:hAnsi="Cambria Math"/>
                  <w:szCs w:val="21"/>
                </w:rPr>
                <m:t>-1</m:t>
              </m:r>
            </m:sup>
          </m:sSup>
          <m:sSup>
            <m:sSupPr>
              <m:ctrlPr>
                <w:rPr>
                  <w:rFonts w:ascii="Cambria Math" w:hAnsi="Cambria Math"/>
                  <w:b/>
                  <w:bCs/>
                  <w:iCs/>
                </w:rPr>
              </m:ctrlPr>
            </m:sSupPr>
            <m:e>
              <m:r>
                <m:rPr>
                  <m:sty m:val="b"/>
                </m:rPr>
                <w:rPr>
                  <w:rFonts w:ascii="Cambria Math" w:hAnsi="Cambria Math"/>
                </w:rPr>
                <m:t>Z</m:t>
              </m:r>
            </m:e>
            <m:sup>
              <m:r>
                <m:rPr>
                  <m:sty m:val="p"/>
                </m:rPr>
                <w:rPr>
                  <w:rFonts w:ascii="Cambria Math" w:hAnsi="Cambria Math"/>
                </w:rPr>
                <m:t>T</m:t>
              </m:r>
            </m:sup>
          </m:sSup>
          <m:r>
            <m:rPr>
              <m:sty m:val="b"/>
            </m:rPr>
            <w:rPr>
              <w:rFonts w:ascii="Cambria Math" w:hAnsi="Cambria Math"/>
            </w:rPr>
            <m:t>Z</m:t>
          </m:r>
          <m:acc>
            <m:accPr>
              <m:ctrlPr>
                <w:rPr>
                  <w:rFonts w:ascii="Cambria Math" w:hAnsi="Cambria Math"/>
                  <w:b/>
                  <w:i/>
                  <w:szCs w:val="21"/>
                </w:rPr>
              </m:ctrlPr>
            </m:accPr>
            <m:e>
              <m:r>
                <m:rPr>
                  <m:sty m:val="bi"/>
                </m:rPr>
                <w:rPr>
                  <w:rFonts w:ascii="Cambria Math" w:hAnsi="Cambria Math"/>
                  <w:szCs w:val="21"/>
                </w:rPr>
                <m:t>β</m:t>
              </m:r>
            </m:e>
          </m:acc>
        </m:oMath>
      </m:oMathPara>
    </w:p>
    <w:p w14:paraId="227FCE5A" w14:textId="746BF723" w:rsidR="00733F52" w:rsidRPr="0016267E" w:rsidRDefault="00D91F51" w:rsidP="00AA7344">
      <w:pPr>
        <w:jc w:val="left"/>
      </w:pPr>
      <w:r w:rsidRPr="0016267E">
        <w:t xml:space="preserve">which follows an asymptotical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16267E">
        <w:t xml:space="preserve"> distribution with degrees of freedom equal to the number of rows of </w:t>
      </w:r>
      <m:oMath>
        <m:r>
          <m:rPr>
            <m:sty m:val="b"/>
          </m:rPr>
          <w:rPr>
            <w:rFonts w:ascii="Cambria Math" w:hAnsi="Cambria Math"/>
          </w:rPr>
          <m:t>Z</m:t>
        </m:r>
      </m:oMath>
      <w:r w:rsidRPr="0016267E">
        <w:rPr>
          <w:rFonts w:hint="eastAsia"/>
        </w:rPr>
        <w:t>.</w:t>
      </w:r>
      <w:r w:rsidR="00723DFE" w:rsidRPr="0016267E">
        <w:t xml:space="preserve"> In addition, for </w:t>
      </w:r>
      <m:oMath>
        <m:acc>
          <m:accPr>
            <m:ctrlPr>
              <w:rPr>
                <w:rFonts w:ascii="Cambria Math" w:hAnsi="Cambria Math"/>
                <w:b/>
                <w:i/>
                <w:szCs w:val="21"/>
              </w:rPr>
            </m:ctrlPr>
          </m:accPr>
          <m:e>
            <m:r>
              <m:rPr>
                <m:sty m:val="bi"/>
              </m:rPr>
              <w:rPr>
                <w:rFonts w:ascii="Cambria Math" w:hAnsi="Cambria Math"/>
                <w:szCs w:val="21"/>
              </w:rPr>
              <m:t>β</m:t>
            </m:r>
          </m:e>
        </m:acc>
      </m:oMath>
      <w:r w:rsidR="00723DFE" w:rsidRPr="0016267E">
        <w:rPr>
          <w:rFonts w:hint="eastAsia"/>
          <w:b/>
          <w:szCs w:val="21"/>
        </w:rPr>
        <w:t xml:space="preserve"> </w:t>
      </w:r>
      <w:r w:rsidR="00CC127F" w:rsidRPr="0016267E">
        <w:t>from</w:t>
      </w:r>
      <w:r w:rsidRPr="0016267E">
        <w:rPr>
          <w:rFonts w:eastAsia="等线"/>
        </w:rPr>
        <w:t xml:space="preserve"> the</w:t>
      </w:r>
      <w:r w:rsidR="00CC127F" w:rsidRPr="0016267E">
        <w:t xml:space="preserve"> ML method, the general likelihood ratio (LR) test is also appropriate. </w:t>
      </w:r>
      <w:r w:rsidRPr="0016267E">
        <w:rPr>
          <w:rFonts w:eastAsia="等线"/>
        </w:rPr>
        <w:t>However,</w:t>
      </w:r>
      <w:r w:rsidR="00CC127F" w:rsidRPr="0016267E">
        <w:t xml:space="preserve"> for </w:t>
      </w:r>
      <m:oMath>
        <m:acc>
          <m:accPr>
            <m:ctrlPr>
              <w:rPr>
                <w:rFonts w:ascii="Cambria Math" w:hAnsi="Cambria Math"/>
                <w:b/>
                <w:i/>
                <w:szCs w:val="21"/>
              </w:rPr>
            </m:ctrlPr>
          </m:accPr>
          <m:e>
            <m:r>
              <m:rPr>
                <m:sty m:val="bi"/>
              </m:rPr>
              <w:rPr>
                <w:rFonts w:ascii="Cambria Math" w:hAnsi="Cambria Math"/>
                <w:szCs w:val="21"/>
              </w:rPr>
              <m:t>β</m:t>
            </m:r>
          </m:e>
        </m:acc>
      </m:oMath>
      <w:r w:rsidR="00723DFE" w:rsidRPr="0016267E">
        <w:rPr>
          <w:rFonts w:hint="eastAsia"/>
          <w:b/>
          <w:szCs w:val="21"/>
        </w:rPr>
        <w:t xml:space="preserve"> </w:t>
      </w:r>
      <w:r w:rsidR="00BE31ED" w:rsidRPr="0016267E">
        <w:t xml:space="preserve">from </w:t>
      </w:r>
      <w:r w:rsidRPr="0016267E">
        <w:rPr>
          <w:rFonts w:eastAsia="等线"/>
        </w:rPr>
        <w:t xml:space="preserve">the </w:t>
      </w:r>
      <w:r w:rsidR="00BE31ED" w:rsidRPr="0016267E">
        <w:t xml:space="preserve">REML method, a modified LR test is needed </w:t>
      </w:r>
      <w:r w:rsidR="00BE31ED" w:rsidRPr="0016267E">
        <w:fldChar w:fldCharType="begin"/>
      </w:r>
      <w:r w:rsidR="00530407">
        <w:instrText xml:space="preserve"> ADDIN EN.CITE &lt;EndNote&gt;&lt;Cite&gt;&lt;Author&gt;Roger&lt;/Author&gt;&lt;Year&gt;1997&lt;/Year&gt;&lt;RecNum&gt;98&lt;/RecNum&gt;&lt;DisplayText&gt;&lt;style face="superscript"&gt;[21, 22]&lt;/style&gt;&lt;/DisplayText&gt;&lt;record&gt;&lt;rec-number&gt;98&lt;/rec-number&gt;&lt;foreign-keys&gt;&lt;key app="EN" db-id="2rwasr2aazvtwietz2j5029cwd9drpd5vp9p" timestamp="1653138485"&gt;98&lt;/key&gt;&lt;/foreign-keys&gt;&lt;ref-type name="Journal Article"&gt;17&lt;/ref-type&gt;&lt;contributors&gt;&lt;authors&gt;&lt;author&gt;Roger, Kenward James H.&lt;/author&gt;&lt;/authors&gt;&lt;/contributors&gt;&lt;titles&gt;&lt;title&gt;Small sample inference for fixed effects from restricted maximum likelihood&lt;/title&gt;&lt;secondary-title&gt;Biometrics&lt;/secondary-title&gt;&lt;/titles&gt;&lt;periodical&gt;&lt;full-title&gt;Biometrics&lt;/full-title&gt;&lt;/periodical&gt;&lt;pages&gt;983-997&lt;/pages&gt;&lt;volume&gt;53&lt;/volume&gt;&lt;number&gt;3&lt;/number&gt;&lt;dates&gt;&lt;year&gt;1997&lt;/year&gt;&lt;/dates&gt;&lt;urls&gt;&lt;/urls&gt;&lt;/record&gt;&lt;/Cite&gt;&lt;Cite&gt;&lt;Author&gt;A&lt;/Author&gt;&lt;Year&gt;2009&lt;/Year&gt;&lt;RecNum&gt;97&lt;/RecNum&gt;&lt;record&gt;&lt;rec-number&gt;97&lt;/rec-number&gt;&lt;foreign-keys&gt;&lt;key app="EN" db-id="2rwasr2aazvtwietz2j5029cwd9drpd5vp9p" timestamp="1653138485"&gt;97&lt;/key&gt;&lt;/foreign-keys&gt;&lt;ref-type name="Journal Article"&gt;17&lt;/ref-type&gt;&lt;contributors&gt;&lt;authors&gt;&lt;author&gt;A, Michael G. Kenward&lt;/author&gt;&lt;author&gt;B, James H. Roger&lt;/author&gt;&lt;/authors&gt;&lt;/contributors&gt;&lt;titles&gt;&lt;title&gt;An improved approximation to the precision of fixed effects from restricted maximum likelihood&lt;/title&gt;&lt;secondary-title&gt;Computational Statistics &amp;amp; Data Analysis&lt;/secondary-title&gt;&lt;/titles&gt;&lt;periodical&gt;&lt;full-title&gt;Computational Statistics &amp;amp; Data Analysis&lt;/full-title&gt;&lt;/periodical&gt;&lt;pages&gt;2583-2595&lt;/pages&gt;&lt;volume&gt;53&lt;/volume&gt;&lt;number&gt;7&lt;/number&gt;&lt;dates&gt;&lt;year&gt;2009&lt;/year&gt;&lt;/dates&gt;&lt;urls&gt;&lt;/urls&gt;&lt;/record&gt;&lt;/Cite&gt;&lt;/EndNote&gt;</w:instrText>
      </w:r>
      <w:r w:rsidR="00BE31ED" w:rsidRPr="0016267E">
        <w:fldChar w:fldCharType="separate"/>
      </w:r>
      <w:r w:rsidR="00530407" w:rsidRPr="00530407">
        <w:rPr>
          <w:noProof/>
          <w:vertAlign w:val="superscript"/>
        </w:rPr>
        <w:t>[21, 22]</w:t>
      </w:r>
      <w:r w:rsidR="00BE31ED" w:rsidRPr="0016267E">
        <w:fldChar w:fldCharType="end"/>
      </w:r>
      <w:r w:rsidR="00CC127F" w:rsidRPr="0016267E">
        <w:t>.</w:t>
      </w:r>
    </w:p>
    <w:p w14:paraId="7A509BD3" w14:textId="3BF6618B" w:rsidR="00AB442E" w:rsidRPr="0016267E" w:rsidRDefault="00D91F51" w:rsidP="00AB442E">
      <w:r w:rsidRPr="0016267E">
        <w:rPr>
          <w:rFonts w:hint="eastAsia"/>
        </w:rPr>
        <w:t xml:space="preserve"> </w:t>
      </w:r>
      <w:r w:rsidRPr="0016267E">
        <w:t xml:space="preserve"> For </w:t>
      </w:r>
      <m:oMath>
        <m:r>
          <w:rPr>
            <w:rFonts w:ascii="Cambria Math" w:hAnsi="Cambria Math"/>
            <w:szCs w:val="21"/>
          </w:rPr>
          <m:t>ρ</m:t>
        </m:r>
      </m:oMath>
      <w:r w:rsidRPr="0016267E">
        <w:t xml:space="preserve">, we used </w:t>
      </w:r>
      <w:r w:rsidRPr="0016267E">
        <w:rPr>
          <w:rFonts w:eastAsia="等线"/>
        </w:rPr>
        <w:t xml:space="preserve">the </w:t>
      </w:r>
      <w:r w:rsidRPr="0016267E">
        <w:t>LR test to test the hypothesis with H</w:t>
      </w:r>
      <w:r w:rsidRPr="0016267E">
        <w:rPr>
          <w:vertAlign w:val="subscript"/>
        </w:rPr>
        <w:t>0</w:t>
      </w:r>
      <w:r w:rsidRPr="0016267E">
        <w:t xml:space="preserve"> of </w:t>
      </w:r>
      <m:oMath>
        <m:r>
          <w:rPr>
            <w:rFonts w:ascii="Cambria Math" w:hAnsi="Cambria Math"/>
            <w:szCs w:val="21"/>
          </w:rPr>
          <m:t>ρ</m:t>
        </m:r>
        <m:r>
          <m:rPr>
            <m:sty m:val="bi"/>
          </m:rPr>
          <w:rPr>
            <w:rFonts w:ascii="Cambria Math" w:hAnsi="Cambria Math"/>
            <w:szCs w:val="21"/>
          </w:rPr>
          <m:t>=</m:t>
        </m:r>
        <m:r>
          <w:rPr>
            <w:rFonts w:ascii="Cambria Math" w:hAnsi="Cambria Math"/>
            <w:szCs w:val="21"/>
          </w:rPr>
          <m:t>0</m:t>
        </m:r>
      </m:oMath>
      <w:r w:rsidRPr="0016267E">
        <w:t xml:space="preserve"> and H</w:t>
      </w:r>
      <w:r w:rsidRPr="0016267E">
        <w:rPr>
          <w:vertAlign w:val="subscript"/>
        </w:rPr>
        <w:t>1</w:t>
      </w:r>
      <w:r w:rsidRPr="0016267E">
        <w:t xml:space="preserve"> of </w:t>
      </w:r>
      <m:oMath>
        <m:r>
          <w:rPr>
            <w:rFonts w:ascii="Cambria Math" w:hAnsi="Cambria Math"/>
            <w:szCs w:val="21"/>
          </w:rPr>
          <m:t>ρ</m:t>
        </m:r>
        <m:r>
          <m:rPr>
            <m:sty m:val="bi"/>
          </m:rPr>
          <w:rPr>
            <w:rFonts w:ascii="Cambria Math" w:hAnsi="Cambria Math"/>
            <w:szCs w:val="21"/>
          </w:rPr>
          <m:t>≠</m:t>
        </m:r>
        <m:r>
          <w:rPr>
            <w:rFonts w:ascii="Cambria Math" w:hAnsi="Cambria Math"/>
            <w:szCs w:val="21"/>
          </w:rPr>
          <m:t>0</m:t>
        </m:r>
      </m:oMath>
      <w:r w:rsidRPr="0016267E">
        <w:t xml:space="preserve">. For </w:t>
      </w:r>
      <w:r w:rsidRPr="0016267E">
        <w:rPr>
          <w:rFonts w:eastAsia="等线"/>
        </w:rPr>
        <w:t xml:space="preserve">the </w:t>
      </w:r>
      <w:r w:rsidRPr="0016267E">
        <w:t>ML estimator, the test statistic is</w:t>
      </w:r>
    </w:p>
    <w:p w14:paraId="0176E8C4" w14:textId="5034D5C3" w:rsidR="00AB442E" w:rsidRPr="0016267E" w:rsidRDefault="00000000" w:rsidP="00AB442E">
      <w:pPr>
        <w:rPr>
          <w:bCs/>
        </w:rPr>
      </w:pPr>
      <m:oMathPara>
        <m:oMath>
          <m:sSub>
            <m:sSubPr>
              <m:ctrlPr>
                <w:rPr>
                  <w:rFonts w:ascii="Cambria Math" w:hAnsi="Cambria Math"/>
                  <w:iCs/>
                </w:rPr>
              </m:ctrlPr>
            </m:sSubPr>
            <m:e>
              <m:r>
                <m:rPr>
                  <m:sty m:val="p"/>
                </m:rPr>
                <w:rPr>
                  <w:rFonts w:ascii="Cambria Math" w:hAnsi="Cambria Math"/>
                </w:rPr>
                <m:t>LR</m:t>
              </m:r>
            </m:e>
            <m:sub>
              <m:r>
                <m:rPr>
                  <m:sty m:val="p"/>
                </m:rPr>
                <w:rPr>
                  <w:rFonts w:ascii="Cambria Math" w:hAnsi="Cambria Math"/>
                </w:rPr>
                <m:t>ML</m:t>
              </m:r>
            </m:sub>
          </m:sSub>
          <m:r>
            <w:rPr>
              <w:rFonts w:ascii="Cambria Math" w:hAnsi="Cambria Math"/>
            </w:rPr>
            <m:t>= -2</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szCs w:val="21"/>
                        </w:rPr>
                        <m:t>β,</m:t>
                      </m:r>
                      <m:r>
                        <m:rPr>
                          <m:sty m:val="b"/>
                        </m:rPr>
                        <w:rPr>
                          <w:rFonts w:ascii="Cambria Math" w:hAnsi="Cambria Math" w:hint="eastAsia"/>
                          <w:szCs w:val="21"/>
                        </w:rPr>
                        <m:t>V</m:t>
                      </m:r>
                    </m:lim>
                  </m:limLow>
                </m:fName>
                <m:e>
                  <m:r>
                    <w:rPr>
                      <w:rFonts w:ascii="Cambria Math" w:hAnsi="Cambria Math"/>
                    </w:rPr>
                    <m:t>LL</m:t>
                  </m:r>
                  <m:d>
                    <m:dPr>
                      <m:ctrlPr>
                        <w:rPr>
                          <w:rFonts w:ascii="Cambria Math" w:hAnsi="Cambria Math"/>
                          <w:i/>
                          <w:iCs/>
                          <w:szCs w:val="21"/>
                        </w:rPr>
                      </m:ctrlPr>
                    </m:dPr>
                    <m:e>
                      <m:r>
                        <m:rPr>
                          <m:sty m:val="bi"/>
                        </m:rPr>
                        <w:rPr>
                          <w:rFonts w:ascii="Cambria Math" w:hAnsi="Cambria Math"/>
                          <w:szCs w:val="21"/>
                        </w:rPr>
                        <m:t>β</m:t>
                      </m:r>
                      <m:r>
                        <m:rPr>
                          <m:sty m:val="b"/>
                        </m:rPr>
                        <w:rPr>
                          <w:rFonts w:ascii="Cambria Math" w:hAnsi="Cambria Math"/>
                          <w:szCs w:val="21"/>
                        </w:rPr>
                        <m:t>,</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r>
                        <w:rPr>
                          <w:rFonts w:ascii="Cambria Math" w:hAnsi="Cambria Math"/>
                          <w:szCs w:val="21"/>
                        </w:rPr>
                        <m:t>ρ</m:t>
                      </m:r>
                      <m:r>
                        <m:rPr>
                          <m:sty m:val="bi"/>
                        </m:rPr>
                        <w:rPr>
                          <w:rFonts w:ascii="Cambria Math" w:hAnsi="Cambria Math"/>
                          <w:szCs w:val="21"/>
                        </w:rPr>
                        <m:t>=</m:t>
                      </m:r>
                      <m:r>
                        <w:rPr>
                          <w:rFonts w:ascii="Cambria Math" w:hAnsi="Cambria Math"/>
                          <w:szCs w:val="21"/>
                        </w:rPr>
                        <m:t>0</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szCs w:val="21"/>
                        </w:rPr>
                        <m:t>β,</m:t>
                      </m:r>
                      <m:r>
                        <m:rPr>
                          <m:sty m:val="b"/>
                        </m:rPr>
                        <w:rPr>
                          <w:rFonts w:ascii="Cambria Math" w:hAnsi="Cambria Math" w:hint="eastAsia"/>
                          <w:szCs w:val="21"/>
                        </w:rPr>
                        <m:t>V</m:t>
                      </m:r>
                      <m:r>
                        <m:rPr>
                          <m:sty m:val="b"/>
                        </m:rPr>
                        <w:rPr>
                          <w:rFonts w:ascii="Cambria Math" w:hAnsi="Cambria Math"/>
                          <w:szCs w:val="21"/>
                        </w:rPr>
                        <m:t>,</m:t>
                      </m:r>
                      <m:r>
                        <w:rPr>
                          <w:rFonts w:ascii="Cambria Math" w:hAnsi="Cambria Math"/>
                          <w:szCs w:val="21"/>
                        </w:rPr>
                        <m:t>ρ</m:t>
                      </m:r>
                    </m:lim>
                  </m:limLow>
                </m:fName>
                <m:e>
                  <m:r>
                    <w:rPr>
                      <w:rFonts w:ascii="Cambria Math" w:hAnsi="Cambria Math"/>
                    </w:rPr>
                    <m:t>LL</m:t>
                  </m:r>
                  <m:d>
                    <m:dPr>
                      <m:ctrlPr>
                        <w:rPr>
                          <w:rFonts w:ascii="Cambria Math" w:hAnsi="Cambria Math"/>
                          <w:i/>
                          <w:iCs/>
                          <w:szCs w:val="21"/>
                        </w:rPr>
                      </m:ctrlPr>
                    </m:dPr>
                    <m:e>
                      <m:r>
                        <m:rPr>
                          <m:sty m:val="bi"/>
                        </m:rPr>
                        <w:rPr>
                          <w:rFonts w:ascii="Cambria Math" w:hAnsi="Cambria Math"/>
                          <w:szCs w:val="21"/>
                        </w:rPr>
                        <m:t>β</m:t>
                      </m:r>
                      <m:r>
                        <m:rPr>
                          <m:sty m:val="b"/>
                        </m:rPr>
                        <w:rPr>
                          <w:rFonts w:ascii="Cambria Math" w:hAnsi="Cambria Math"/>
                          <w:szCs w:val="21"/>
                        </w:rPr>
                        <m:t>,U,</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e>
                  </m:d>
                </m:e>
              </m:func>
            </m:e>
          </m:d>
          <m:r>
            <m:rPr>
              <m:sty m:val="bi"/>
            </m:rPr>
            <w:rPr>
              <w:rFonts w:ascii="Cambria Math" w:hAnsi="Cambria Math"/>
              <w:szCs w:val="21"/>
            </w:rPr>
            <m:t xml:space="preserve"> </m:t>
          </m:r>
          <m:r>
            <w:rPr>
              <w:rFonts w:ascii="Cambria Math" w:hAnsi="Cambria Math"/>
              <w:szCs w:val="21"/>
            </w:rPr>
            <m:t>,</m:t>
          </m:r>
        </m:oMath>
      </m:oMathPara>
    </w:p>
    <w:p w14:paraId="5784A431" w14:textId="15BDD146" w:rsidR="00CA36A0" w:rsidRPr="0016267E" w:rsidRDefault="00D91F51" w:rsidP="00CA36A0">
      <w:r w:rsidRPr="0016267E">
        <w:t xml:space="preserve">which follows an asymptotical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022503" w:rsidRPr="0016267E">
        <w:t xml:space="preserve"> distribution with one </w:t>
      </w:r>
      <w:r w:rsidRPr="0016267E">
        <w:rPr>
          <w:rFonts w:eastAsia="等线"/>
        </w:rPr>
        <w:t>degree</w:t>
      </w:r>
      <w:r w:rsidR="00022503" w:rsidRPr="0016267E">
        <w:t xml:space="preserve"> of freedom. For </w:t>
      </w:r>
      <w:r w:rsidRPr="0016267E">
        <w:rPr>
          <w:rFonts w:eastAsia="等线"/>
        </w:rPr>
        <w:t xml:space="preserve">the </w:t>
      </w:r>
      <w:r w:rsidR="00022503" w:rsidRPr="0016267E">
        <w:t>REML estimator,</w:t>
      </w:r>
      <w:r w:rsidRPr="0016267E">
        <w:rPr>
          <w:rFonts w:eastAsia="等线"/>
        </w:rPr>
        <w:t xml:space="preserve"> the</w:t>
      </w:r>
      <w:r w:rsidR="00022503" w:rsidRPr="0016267E">
        <w:t xml:space="preserve"> LR test is also appropriate due to the identical fixed effects structures under H</w:t>
      </w:r>
      <w:r w:rsidR="00022503" w:rsidRPr="0016267E">
        <w:rPr>
          <w:vertAlign w:val="subscript"/>
        </w:rPr>
        <w:t xml:space="preserve">0 </w:t>
      </w:r>
      <w:r w:rsidR="00022503" w:rsidRPr="0016267E">
        <w:t>and H</w:t>
      </w:r>
      <w:r w:rsidR="00022503" w:rsidRPr="0016267E">
        <w:rPr>
          <w:vertAlign w:val="subscript"/>
        </w:rPr>
        <w:t>1</w:t>
      </w:r>
      <w:r w:rsidRPr="0016267E">
        <w:t>, and the test statistic is</w:t>
      </w:r>
    </w:p>
    <w:p w14:paraId="05394141" w14:textId="3894EE61" w:rsidR="00733F52" w:rsidRPr="0016267E" w:rsidRDefault="00000000" w:rsidP="00CA36A0">
      <w:pPr>
        <w:jc w:val="center"/>
      </w:pPr>
      <m:oMathPara>
        <m:oMath>
          <m:sSub>
            <m:sSubPr>
              <m:ctrlPr>
                <w:rPr>
                  <w:rFonts w:ascii="Cambria Math" w:hAnsi="Cambria Math"/>
                  <w:iCs/>
                </w:rPr>
              </m:ctrlPr>
            </m:sSubPr>
            <m:e>
              <m:r>
                <m:rPr>
                  <m:sty m:val="p"/>
                </m:rPr>
                <w:rPr>
                  <w:rFonts w:ascii="Cambria Math" w:hAnsi="Cambria Math"/>
                </w:rPr>
                <m:t>LR</m:t>
              </m:r>
            </m:e>
            <m:sub>
              <m:r>
                <m:rPr>
                  <m:sty m:val="p"/>
                </m:rPr>
                <w:rPr>
                  <w:rFonts w:ascii="Cambria Math" w:hAnsi="Cambria Math"/>
                </w:rPr>
                <m:t>REML</m:t>
              </m:r>
            </m:sub>
          </m:sSub>
          <m:r>
            <w:rPr>
              <w:rFonts w:ascii="Cambria Math" w:hAnsi="Cambria Math"/>
            </w:rPr>
            <m:t>= -2</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szCs w:val="21"/>
                        </w:rPr>
                        <m:t>β,</m:t>
                      </m:r>
                      <m:r>
                        <m:rPr>
                          <m:sty m:val="b"/>
                        </m:rPr>
                        <w:rPr>
                          <w:rFonts w:ascii="Cambria Math" w:hAnsi="Cambria Math" w:hint="eastAsia"/>
                          <w:szCs w:val="21"/>
                        </w:rPr>
                        <m:t>V</m:t>
                      </m:r>
                    </m:lim>
                  </m:limLow>
                </m:fName>
                <m:e>
                  <m:r>
                    <w:rPr>
                      <w:rFonts w:ascii="Cambria Math" w:hAnsi="Cambria Math"/>
                    </w:rPr>
                    <m:t>RLL</m:t>
                  </m:r>
                  <m:d>
                    <m:dPr>
                      <m:ctrlPr>
                        <w:rPr>
                          <w:rFonts w:ascii="Cambria Math" w:hAnsi="Cambria Math"/>
                          <w:i/>
                          <w:iCs/>
                          <w:szCs w:val="21"/>
                        </w:rPr>
                      </m:ctrlPr>
                    </m:dPr>
                    <m:e>
                      <m:r>
                        <m:rPr>
                          <m:sty m:val="bi"/>
                        </m:rPr>
                        <w:rPr>
                          <w:rFonts w:ascii="Cambria Math" w:hAnsi="Cambria Math"/>
                          <w:szCs w:val="21"/>
                        </w:rPr>
                        <m:t>β</m:t>
                      </m:r>
                      <m:r>
                        <m:rPr>
                          <m:sty m:val="b"/>
                        </m:rPr>
                        <w:rPr>
                          <w:rFonts w:ascii="Cambria Math" w:hAnsi="Cambria Math"/>
                          <w:szCs w:val="21"/>
                        </w:rPr>
                        <m:t>,</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r>
                        <w:rPr>
                          <w:rFonts w:ascii="Cambria Math" w:hAnsi="Cambria Math"/>
                          <w:szCs w:val="21"/>
                        </w:rPr>
                        <m:t>ρ</m:t>
                      </m:r>
                      <m:r>
                        <m:rPr>
                          <m:sty m:val="bi"/>
                        </m:rPr>
                        <w:rPr>
                          <w:rFonts w:ascii="Cambria Math" w:hAnsi="Cambria Math"/>
                          <w:szCs w:val="21"/>
                        </w:rPr>
                        <m:t>=</m:t>
                      </m:r>
                      <m:r>
                        <w:rPr>
                          <w:rFonts w:ascii="Cambria Math" w:hAnsi="Cambria Math"/>
                          <w:szCs w:val="21"/>
                        </w:rPr>
                        <m:t>0</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szCs w:val="21"/>
                        </w:rPr>
                        <m:t>β,</m:t>
                      </m:r>
                      <m:r>
                        <m:rPr>
                          <m:sty m:val="b"/>
                        </m:rPr>
                        <w:rPr>
                          <w:rFonts w:ascii="Cambria Math" w:hAnsi="Cambria Math" w:hint="eastAsia"/>
                          <w:szCs w:val="21"/>
                        </w:rPr>
                        <m:t>V</m:t>
                      </m:r>
                      <m:r>
                        <m:rPr>
                          <m:sty m:val="b"/>
                        </m:rPr>
                        <w:rPr>
                          <w:rFonts w:ascii="Cambria Math" w:hAnsi="Cambria Math"/>
                          <w:szCs w:val="21"/>
                        </w:rPr>
                        <m:t>,</m:t>
                      </m:r>
                      <m:r>
                        <w:rPr>
                          <w:rFonts w:ascii="Cambria Math" w:hAnsi="Cambria Math"/>
                          <w:szCs w:val="21"/>
                        </w:rPr>
                        <m:t>ρ</m:t>
                      </m:r>
                    </m:lim>
                  </m:limLow>
                </m:fName>
                <m:e>
                  <m:r>
                    <w:rPr>
                      <w:rFonts w:ascii="Cambria Math" w:hAnsi="Cambria Math"/>
                    </w:rPr>
                    <m:t>RLL</m:t>
                  </m:r>
                  <m:d>
                    <m:dPr>
                      <m:ctrlPr>
                        <w:rPr>
                          <w:rFonts w:ascii="Cambria Math" w:hAnsi="Cambria Math"/>
                          <w:i/>
                          <w:iCs/>
                          <w:szCs w:val="21"/>
                        </w:rPr>
                      </m:ctrlPr>
                    </m:dPr>
                    <m:e>
                      <m:r>
                        <m:rPr>
                          <m:sty m:val="bi"/>
                        </m:rPr>
                        <w:rPr>
                          <w:rFonts w:ascii="Cambria Math" w:hAnsi="Cambria Math"/>
                          <w:szCs w:val="21"/>
                        </w:rPr>
                        <m:t>β</m:t>
                      </m:r>
                      <m:r>
                        <m:rPr>
                          <m:sty m:val="b"/>
                        </m:rPr>
                        <w:rPr>
                          <w:rFonts w:ascii="Cambria Math" w:hAnsi="Cambria Math"/>
                          <w:szCs w:val="21"/>
                        </w:rPr>
                        <m:t>,U,</m:t>
                      </m:r>
                      <m:r>
                        <m:rPr>
                          <m:sty m:val="b"/>
                        </m:rPr>
                        <w:rPr>
                          <w:rFonts w:ascii="Cambria Math" w:hAnsi="Cambria Math" w:hint="eastAsia"/>
                          <w:szCs w:val="21"/>
                        </w:rPr>
                        <m:t>V</m:t>
                      </m:r>
                      <m:ctrlPr>
                        <w:rPr>
                          <w:rFonts w:ascii="Cambria Math" w:hAnsi="Cambria Math"/>
                          <w:b/>
                          <w:bCs/>
                          <w:iCs/>
                          <w:szCs w:val="21"/>
                        </w:rPr>
                      </m:ctrlPr>
                    </m:e>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r>
                        <m:rPr>
                          <m:sty m:val="b"/>
                        </m:rPr>
                        <w:rPr>
                          <w:rFonts w:ascii="Cambria Math" w:hAnsi="Cambria Math"/>
                          <w:szCs w:val="21"/>
                        </w:rPr>
                        <m:t>,D</m:t>
                      </m:r>
                    </m:e>
                  </m:d>
                </m:e>
              </m:func>
            </m:e>
          </m:d>
          <m:r>
            <w:rPr>
              <w:rFonts w:ascii="Cambria Math" w:hAnsi="Cambria Math"/>
            </w:rPr>
            <m:t>.</m:t>
          </m:r>
        </m:oMath>
      </m:oMathPara>
    </w:p>
    <w:p w14:paraId="6F4959D8" w14:textId="74CF8EEF" w:rsidR="00BF3B17" w:rsidRPr="0016267E" w:rsidRDefault="00D91F51" w:rsidP="005253AF">
      <w:pPr>
        <w:rPr>
          <w:bCs/>
          <w:szCs w:val="21"/>
        </w:rPr>
      </w:pPr>
      <w:r w:rsidRPr="0016267E">
        <w:t xml:space="preserve">  For </w:t>
      </w:r>
      <m:oMath>
        <m:r>
          <w:rPr>
            <w:rFonts w:ascii="Cambria Math" w:hAnsi="Cambria Math"/>
          </w:rPr>
          <m:t>{</m:t>
        </m:r>
        <m:sSub>
          <m:sSubPr>
            <m:ctrlPr>
              <w:rPr>
                <w:rFonts w:ascii="Cambria Math" w:hAnsi="Cambria Math"/>
                <w:i/>
                <w:szCs w:val="21"/>
              </w:rPr>
            </m:ctrlPr>
          </m:sSubPr>
          <m:e>
            <m:r>
              <m:rPr>
                <m:sty m:val="bi"/>
              </m:rPr>
              <w:rPr>
                <w:rFonts w:ascii="Cambria Math" w:hAnsi="Cambria Math"/>
                <w:szCs w:val="21"/>
              </w:rPr>
              <m:t>ξ</m:t>
            </m:r>
          </m:e>
          <m:sub>
            <m:r>
              <w:rPr>
                <w:rFonts w:ascii="Cambria Math" w:hAnsi="Cambria Math"/>
                <w:szCs w:val="21"/>
              </w:rPr>
              <m:t>i</m:t>
            </m:r>
          </m:sub>
        </m:sSub>
        <m:r>
          <w:rPr>
            <w:rFonts w:ascii="Cambria Math" w:hAnsi="Cambria Math"/>
          </w:rPr>
          <m:t>}</m:t>
        </m:r>
      </m:oMath>
      <w:r w:rsidR="00987759" w:rsidRPr="0016267E">
        <w:rPr>
          <w:rFonts w:hint="eastAsia"/>
        </w:rPr>
        <w:t>,</w:t>
      </w:r>
      <w:r w:rsidR="0083354A" w:rsidRPr="0016267E">
        <w:t xml:space="preserve"> we may focus on whether region-level random effects exist, i.e., whether the heterogeneity among regions exists after adjusting </w:t>
      </w:r>
      <w:r w:rsidR="003F1C98">
        <w:t xml:space="preserve">for </w:t>
      </w:r>
      <w:r w:rsidR="0083354A" w:rsidRPr="0016267E">
        <w:t>the covariates. In this case, the interesting hypothesis is that H</w:t>
      </w:r>
      <w:r w:rsidR="0083354A" w:rsidRPr="0016267E">
        <w:rPr>
          <w:vertAlign w:val="subscript"/>
        </w:rPr>
        <w:t xml:space="preserve">0 </w:t>
      </w:r>
      <w:r w:rsidR="0083354A" w:rsidRPr="0016267E">
        <w:t xml:space="preserve">of </w:t>
      </w:r>
      <m:oMath>
        <m:r>
          <m:rPr>
            <m:sty m:val="b"/>
          </m:rPr>
          <w:rPr>
            <w:rFonts w:ascii="Cambria Math" w:hAnsi="Cambria Math"/>
            <w:szCs w:val="21"/>
          </w:rPr>
          <m:t>U⊗</m:t>
        </m:r>
        <m:r>
          <m:rPr>
            <m:sty m:val="b"/>
          </m:rPr>
          <w:rPr>
            <w:rFonts w:ascii="Cambria Math" w:hAnsi="Cambria Math" w:hint="eastAsia"/>
            <w:szCs w:val="21"/>
          </w:rPr>
          <m:t>V</m:t>
        </m:r>
        <m:r>
          <m:rPr>
            <m:sty m:val="b"/>
          </m:rPr>
          <w:rPr>
            <w:rFonts w:ascii="Cambria Math" w:hAnsi="Cambria Math"/>
            <w:szCs w:val="21"/>
          </w:rPr>
          <m:t>=0</m:t>
        </m:r>
      </m:oMath>
      <w:r w:rsidR="0083354A" w:rsidRPr="0016267E">
        <w:t xml:space="preserve"> vs. H</w:t>
      </w:r>
      <w:r w:rsidR="0083354A" w:rsidRPr="0016267E">
        <w:rPr>
          <w:vertAlign w:val="subscript"/>
        </w:rPr>
        <w:t>1</w:t>
      </w:r>
      <w:r w:rsidR="0083354A" w:rsidRPr="0016267E">
        <w:t xml:space="preserve"> of </w:t>
      </w:r>
      <m:oMath>
        <m:r>
          <m:rPr>
            <m:sty m:val="b"/>
          </m:rPr>
          <w:rPr>
            <w:rFonts w:ascii="Cambria Math" w:hAnsi="Cambria Math"/>
            <w:szCs w:val="21"/>
          </w:rPr>
          <m:t>U⊗</m:t>
        </m:r>
        <m:r>
          <m:rPr>
            <m:sty m:val="b"/>
          </m:rPr>
          <w:rPr>
            <w:rFonts w:ascii="Cambria Math" w:hAnsi="Cambria Math" w:hint="eastAsia"/>
            <w:szCs w:val="21"/>
          </w:rPr>
          <m:t>V</m:t>
        </m:r>
        <m:r>
          <m:rPr>
            <m:sty m:val="bi"/>
          </m:rPr>
          <w:rPr>
            <w:rFonts w:ascii="Cambria Math" w:hAnsi="Cambria Math"/>
            <w:szCs w:val="21"/>
          </w:rPr>
          <m:t>≠</m:t>
        </m:r>
        <m:r>
          <m:rPr>
            <m:sty m:val="b"/>
          </m:rPr>
          <w:rPr>
            <w:rFonts w:ascii="Cambria Math" w:hAnsi="Cambria Math"/>
            <w:szCs w:val="21"/>
          </w:rPr>
          <m:t>0</m:t>
        </m:r>
      </m:oMath>
      <w:r w:rsidR="0083354A" w:rsidRPr="0016267E">
        <w:rPr>
          <w:rFonts w:hint="eastAsia"/>
          <w:bCs/>
          <w:szCs w:val="21"/>
        </w:rPr>
        <w:t>.</w:t>
      </w:r>
      <w:r w:rsidR="0083354A" w:rsidRPr="0016267E">
        <w:rPr>
          <w:b/>
          <w:szCs w:val="21"/>
        </w:rPr>
        <w:t xml:space="preserve"> </w:t>
      </w:r>
      <w:r w:rsidRPr="0016267E">
        <w:rPr>
          <w:bCs/>
          <w:szCs w:val="21"/>
        </w:rPr>
        <w:t>The multivariate extension of</w:t>
      </w:r>
      <w:r w:rsidRPr="0016267E">
        <w:rPr>
          <w:rFonts w:eastAsia="等线"/>
          <w:bCs/>
          <w:szCs w:val="21"/>
        </w:rPr>
        <w:t xml:space="preserve"> the</w:t>
      </w:r>
      <w:r w:rsidRPr="0016267E">
        <w:rPr>
          <w:bCs/>
          <w:szCs w:val="21"/>
        </w:rPr>
        <w:t xml:space="preserve"> Cochran Q test</w:t>
      </w:r>
      <w:r w:rsidR="0016267E">
        <w:rPr>
          <w:bCs/>
          <w:szCs w:val="21"/>
        </w:rPr>
        <w:t xml:space="preserve"> </w:t>
      </w:r>
      <w:r w:rsidR="0024666D" w:rsidRPr="0016267E">
        <w:rPr>
          <w:bCs/>
          <w:szCs w:val="21"/>
        </w:rPr>
        <w:fldChar w:fldCharType="begin"/>
      </w:r>
      <w:r w:rsidR="00530407">
        <w:rPr>
          <w:bCs/>
          <w:szCs w:val="21"/>
        </w:rPr>
        <w:instrText xml:space="preserve"> ADDIN EN.CITE &lt;EndNote&gt;&lt;Cite&gt;&lt;Author&gt;Ritz&lt;/Author&gt;&lt;Year&gt;2008&lt;/Year&gt;&lt;RecNum&gt;99&lt;/RecNum&gt;&lt;DisplayText&gt;&lt;style face="superscript"&gt;[23]&lt;/style&gt;&lt;/DisplayText&gt;&lt;record&gt;&lt;rec-number&gt;99&lt;/rec-number&gt;&lt;foreign-keys&gt;&lt;key app="EN" db-id="2rwasr2aazvtwietz2j5029cwd9drpd5vp9p" timestamp="1653143152"&gt;99&lt;/key&gt;&lt;/foreign-keys&gt;&lt;ref-type name="Journal Article"&gt;17&lt;/ref-type&gt;&lt;contributors&gt;&lt;authors&gt;&lt;author&gt;Ritz, J.&lt;/author&gt;&lt;author&gt;Demidenko, E.&lt;/author&gt;&lt;author&gt; D  Spiegelman&lt;/author&gt;&lt;/authors&gt;&lt;/contributors&gt;&lt;titles&gt;&lt;title&gt;Multivariate meta-analysis for data consortia, individual patient meta-analysis, and pooling projects&lt;/title&gt;&lt;secondary-title&gt;Journal of Statistical Planning &amp;amp; Inference&lt;/secondary-title&gt;&lt;/titles&gt;&lt;periodical&gt;&lt;full-title&gt;Journal of Statistical Planning &amp;amp; Inference&lt;/full-title&gt;&lt;/periodical&gt;&lt;pages&gt;1919-1933&lt;/pages&gt;&lt;volume&gt;138&lt;/volume&gt;&lt;number&gt;7&lt;/number&gt;&lt;dates&gt;&lt;year&gt;2008&lt;/year&gt;&lt;/dates&gt;&lt;urls&gt;&lt;/urls&gt;&lt;/record&gt;&lt;/Cite&gt;&lt;/EndNote&gt;</w:instrText>
      </w:r>
      <w:r w:rsidR="0024666D" w:rsidRPr="0016267E">
        <w:rPr>
          <w:bCs/>
          <w:szCs w:val="21"/>
        </w:rPr>
        <w:fldChar w:fldCharType="separate"/>
      </w:r>
      <w:r w:rsidR="00530407" w:rsidRPr="00530407">
        <w:rPr>
          <w:bCs/>
          <w:noProof/>
          <w:szCs w:val="21"/>
          <w:vertAlign w:val="superscript"/>
        </w:rPr>
        <w:t>[23]</w:t>
      </w:r>
      <w:r w:rsidR="0024666D" w:rsidRPr="0016267E">
        <w:rPr>
          <w:bCs/>
          <w:szCs w:val="21"/>
        </w:rPr>
        <w:fldChar w:fldCharType="end"/>
      </w:r>
      <w:r w:rsidRPr="0016267E">
        <w:rPr>
          <w:bCs/>
          <w:szCs w:val="21"/>
        </w:rPr>
        <w:t>, as in Gasparrini et al.’s work</w:t>
      </w:r>
      <w:r w:rsidR="0016267E">
        <w:rPr>
          <w:bCs/>
          <w:szCs w:val="21"/>
        </w:rPr>
        <w:t xml:space="preserve"> </w:t>
      </w:r>
      <w:r w:rsidR="0024666D" w:rsidRPr="0016267E">
        <w:rPr>
          <w:bCs/>
          <w:szCs w:val="21"/>
        </w:rPr>
        <w:fldChar w:fldCharType="begin"/>
      </w:r>
      <w:r w:rsidR="00530407">
        <w:rPr>
          <w:bCs/>
          <w:szCs w:val="21"/>
        </w:rPr>
        <w:instrText xml:space="preserve"> ADDIN EN.CITE &lt;EndNote&gt;&lt;Cite&gt;&lt;Author&gt;Gasparrini&lt;/Author&gt;&lt;Year&gt;2012&lt;/Year&gt;&lt;RecNum&gt;8&lt;/RecNum&gt;&lt;DisplayText&gt;&lt;style face="superscript"&gt;[8]&lt;/style&gt;&lt;/DisplayText&gt;&lt;record&gt;&lt;rec-number&gt;8&lt;/rec-number&gt;&lt;foreign-keys&gt;&lt;key app="EN" db-id="2rwasr2aazvtwietz2j5029cwd9drpd5vp9p" timestamp="1650967385"&gt;8&lt;/key&gt;&lt;/foreign-keys&gt;&lt;ref-type name="Journal Article"&gt;17&lt;/ref-type&gt;&lt;contributors&gt;&lt;authors&gt;&lt;author&gt;Gasparrini, A.&lt;/author&gt;&lt;author&gt;Armstrong, B.&lt;/author&gt;&lt;author&gt;Kenward, M. G.&lt;/author&gt;&lt;/authors&gt;&lt;/contributors&gt;&lt;titles&gt;&lt;title&gt;Multivariate meta-analysis for non-linear and other multi-parameter associations&lt;/title&gt;&lt;secondary-title&gt;Statistics in Medicine&lt;/secondary-title&gt;&lt;/titles&gt;&lt;periodical&gt;&lt;full-title&gt;Statistics in Medicine&lt;/full-title&gt;&lt;/periodical&gt;&lt;pages&gt;3821-3839&lt;/pages&gt;&lt;volume&gt;31&lt;/volume&gt;&lt;number&gt;29&lt;/number&gt;&lt;dates&gt;&lt;year&gt;2012&lt;/year&gt;&lt;pub-dates&gt;&lt;date&gt;Dec&lt;/date&gt;&lt;/pub-dates&gt;&lt;/dates&gt;&lt;isbn&gt;0277-6715&lt;/isbn&gt;&lt;accession-num&gt;WOS:000311402800003&lt;/accession-num&gt;&lt;urls&gt;&lt;related-urls&gt;&lt;url&gt;&amp;lt;Go to ISI&amp;gt;://WOS:000311402800003&lt;/url&gt;&lt;/related-urls&gt;&lt;/urls&gt;&lt;electronic-resource-num&gt;10.1002/sim.5471&lt;/electronic-resource-num&gt;&lt;/record&gt;&lt;/Cite&gt;&lt;/EndNote&gt;</w:instrText>
      </w:r>
      <w:r w:rsidR="0024666D" w:rsidRPr="0016267E">
        <w:rPr>
          <w:bCs/>
          <w:szCs w:val="21"/>
        </w:rPr>
        <w:fldChar w:fldCharType="separate"/>
      </w:r>
      <w:r w:rsidR="00530407" w:rsidRPr="00530407">
        <w:rPr>
          <w:bCs/>
          <w:noProof/>
          <w:szCs w:val="21"/>
          <w:vertAlign w:val="superscript"/>
        </w:rPr>
        <w:t>[8]</w:t>
      </w:r>
      <w:r w:rsidR="0024666D" w:rsidRPr="0016267E">
        <w:rPr>
          <w:bCs/>
          <w:szCs w:val="21"/>
        </w:rPr>
        <w:fldChar w:fldCharType="end"/>
      </w:r>
      <w:r w:rsidRPr="0016267E">
        <w:rPr>
          <w:bCs/>
          <w:szCs w:val="21"/>
        </w:rPr>
        <w:t>, is also appropriate</w:t>
      </w:r>
      <w:r w:rsidRPr="0016267E">
        <w:rPr>
          <w:rFonts w:eastAsia="等线"/>
          <w:bCs/>
          <w:szCs w:val="21"/>
        </w:rPr>
        <w:t>,</w:t>
      </w:r>
      <w:r w:rsidRPr="0016267E">
        <w:rPr>
          <w:bCs/>
          <w:szCs w:val="21"/>
        </w:rPr>
        <w:t xml:space="preserve"> and the detailed derivation </w:t>
      </w:r>
      <w:r w:rsidRPr="0016267E">
        <w:rPr>
          <w:rFonts w:eastAsia="等线"/>
          <w:bCs/>
          <w:szCs w:val="21"/>
        </w:rPr>
        <w:t>can</w:t>
      </w:r>
      <w:r w:rsidRPr="0016267E">
        <w:rPr>
          <w:bCs/>
          <w:szCs w:val="21"/>
        </w:rPr>
        <w:t xml:space="preserve"> be seen in the supplementary material file</w:t>
      </w:r>
      <w:r w:rsidR="00ED7481" w:rsidRPr="00ED7481">
        <w:t xml:space="preserve"> </w:t>
      </w:r>
      <w:r w:rsidR="00ED7481">
        <w:t xml:space="preserve">via </w:t>
      </w:r>
      <w:hyperlink r:id="rId9" w:history="1">
        <w:r w:rsidR="00ED7481" w:rsidRPr="00ED7481">
          <w:rPr>
            <w:rStyle w:val="af3"/>
          </w:rPr>
          <w:t>https://github.com/winkey1230/MCMAR</w:t>
        </w:r>
      </w:hyperlink>
      <w:r w:rsidRPr="0016267E">
        <w:rPr>
          <w:bCs/>
          <w:szCs w:val="21"/>
        </w:rPr>
        <w:t>. The test statistic is</w:t>
      </w:r>
    </w:p>
    <w:p w14:paraId="72970756" w14:textId="46B41BF0" w:rsidR="0024666D" w:rsidRPr="0016267E" w:rsidRDefault="00D91F51" w:rsidP="005253AF">
      <w:pPr>
        <w:rPr>
          <w:bCs/>
          <w:szCs w:val="21"/>
        </w:rPr>
      </w:pPr>
      <m:oMathPara>
        <m:oMath>
          <m:r>
            <w:rPr>
              <w:rFonts w:ascii="Cambria Math" w:hAnsi="Cambria Math"/>
              <w:szCs w:val="21"/>
            </w:rPr>
            <m:t>Q=</m:t>
          </m:r>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bCs/>
                      <w:i/>
                      <w:szCs w:val="21"/>
                    </w:rPr>
                  </m:ctrlPr>
                </m:sSupPr>
                <m:e>
                  <m:r>
                    <w:rPr>
                      <w:rFonts w:ascii="Cambria Math" w:hAnsi="Cambria Math"/>
                      <w:szCs w:val="21"/>
                    </w:rPr>
                    <m:t>(</m:t>
                  </m:r>
                  <m:sSub>
                    <m:sSubPr>
                      <m:ctrlPr>
                        <w:rPr>
                          <w:rFonts w:ascii="Cambria Math" w:hAnsi="Cambria Math"/>
                          <w:bCs/>
                          <w:i/>
                          <w:szCs w:val="21"/>
                        </w:rPr>
                      </m:ctrlPr>
                    </m:sSubPr>
                    <m:e>
                      <m:acc>
                        <m:accPr>
                          <m:ctrlPr>
                            <w:rPr>
                              <w:rFonts w:ascii="Cambria Math" w:hAnsi="Cambria Math"/>
                              <w:b/>
                              <w:i/>
                              <w:szCs w:val="21"/>
                            </w:rPr>
                          </m:ctrlPr>
                        </m:accPr>
                        <m:e>
                          <m:r>
                            <m:rPr>
                              <m:sty m:val="bi"/>
                            </m:rPr>
                            <w:rPr>
                              <w:rFonts w:ascii="Cambria Math" w:hAnsi="Cambria Math"/>
                              <w:szCs w:val="21"/>
                            </w:rPr>
                            <m:t>θ</m:t>
                          </m:r>
                        </m:e>
                      </m:acc>
                    </m:e>
                    <m:sub>
                      <m:r>
                        <w:rPr>
                          <w:rFonts w:ascii="Cambria Math" w:hAnsi="Cambria Math"/>
                          <w:szCs w:val="21"/>
                        </w:rPr>
                        <m:t>i</m:t>
                      </m:r>
                    </m:sub>
                  </m:sSub>
                  <m:r>
                    <w:rPr>
                      <w:rFonts w:ascii="Cambria Math" w:hAnsi="Cambria Math"/>
                      <w:szCs w:val="21"/>
                    </w:rPr>
                    <m:t>-</m:t>
                  </m:r>
                  <m:sSub>
                    <m:sSubPr>
                      <m:ctrlPr>
                        <w:rPr>
                          <w:rFonts w:ascii="Cambria Math" w:hAnsi="Cambria Math"/>
                          <w:bCs/>
                          <w:i/>
                          <w:szCs w:val="21"/>
                        </w:rPr>
                      </m:ctrlPr>
                    </m:sSubPr>
                    <m:e>
                      <m:r>
                        <m:rPr>
                          <m:sty m:val="b"/>
                        </m:rPr>
                        <w:rPr>
                          <w:rFonts w:ascii="Cambria Math" w:hAnsi="Cambria Math"/>
                          <w:szCs w:val="21"/>
                        </w:rPr>
                        <m:t>X</m:t>
                      </m:r>
                    </m:e>
                    <m:sub>
                      <m:r>
                        <w:rPr>
                          <w:rFonts w:ascii="Cambria Math" w:hAnsi="Cambria Math"/>
                          <w:szCs w:val="21"/>
                        </w:rPr>
                        <m:t>i</m:t>
                      </m:r>
                    </m:sub>
                  </m:sSub>
                  <m:acc>
                    <m:accPr>
                      <m:ctrlPr>
                        <w:rPr>
                          <w:rFonts w:ascii="Cambria Math" w:hAnsi="Cambria Math"/>
                          <w:b/>
                          <w:i/>
                          <w:szCs w:val="21"/>
                        </w:rPr>
                      </m:ctrlPr>
                    </m:accPr>
                    <m:e>
                      <m:r>
                        <m:rPr>
                          <m:sty m:val="bi"/>
                        </m:rPr>
                        <w:rPr>
                          <w:rFonts w:ascii="Cambria Math" w:hAnsi="Cambria Math"/>
                          <w:szCs w:val="21"/>
                        </w:rPr>
                        <m:t>β</m:t>
                      </m:r>
                    </m:e>
                  </m:acc>
                  <m:r>
                    <w:rPr>
                      <w:rFonts w:ascii="Cambria Math" w:hAnsi="Cambria Math"/>
                      <w:szCs w:val="21"/>
                    </w:rPr>
                    <m:t>)</m:t>
                  </m:r>
                </m:e>
                <m:sup>
                  <m:r>
                    <m:rPr>
                      <m:sty m:val="p"/>
                    </m:rPr>
                    <w:rPr>
                      <w:rFonts w:ascii="Cambria Math" w:hAnsi="Cambria Math"/>
                      <w:szCs w:val="21"/>
                    </w:rPr>
                    <m:t>T</m:t>
                  </m:r>
                </m:sup>
              </m:sSup>
              <m:sSubSup>
                <m:sSubSupPr>
                  <m:ctrlPr>
                    <w:rPr>
                      <w:rFonts w:ascii="Cambria Math" w:hAnsi="Cambria Math"/>
                      <w:bCs/>
                      <w:i/>
                      <w:szCs w:val="21"/>
                    </w:rPr>
                  </m:ctrlPr>
                </m:sSubSupPr>
                <m:e>
                  <m:r>
                    <m:rPr>
                      <m:sty m:val="b"/>
                    </m:rPr>
                    <w:rPr>
                      <w:rFonts w:ascii="Cambria Math" w:hAnsi="Cambria Math"/>
                      <w:szCs w:val="21"/>
                    </w:rPr>
                    <m:t>S</m:t>
                  </m:r>
                </m:e>
                <m:sub>
                  <m:r>
                    <w:rPr>
                      <w:rFonts w:ascii="Cambria Math" w:hAnsi="Cambria Math"/>
                      <w:szCs w:val="21"/>
                    </w:rPr>
                    <m:t>i</m:t>
                  </m:r>
                </m:sub>
                <m:sup>
                  <m:r>
                    <w:rPr>
                      <w:rFonts w:ascii="Cambria Math" w:hAnsi="Cambria Math"/>
                      <w:szCs w:val="21"/>
                    </w:rPr>
                    <m:t>-1</m:t>
                  </m:r>
                </m:sup>
              </m:sSubSup>
              <m:r>
                <w:rPr>
                  <w:rFonts w:ascii="Cambria Math" w:hAnsi="Cambria Math"/>
                  <w:szCs w:val="21"/>
                </w:rPr>
                <m:t>(</m:t>
              </m:r>
              <m:sSub>
                <m:sSubPr>
                  <m:ctrlPr>
                    <w:rPr>
                      <w:rFonts w:ascii="Cambria Math" w:hAnsi="Cambria Math"/>
                      <w:bCs/>
                      <w:i/>
                      <w:szCs w:val="21"/>
                    </w:rPr>
                  </m:ctrlPr>
                </m:sSubPr>
                <m:e>
                  <m:acc>
                    <m:accPr>
                      <m:ctrlPr>
                        <w:rPr>
                          <w:rFonts w:ascii="Cambria Math" w:hAnsi="Cambria Math"/>
                          <w:b/>
                          <w:i/>
                          <w:szCs w:val="21"/>
                        </w:rPr>
                      </m:ctrlPr>
                    </m:accPr>
                    <m:e>
                      <m:r>
                        <m:rPr>
                          <m:sty m:val="bi"/>
                        </m:rPr>
                        <w:rPr>
                          <w:rFonts w:ascii="Cambria Math" w:hAnsi="Cambria Math"/>
                          <w:szCs w:val="21"/>
                        </w:rPr>
                        <m:t>θ</m:t>
                      </m:r>
                    </m:e>
                  </m:acc>
                </m:e>
                <m:sub>
                  <m:r>
                    <w:rPr>
                      <w:rFonts w:ascii="Cambria Math" w:hAnsi="Cambria Math"/>
                      <w:szCs w:val="21"/>
                    </w:rPr>
                    <m:t>i</m:t>
                  </m:r>
                </m:sub>
              </m:sSub>
              <m:r>
                <w:rPr>
                  <w:rFonts w:ascii="Cambria Math" w:hAnsi="Cambria Math"/>
                  <w:szCs w:val="21"/>
                </w:rPr>
                <m:t>-</m:t>
              </m:r>
              <m:sSub>
                <m:sSubPr>
                  <m:ctrlPr>
                    <w:rPr>
                      <w:rFonts w:ascii="Cambria Math" w:hAnsi="Cambria Math"/>
                      <w:bCs/>
                      <w:i/>
                      <w:szCs w:val="21"/>
                    </w:rPr>
                  </m:ctrlPr>
                </m:sSubPr>
                <m:e>
                  <m:r>
                    <m:rPr>
                      <m:sty m:val="b"/>
                    </m:rPr>
                    <w:rPr>
                      <w:rFonts w:ascii="Cambria Math" w:hAnsi="Cambria Math"/>
                      <w:szCs w:val="21"/>
                    </w:rPr>
                    <m:t>X</m:t>
                  </m:r>
                </m:e>
                <m:sub>
                  <m:r>
                    <w:rPr>
                      <w:rFonts w:ascii="Cambria Math" w:hAnsi="Cambria Math"/>
                      <w:szCs w:val="21"/>
                    </w:rPr>
                    <m:t>i</m:t>
                  </m:r>
                </m:sub>
              </m:sSub>
              <m:acc>
                <m:accPr>
                  <m:ctrlPr>
                    <w:rPr>
                      <w:rFonts w:ascii="Cambria Math" w:hAnsi="Cambria Math"/>
                      <w:b/>
                      <w:i/>
                      <w:szCs w:val="21"/>
                    </w:rPr>
                  </m:ctrlPr>
                </m:accPr>
                <m:e>
                  <m:r>
                    <m:rPr>
                      <m:sty m:val="bi"/>
                    </m:rPr>
                    <w:rPr>
                      <w:rFonts w:ascii="Cambria Math" w:hAnsi="Cambria Math"/>
                      <w:szCs w:val="21"/>
                    </w:rPr>
                    <m:t>β</m:t>
                  </m:r>
                </m:e>
              </m:acc>
              <m:r>
                <w:rPr>
                  <w:rFonts w:ascii="Cambria Math" w:hAnsi="Cambria Math"/>
                  <w:szCs w:val="21"/>
                </w:rPr>
                <m:t>)</m:t>
              </m:r>
            </m:e>
          </m:nary>
          <m:r>
            <w:rPr>
              <w:rFonts w:ascii="Cambria Math" w:hAnsi="Cambria Math"/>
              <w:szCs w:val="21"/>
            </w:rPr>
            <m:t>,</m:t>
          </m:r>
        </m:oMath>
      </m:oMathPara>
    </w:p>
    <w:p w14:paraId="06A0ADAB" w14:textId="5C81C22D" w:rsidR="0024666D" w:rsidRPr="0016267E" w:rsidRDefault="00D91F51" w:rsidP="005253AF">
      <w:r w:rsidRPr="0016267E">
        <w:rPr>
          <w:bCs/>
          <w:szCs w:val="21"/>
        </w:rPr>
        <w:lastRenderedPageBreak/>
        <w:t>w</w:t>
      </w:r>
      <w:r w:rsidRPr="0016267E">
        <w:rPr>
          <w:rFonts w:hint="eastAsia"/>
          <w:bCs/>
          <w:szCs w:val="21"/>
        </w:rPr>
        <w:t>here</w:t>
      </w:r>
      <w:r w:rsidRPr="0016267E">
        <w:rPr>
          <w:bCs/>
          <w:szCs w:val="21"/>
        </w:rPr>
        <w:t xml:space="preserve"> </w:t>
      </w:r>
      <m:oMath>
        <m:acc>
          <m:accPr>
            <m:ctrlPr>
              <w:rPr>
                <w:rFonts w:ascii="Cambria Math" w:hAnsi="Cambria Math"/>
                <w:b/>
                <w:i/>
                <w:szCs w:val="21"/>
              </w:rPr>
            </m:ctrlPr>
          </m:accPr>
          <m:e>
            <m:r>
              <m:rPr>
                <m:sty m:val="bi"/>
              </m:rPr>
              <w:rPr>
                <w:rFonts w:ascii="Cambria Math" w:hAnsi="Cambria Math"/>
                <w:szCs w:val="21"/>
              </w:rPr>
              <m:t>β</m:t>
            </m:r>
          </m:e>
        </m:acc>
      </m:oMath>
      <w:r w:rsidRPr="0016267E">
        <w:rPr>
          <w:rFonts w:hint="eastAsia"/>
          <w:b/>
          <w:szCs w:val="21"/>
        </w:rPr>
        <w:t xml:space="preserve"> </w:t>
      </w:r>
      <w:r w:rsidRPr="0016267E">
        <w:rPr>
          <w:bCs/>
          <w:szCs w:val="21"/>
        </w:rPr>
        <w:t xml:space="preserve">is the estimated fixed effect </w:t>
      </w:r>
      <w:r w:rsidRPr="0016267E">
        <w:rPr>
          <w:rFonts w:eastAsia="等线"/>
          <w:bCs/>
          <w:szCs w:val="21"/>
        </w:rPr>
        <w:t>parameter</w:t>
      </w:r>
      <w:r w:rsidRPr="0016267E">
        <w:rPr>
          <w:bCs/>
          <w:szCs w:val="21"/>
        </w:rPr>
        <w:t xml:space="preserve"> from </w:t>
      </w:r>
      <w:r w:rsidR="003F1C98">
        <w:rPr>
          <w:bCs/>
          <w:szCs w:val="21"/>
        </w:rPr>
        <w:t>E</w:t>
      </w:r>
      <w:r w:rsidRPr="0016267E">
        <w:rPr>
          <w:bCs/>
          <w:szCs w:val="21"/>
        </w:rPr>
        <w:t xml:space="preserve">quation </w:t>
      </w:r>
      <w:r w:rsidRPr="0016267E">
        <w:rPr>
          <w:bCs/>
          <w:szCs w:val="21"/>
        </w:rPr>
        <w:fldChar w:fldCharType="begin"/>
      </w:r>
      <w:r w:rsidRPr="0016267E">
        <w:rPr>
          <w:bCs/>
          <w:szCs w:val="21"/>
        </w:rPr>
        <w:instrText xml:space="preserve"> REF _Ref103894431 \h </w:instrText>
      </w:r>
      <w:r w:rsidRPr="0016267E">
        <w:rPr>
          <w:bCs/>
          <w:szCs w:val="21"/>
        </w:rPr>
      </w:r>
      <w:r w:rsidRPr="0016267E">
        <w:rPr>
          <w:bCs/>
          <w:szCs w:val="21"/>
        </w:rPr>
        <w:fldChar w:fldCharType="separate"/>
      </w:r>
      <w:ins w:id="238" w:author="wang wei" w:date="2022-11-07T10:50:00Z">
        <w:r w:rsidR="00734AAA" w:rsidRPr="0016267E">
          <w:rPr>
            <w:rFonts w:hint="eastAsia"/>
            <w:iCs/>
            <w:szCs w:val="21"/>
          </w:rPr>
          <w:t>(</w:t>
        </w:r>
        <w:r w:rsidR="00734AAA">
          <w:rPr>
            <w:iCs/>
            <w:noProof/>
            <w:szCs w:val="21"/>
          </w:rPr>
          <w:t>8</w:t>
        </w:r>
        <w:r w:rsidR="00734AAA" w:rsidRPr="0016267E">
          <w:rPr>
            <w:iCs/>
            <w:szCs w:val="21"/>
          </w:rPr>
          <w:t>)</w:t>
        </w:r>
      </w:ins>
      <w:del w:id="239" w:author="wang wei" w:date="2022-11-07T10:50:00Z">
        <w:r w:rsidR="00A92CD2" w:rsidRPr="0016267E" w:rsidDel="00734AAA">
          <w:rPr>
            <w:rFonts w:hint="eastAsia"/>
            <w:iCs/>
            <w:szCs w:val="21"/>
          </w:rPr>
          <w:delText>(</w:delText>
        </w:r>
        <w:r w:rsidR="00A92CD2" w:rsidDel="00734AAA">
          <w:rPr>
            <w:iCs/>
            <w:noProof/>
            <w:szCs w:val="21"/>
          </w:rPr>
          <w:delText>8</w:delText>
        </w:r>
        <w:r w:rsidR="00A92CD2" w:rsidRPr="0016267E" w:rsidDel="00734AAA">
          <w:rPr>
            <w:iCs/>
            <w:szCs w:val="21"/>
          </w:rPr>
          <w:delText>)</w:delText>
        </w:r>
      </w:del>
      <w:r w:rsidRPr="0016267E">
        <w:rPr>
          <w:bCs/>
          <w:szCs w:val="21"/>
        </w:rPr>
        <w:fldChar w:fldCharType="end"/>
      </w:r>
      <w:r w:rsidRPr="0016267E">
        <w:rPr>
          <w:bCs/>
          <w:szCs w:val="21"/>
        </w:rPr>
        <w:t xml:space="preserve"> without random effects, i.e., with </w:t>
      </w:r>
      <m:oMath>
        <m:r>
          <m:rPr>
            <m:sty m:val="b"/>
          </m:rPr>
          <w:rPr>
            <w:rFonts w:ascii="Cambria Math" w:hAnsi="Cambria Math"/>
            <w:szCs w:val="21"/>
          </w:rPr>
          <m:t>Σ=D</m:t>
        </m:r>
      </m:oMath>
      <w:r w:rsidRPr="0016267E">
        <w:rPr>
          <w:rFonts w:hint="eastAsia"/>
          <w:bCs/>
          <w:szCs w:val="21"/>
        </w:rPr>
        <w:t>.</w:t>
      </w:r>
      <w:r w:rsidRPr="0016267E">
        <w:rPr>
          <w:bCs/>
          <w:szCs w:val="21"/>
        </w:rPr>
        <w:t xml:space="preserve"> </w:t>
      </w:r>
      <m:oMath>
        <m:r>
          <w:rPr>
            <w:rFonts w:ascii="Cambria Math" w:hAnsi="Cambria Math"/>
            <w:szCs w:val="21"/>
          </w:rPr>
          <m:t>Q</m:t>
        </m:r>
      </m:oMath>
      <w:r w:rsidR="00236D91" w:rsidRPr="0016267E">
        <w:rPr>
          <w:bCs/>
          <w:szCs w:val="21"/>
        </w:rPr>
        <w:t xml:space="preserve"> follows </w:t>
      </w:r>
      <w:r w:rsidRPr="0016267E">
        <w:rPr>
          <w:rFonts w:eastAsia="等线"/>
          <w:bCs/>
          <w:szCs w:val="21"/>
        </w:rPr>
        <w:t xml:space="preserve">an </w:t>
      </w:r>
      <w:r w:rsidR="00236D91" w:rsidRPr="0016267E">
        <w:rPr>
          <w:bCs/>
          <w:szCs w:val="21"/>
        </w:rPr>
        <w:t xml:space="preserve">asymptotical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236D91" w:rsidRPr="0016267E">
        <w:t xml:space="preserve"> distribution with </w:t>
      </w:r>
      <m:oMath>
        <m:d>
          <m:dPr>
            <m:ctrlPr>
              <w:rPr>
                <w:rFonts w:ascii="Cambria Math" w:hAnsi="Cambria Math"/>
                <w:i/>
              </w:rPr>
            </m:ctrlPr>
          </m:dPr>
          <m:e>
            <m:r>
              <w:rPr>
                <w:rFonts w:ascii="Cambria Math" w:hAnsi="Cambria Math"/>
              </w:rPr>
              <m:t>m-p</m:t>
            </m:r>
          </m:e>
        </m:d>
        <m:r>
          <w:rPr>
            <w:rFonts w:ascii="Cambria Math" w:hAnsi="Cambria Math"/>
          </w:rPr>
          <m:t>k</m:t>
        </m:r>
      </m:oMath>
      <w:r w:rsidR="00540EAF" w:rsidRPr="0016267E">
        <w:t xml:space="preserve"> degrees of freedom. In addition, the intensity of </w:t>
      </w:r>
      <w:r w:rsidRPr="0016267E">
        <w:rPr>
          <w:rFonts w:eastAsia="等线"/>
        </w:rPr>
        <w:t xml:space="preserve">the </w:t>
      </w:r>
      <w:r w:rsidR="00540EAF" w:rsidRPr="0016267E">
        <w:t xml:space="preserve">region-level heterogeneity of </w:t>
      </w:r>
      <w:r w:rsidR="003F1C98">
        <w:t xml:space="preserve">the </w:t>
      </w:r>
      <w:r w:rsidR="00540EAF" w:rsidRPr="0016267E">
        <w:t xml:space="preserve">ERR can be calculated using the common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540EAF" w:rsidRPr="0016267E">
        <w:rPr>
          <w:rFonts w:hint="eastAsia"/>
        </w:rPr>
        <w:t xml:space="preserve"> </w:t>
      </w:r>
      <w:r w:rsidR="00236D91" w:rsidRPr="0016267E">
        <w:t xml:space="preserve">and </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540EAF" w:rsidRPr="0016267E">
        <w:rPr>
          <w:rFonts w:hint="eastAsia"/>
        </w:rPr>
        <w:t xml:space="preserve"> </w:t>
      </w:r>
      <w:r w:rsidR="00540EAF" w:rsidRPr="0016267E">
        <w:t>as follows:</w:t>
      </w:r>
    </w:p>
    <w:p w14:paraId="6A3F07AD" w14:textId="60C8A2BD" w:rsidR="00540EAF" w:rsidRPr="0016267E" w:rsidRDefault="00000000" w:rsidP="005253AF">
      <w:pPr>
        <w:rPr>
          <w:bCs/>
          <w:szCs w:val="21"/>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szCs w:val="21"/>
            </w:rPr>
            <m:t>=</m:t>
          </m:r>
          <m:func>
            <m:funcPr>
              <m:ctrlPr>
                <w:rPr>
                  <w:rFonts w:ascii="Cambria Math" w:hAnsi="Cambria Math"/>
                  <w:bCs/>
                  <w:szCs w:val="21"/>
                </w:rPr>
              </m:ctrlPr>
            </m:funcPr>
            <m:fName>
              <m:r>
                <m:rPr>
                  <m:sty m:val="p"/>
                </m:rPr>
                <w:rPr>
                  <w:rFonts w:ascii="Cambria Math" w:hAnsi="Cambria Math"/>
                  <w:szCs w:val="21"/>
                </w:rPr>
                <m:t>max</m:t>
              </m:r>
            </m:fName>
            <m:e>
              <m:r>
                <w:rPr>
                  <w:rFonts w:ascii="Cambria Math" w:hAnsi="Cambria Math"/>
                  <w:szCs w:val="21"/>
                </w:rPr>
                <m:t>{1,</m:t>
              </m:r>
              <m:f>
                <m:fPr>
                  <m:ctrlPr>
                    <w:rPr>
                      <w:rFonts w:ascii="Cambria Math" w:hAnsi="Cambria Math"/>
                      <w:bCs/>
                      <w:i/>
                      <w:szCs w:val="21"/>
                    </w:rPr>
                  </m:ctrlPr>
                </m:fPr>
                <m:num>
                  <m:r>
                    <w:rPr>
                      <w:rFonts w:ascii="Cambria Math" w:hAnsi="Cambria Math"/>
                      <w:szCs w:val="21"/>
                    </w:rPr>
                    <m:t>Q</m:t>
                  </m:r>
                </m:num>
                <m:den>
                  <m:d>
                    <m:dPr>
                      <m:ctrlPr>
                        <w:rPr>
                          <w:rFonts w:ascii="Cambria Math" w:hAnsi="Cambria Math"/>
                          <w:i/>
                        </w:rPr>
                      </m:ctrlPr>
                    </m:dPr>
                    <m:e>
                      <m:r>
                        <w:rPr>
                          <w:rFonts w:ascii="Cambria Math" w:hAnsi="Cambria Math"/>
                        </w:rPr>
                        <m:t>m-p</m:t>
                      </m:r>
                    </m:e>
                  </m:d>
                  <m:r>
                    <w:rPr>
                      <w:rFonts w:ascii="Cambria Math" w:hAnsi="Cambria Math"/>
                    </w:rPr>
                    <m:t>k</m:t>
                  </m:r>
                </m:den>
              </m:f>
              <m:r>
                <w:rPr>
                  <w:rFonts w:ascii="Cambria Math" w:hAnsi="Cambria Math"/>
                  <w:szCs w:val="21"/>
                </w:rPr>
                <m:t>}</m:t>
              </m:r>
            </m:e>
          </m:func>
          <m:r>
            <w:rPr>
              <w:rFonts w:ascii="Cambria Math" w:hAnsi="Cambria Math"/>
              <w:szCs w:val="21"/>
            </w:rPr>
            <m:t>,</m:t>
          </m:r>
        </m:oMath>
      </m:oMathPara>
    </w:p>
    <w:p w14:paraId="0C18084D" w14:textId="74E0B7B7" w:rsidR="00540EAF" w:rsidRPr="0016267E" w:rsidRDefault="00000000" w:rsidP="005253AF">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 xml:space="preserve"> ,</m:t>
          </m:r>
        </m:oMath>
      </m:oMathPara>
    </w:p>
    <w:p w14:paraId="6BF4EFC6" w14:textId="6D4C1B82" w:rsidR="00540EAF" w:rsidRPr="0016267E" w:rsidRDefault="00E71210" w:rsidP="005253AF">
      <w:r w:rsidRPr="0016267E">
        <w:t xml:space="preserve">where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16267E">
        <w:rPr>
          <w:rFonts w:hint="eastAsia"/>
        </w:rPr>
        <w:t xml:space="preserve"> </w:t>
      </w:r>
      <w:r w:rsidRPr="0016267E">
        <w:t xml:space="preserve">and </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6950F9" w:rsidRPr="0016267E">
        <w:rPr>
          <w:bCs/>
          <w:szCs w:val="21"/>
        </w:rPr>
        <w:t xml:space="preserve"> measure the relative excess heterogeneity over that explained by sampling error and the proportion of region-level heterogeneity to total variation, respectively. </w:t>
      </w:r>
      <w:r w:rsidRPr="0016267E">
        <w:rPr>
          <w:rFonts w:eastAsia="等线"/>
          <w:bCs/>
          <w:szCs w:val="21"/>
        </w:rPr>
        <w:t xml:space="preserve">Notably, the </w:t>
      </w:r>
      <w:r w:rsidR="006950F9" w:rsidRPr="0016267E">
        <w:rPr>
          <w:bCs/>
          <w:szCs w:val="21"/>
        </w:rPr>
        <w:t xml:space="preserve">Cochran Q test in MCMAR is the same </w:t>
      </w:r>
      <w:r w:rsidRPr="0016267E">
        <w:rPr>
          <w:rFonts w:eastAsia="等线"/>
          <w:bCs/>
          <w:szCs w:val="21"/>
        </w:rPr>
        <w:t>as</w:t>
      </w:r>
      <w:r w:rsidR="006950F9" w:rsidRPr="0016267E">
        <w:rPr>
          <w:bCs/>
          <w:szCs w:val="21"/>
        </w:rPr>
        <w:t xml:space="preserve"> that in MMR due to the identical models under </w:t>
      </w:r>
      <w:r w:rsidRPr="0016267E">
        <w:rPr>
          <w:rFonts w:eastAsia="等线"/>
          <w:bCs/>
          <w:szCs w:val="21"/>
        </w:rPr>
        <w:t xml:space="preserve">the </w:t>
      </w:r>
      <w:r w:rsidR="006950F9" w:rsidRPr="0016267E">
        <w:rPr>
          <w:bCs/>
          <w:szCs w:val="21"/>
        </w:rPr>
        <w:t>null hypothesis.</w:t>
      </w:r>
    </w:p>
    <w:p w14:paraId="43F85999" w14:textId="522DB304" w:rsidR="006613DA" w:rsidRPr="0016267E" w:rsidRDefault="00D91F51" w:rsidP="006613DA">
      <w:pPr>
        <w:rPr>
          <w:bCs/>
          <w:szCs w:val="21"/>
        </w:rPr>
      </w:pPr>
      <w:r w:rsidRPr="0016267E">
        <w:rPr>
          <w:rFonts w:hint="eastAsia"/>
          <w:bCs/>
          <w:szCs w:val="21"/>
        </w:rPr>
        <w:t xml:space="preserve"> </w:t>
      </w:r>
      <w:r w:rsidR="00FD1B15" w:rsidRPr="0016267E">
        <w:rPr>
          <w:bCs/>
          <w:szCs w:val="21"/>
        </w:rPr>
        <w:t xml:space="preserve"> In practical studies, we may make a choice between MMR and MCMAR. The following two common recommendations may be available: 1) when </w:t>
      </w:r>
      <w:r w:rsidRPr="0016267E">
        <w:rPr>
          <w:rFonts w:eastAsia="等线"/>
          <w:bCs/>
          <w:szCs w:val="21"/>
        </w:rPr>
        <w:t xml:space="preserve">the </w:t>
      </w:r>
      <w:del w:id="240" w:author="wang wei" w:date="2022-11-07T10:50:00Z">
        <w:r w:rsidR="00FD1B15" w:rsidRPr="00427A50" w:rsidDel="00734AAA">
          <w:rPr>
            <w:bCs/>
            <w:i/>
            <w:iCs/>
            <w:szCs w:val="21"/>
          </w:rPr>
          <w:delText>p</w:delText>
        </w:r>
      </w:del>
      <w:ins w:id="241" w:author="wang wei" w:date="2022-11-07T10:50:00Z">
        <w:r w:rsidR="00734AAA">
          <w:rPr>
            <w:bCs/>
            <w:i/>
            <w:iCs/>
            <w:szCs w:val="21"/>
          </w:rPr>
          <w:t>P</w:t>
        </w:r>
      </w:ins>
      <w:r w:rsidR="00FD1B15" w:rsidRPr="0016267E">
        <w:rPr>
          <w:bCs/>
          <w:szCs w:val="21"/>
        </w:rPr>
        <w:t xml:space="preserve"> value for </w:t>
      </w:r>
      <w:r w:rsidRPr="0016267E">
        <w:rPr>
          <w:rFonts w:eastAsia="等线"/>
          <w:bCs/>
          <w:szCs w:val="21"/>
        </w:rPr>
        <w:t xml:space="preserve">the </w:t>
      </w:r>
      <w:r w:rsidR="00FD1B15" w:rsidRPr="0016267E">
        <w:rPr>
          <w:bCs/>
          <w:szCs w:val="21"/>
        </w:rPr>
        <w:t xml:space="preserve">hypothesis test of </w:t>
      </w:r>
      <m:oMath>
        <m:r>
          <w:rPr>
            <w:rFonts w:ascii="Cambria Math" w:hAnsi="Cambria Math"/>
            <w:szCs w:val="21"/>
          </w:rPr>
          <m:t>ρ</m:t>
        </m:r>
        <m:r>
          <m:rPr>
            <m:sty m:val="bi"/>
          </m:rPr>
          <w:rPr>
            <w:rFonts w:ascii="Cambria Math" w:hAnsi="Cambria Math"/>
            <w:szCs w:val="21"/>
          </w:rPr>
          <m:t>=</m:t>
        </m:r>
        <m:r>
          <w:rPr>
            <w:rFonts w:ascii="Cambria Math" w:hAnsi="Cambria Math"/>
            <w:szCs w:val="21"/>
          </w:rPr>
          <m:t>0</m:t>
        </m:r>
      </m:oMath>
      <w:r w:rsidR="00FD1B15" w:rsidRPr="0016267E">
        <w:rPr>
          <w:rFonts w:hint="eastAsia"/>
          <w:bCs/>
          <w:szCs w:val="21"/>
        </w:rPr>
        <w:t xml:space="preserve"> </w:t>
      </w:r>
      <w:r w:rsidR="002F453F" w:rsidRPr="0016267E">
        <w:rPr>
          <w:bCs/>
          <w:szCs w:val="21"/>
        </w:rPr>
        <w:t xml:space="preserve">is smaller than the </w:t>
      </w:r>
      <w:r w:rsidRPr="0016267E">
        <w:rPr>
          <w:rFonts w:eastAsia="等线"/>
          <w:bCs/>
          <w:szCs w:val="21"/>
        </w:rPr>
        <w:t>prespecified</w:t>
      </w:r>
      <w:r w:rsidR="002F453F" w:rsidRPr="0016267E">
        <w:rPr>
          <w:bCs/>
          <w:szCs w:val="21"/>
        </w:rPr>
        <w:t xml:space="preserve"> test level, such as 0.05, MCMAR is selected</w:t>
      </w:r>
      <w:r w:rsidRPr="0016267E">
        <w:rPr>
          <w:rFonts w:eastAsia="等线"/>
          <w:bCs/>
          <w:szCs w:val="21"/>
        </w:rPr>
        <w:t>;</w:t>
      </w:r>
      <w:r w:rsidR="002F453F" w:rsidRPr="0016267E">
        <w:rPr>
          <w:bCs/>
          <w:szCs w:val="21"/>
        </w:rPr>
        <w:t xml:space="preserve"> otherwise</w:t>
      </w:r>
      <w:r w:rsidRPr="0016267E">
        <w:rPr>
          <w:rFonts w:eastAsia="等线"/>
          <w:bCs/>
          <w:szCs w:val="21"/>
        </w:rPr>
        <w:t>,</w:t>
      </w:r>
      <w:r w:rsidR="002F453F" w:rsidRPr="0016267E">
        <w:rPr>
          <w:bCs/>
          <w:szCs w:val="21"/>
        </w:rPr>
        <w:t xml:space="preserve"> MMR</w:t>
      </w:r>
      <w:r w:rsidR="003F1C98">
        <w:rPr>
          <w:bCs/>
          <w:szCs w:val="21"/>
        </w:rPr>
        <w:t xml:space="preserve"> is used</w:t>
      </w:r>
      <w:r w:rsidR="002F453F" w:rsidRPr="0016267E">
        <w:rPr>
          <w:bCs/>
          <w:szCs w:val="21"/>
        </w:rPr>
        <w:t xml:space="preserve">; 2) </w:t>
      </w:r>
      <w:r w:rsidR="003F1C98">
        <w:rPr>
          <w:bCs/>
          <w:szCs w:val="21"/>
        </w:rPr>
        <w:t>the model</w:t>
      </w:r>
      <w:r w:rsidR="002F453F" w:rsidRPr="0016267E">
        <w:rPr>
          <w:bCs/>
          <w:szCs w:val="21"/>
        </w:rPr>
        <w:t xml:space="preserve"> with </w:t>
      </w:r>
      <w:r w:rsidRPr="0016267E">
        <w:rPr>
          <w:rFonts w:eastAsia="等线"/>
          <w:bCs/>
          <w:szCs w:val="21"/>
        </w:rPr>
        <w:t xml:space="preserve">a </w:t>
      </w:r>
      <w:r w:rsidR="002F453F" w:rsidRPr="0016267E">
        <w:rPr>
          <w:bCs/>
          <w:szCs w:val="21"/>
        </w:rPr>
        <w:t>smaller Akaike information criterion (AIC) or Bayesian information criterion (BIC)</w:t>
      </w:r>
      <w:r w:rsidR="003F1C98">
        <w:rPr>
          <w:bCs/>
          <w:szCs w:val="21"/>
        </w:rPr>
        <w:t xml:space="preserve"> is selected</w:t>
      </w:r>
      <w:r w:rsidR="002F453F" w:rsidRPr="0016267E">
        <w:rPr>
          <w:bCs/>
          <w:szCs w:val="21"/>
        </w:rPr>
        <w:t>.</w:t>
      </w:r>
    </w:p>
    <w:p w14:paraId="48F9184C" w14:textId="2636BF54" w:rsidR="006613DA" w:rsidRPr="0016267E" w:rsidRDefault="00D91F51" w:rsidP="006613DA">
      <w:pPr>
        <w:pStyle w:val="3"/>
      </w:pPr>
      <w:r w:rsidRPr="0016267E">
        <w:rPr>
          <w:rFonts w:hint="eastAsia"/>
        </w:rPr>
        <w:t>2</w:t>
      </w:r>
      <w:r w:rsidR="002F1A66" w:rsidRPr="0016267E">
        <w:t>.4. Spatially smoothed average ERR and region-specific ERRs</w:t>
      </w:r>
    </w:p>
    <w:p w14:paraId="76EF1A69" w14:textId="69599A82" w:rsidR="00D724AA" w:rsidRPr="0016267E" w:rsidRDefault="00D91F51" w:rsidP="005253AF">
      <w:r w:rsidRPr="0016267E">
        <w:rPr>
          <w:rFonts w:hint="eastAsia"/>
        </w:rPr>
        <w:t>Given</w:t>
      </w:r>
      <w:r w:rsidRPr="0016267E">
        <w:t xml:space="preserve"> </w:t>
      </w:r>
      <w:r w:rsidRPr="0016267E">
        <w:rPr>
          <w:rFonts w:hint="eastAsia"/>
        </w:rPr>
        <w:t>a</w:t>
      </w:r>
      <w:r w:rsidRPr="0016267E">
        <w:t xml:space="preserve"> set of region-level predictors labeled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oMath>
      <w:r w:rsidRPr="0016267E">
        <w:rPr>
          <w:rFonts w:hint="eastAsia"/>
        </w:rPr>
        <w:t>,</w:t>
      </w:r>
      <w:r w:rsidRPr="0016267E">
        <w:t xml:space="preserve"> let</w:t>
      </w:r>
    </w:p>
    <w:p w14:paraId="4489E165" w14:textId="3765600B" w:rsidR="00CA36A0" w:rsidRPr="0016267E" w:rsidRDefault="00000000" w:rsidP="00D724AA">
      <w:pPr>
        <w:jc w:val="center"/>
        <w:rPr>
          <w:szCs w:val="21"/>
        </w:rPr>
      </w:pPr>
      <m:oMathPara>
        <m:oMath>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0</m:t>
              </m:r>
            </m:sub>
          </m:sSub>
          <m: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I</m:t>
              </m:r>
            </m:e>
            <m:sub>
              <m:r>
                <w:rPr>
                  <w:rFonts w:ascii="Cambria Math" w:hAnsi="Cambria Math"/>
                  <w:szCs w:val="21"/>
                </w:rPr>
                <m:t>k</m:t>
              </m:r>
            </m:sub>
          </m:sSub>
          <m:r>
            <m:rPr>
              <m:sty m:val="b"/>
            </m:rPr>
            <w:rPr>
              <w:rFonts w:ascii="Cambria Math" w:hAnsi="Cambria Math"/>
              <w:szCs w:val="21"/>
            </w:rPr>
            <m:t>⊗</m:t>
          </m:r>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0</m:t>
              </m:r>
            </m:sub>
            <m:sup>
              <m:r>
                <w:rPr>
                  <w:rFonts w:ascii="Cambria Math" w:hAnsi="Cambria Math"/>
                  <w:szCs w:val="21"/>
                </w:rPr>
                <m:t>T</m:t>
              </m:r>
            </m:sup>
          </m:sSubSup>
          <m:r>
            <m:rPr>
              <m:sty m:val="bi"/>
            </m:rPr>
            <w:rPr>
              <w:rFonts w:ascii="Cambria Math" w:hAnsi="Cambria Math"/>
              <w:szCs w:val="21"/>
            </w:rPr>
            <m:t>=</m:t>
          </m:r>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0</m:t>
                        </m:r>
                      </m:sub>
                      <m:sup>
                        <m:r>
                          <w:rPr>
                            <w:rFonts w:ascii="Cambria Math" w:hAnsi="Cambria Math"/>
                            <w:szCs w:val="21"/>
                          </w:rPr>
                          <m:t>T</m:t>
                        </m:r>
                      </m:sup>
                    </m:sSubSup>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r>
                      <m:rPr>
                        <m:sty m:val="bi"/>
                      </m:rPr>
                      <w:rPr>
                        <w:rFonts w:ascii="Cambria Math" w:hAnsi="Cambria Math"/>
                        <w:szCs w:val="21"/>
                      </w:rPr>
                      <m:t>0</m:t>
                    </m:r>
                  </m:e>
                </m:mr>
                <m:mr>
                  <m:e>
                    <m:r>
                      <m:rPr>
                        <m:sty m:val="bi"/>
                      </m:rPr>
                      <w:rPr>
                        <w:rFonts w:ascii="Cambria Math" w:hAnsi="Cambria Math"/>
                        <w:szCs w:val="21"/>
                      </w:rPr>
                      <m:t>0</m:t>
                    </m:r>
                    <m:ctrlPr>
                      <w:rPr>
                        <w:rFonts w:ascii="Cambria Math" w:eastAsia="Cambria Math" w:hAnsi="Cambria Math" w:cs="Cambria Math"/>
                        <w:i/>
                        <w:szCs w:val="21"/>
                      </w:rPr>
                    </m:ctrlPr>
                  </m:e>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0</m:t>
                        </m:r>
                      </m:sub>
                      <m:sup>
                        <m:r>
                          <w:rPr>
                            <w:rFonts w:ascii="Cambria Math" w:hAnsi="Cambria Math"/>
                            <w:szCs w:val="21"/>
                          </w:rPr>
                          <m:t>T</m:t>
                        </m:r>
                      </m:sup>
                    </m:sSubSup>
                    <m:ctrlPr>
                      <w:rPr>
                        <w:rFonts w:ascii="Cambria Math" w:eastAsia="Cambria Math" w:hAnsi="Cambria Math" w:cs="Cambria Math"/>
                        <w:i/>
                        <w:szCs w:val="21"/>
                      </w:rPr>
                    </m:ctrlPr>
                  </m:e>
                  <m:e>
                    <m:r>
                      <w:rPr>
                        <w:rFonts w:ascii="Cambria Math" w:eastAsia="Cambria Math" w:hAnsi="Cambria Math" w:cs="Cambria Math"/>
                        <w:szCs w:val="21"/>
                      </w:rPr>
                      <m:t xml:space="preserve"> </m:t>
                    </m:r>
                    <m:ctrlPr>
                      <w:rPr>
                        <w:rFonts w:ascii="Cambria Math" w:eastAsia="Cambria Math" w:hAnsi="Cambria Math" w:cs="Cambria Math"/>
                        <w:i/>
                        <w:szCs w:val="21"/>
                      </w:rPr>
                    </m:ctrlPr>
                  </m:e>
                  <m:e>
                    <m:r>
                      <m:rPr>
                        <m:sty m:val="bi"/>
                      </m:rPr>
                      <w:rPr>
                        <w:rFonts w:ascii="Cambria Math" w:eastAsia="Cambria Math" w:hAnsi="Cambria Math" w:cs="Cambria Math"/>
                        <w:szCs w:val="21"/>
                      </w:rPr>
                      <m:t>0</m:t>
                    </m:r>
                    <m:ctrlPr>
                      <w:rPr>
                        <w:rFonts w:ascii="Cambria Math" w:eastAsia="Cambria Math" w:hAnsi="Cambria Math" w:cs="Cambria Math"/>
                        <w:i/>
                        <w:szCs w:val="21"/>
                      </w:rPr>
                    </m:ctrlPr>
                  </m:e>
                </m:mr>
                <m:mr>
                  <m:e>
                    <m:r>
                      <w:rPr>
                        <w:rFonts w:ascii="Cambria Math" w:hAnsi="Cambria Math"/>
                        <w:szCs w:val="21"/>
                      </w:rPr>
                      <m:t>⋮</m:t>
                    </m:r>
                  </m:e>
                  <m:e>
                    <m:r>
                      <w:rPr>
                        <w:rFonts w:ascii="Cambria Math" w:hAnsi="Cambria Math"/>
                        <w:szCs w:val="21"/>
                      </w:rPr>
                      <m:t xml:space="preserve"> </m:t>
                    </m:r>
                    <m:ctrlPr>
                      <w:rPr>
                        <w:rFonts w:ascii="Cambria Math" w:eastAsia="Cambria Math" w:hAnsi="Cambria Math" w:cs="Cambria Math"/>
                        <w:i/>
                        <w:szCs w:val="21"/>
                      </w:rPr>
                    </m:ctrlPr>
                  </m:e>
                  <m:e>
                    <m:r>
                      <w:rPr>
                        <w:rFonts w:ascii="Cambria Math" w:hAnsi="Cambria Math"/>
                        <w:szCs w:val="21"/>
                      </w:rPr>
                      <m:t>⋱</m:t>
                    </m:r>
                  </m:e>
                  <m:e>
                    <m:r>
                      <w:rPr>
                        <w:rFonts w:ascii="Cambria Math" w:hAnsi="Cambria Math"/>
                        <w:szCs w:val="21"/>
                      </w:rPr>
                      <m:t>⋮</m:t>
                    </m:r>
                  </m:e>
                </m:mr>
                <m:mr>
                  <m:e>
                    <m:r>
                      <m:rPr>
                        <m:sty m:val="bi"/>
                      </m:rPr>
                      <w:rPr>
                        <w:rFonts w:ascii="Cambria Math" w:hAnsi="Cambria Math"/>
                        <w:szCs w:val="21"/>
                      </w:rPr>
                      <m:t>0</m:t>
                    </m:r>
                  </m:e>
                  <m:e>
                    <m:r>
                      <m:rPr>
                        <m:sty m:val="bi"/>
                      </m:rP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e>
                  <m:e>
                    <m:sSubSup>
                      <m:sSubSupPr>
                        <m:ctrlPr>
                          <w:rPr>
                            <w:rFonts w:ascii="Cambria Math" w:hAnsi="Cambria Math"/>
                            <w:b/>
                            <w:szCs w:val="21"/>
                          </w:rPr>
                        </m:ctrlPr>
                      </m:sSubSupPr>
                      <m:e>
                        <m:r>
                          <m:rPr>
                            <m:sty m:val="bi"/>
                          </m:rPr>
                          <w:rPr>
                            <w:rFonts w:ascii="Cambria Math" w:hAnsi="Cambria Math"/>
                            <w:szCs w:val="21"/>
                          </w:rPr>
                          <m:t>x</m:t>
                        </m:r>
                      </m:e>
                      <m:sub>
                        <m:r>
                          <w:rPr>
                            <w:rFonts w:ascii="Cambria Math" w:hAnsi="Cambria Math"/>
                            <w:szCs w:val="21"/>
                          </w:rPr>
                          <m:t>0</m:t>
                        </m:r>
                      </m:sub>
                      <m:sup>
                        <m:r>
                          <w:rPr>
                            <w:rFonts w:ascii="Cambria Math" w:hAnsi="Cambria Math"/>
                            <w:szCs w:val="21"/>
                          </w:rPr>
                          <m:t>T</m:t>
                        </m:r>
                      </m:sup>
                    </m:sSubSup>
                  </m:e>
                </m:mr>
              </m:m>
            </m:e>
          </m:d>
          <m:r>
            <w:rPr>
              <w:rFonts w:ascii="Cambria Math" w:hAnsi="Cambria Math"/>
              <w:szCs w:val="21"/>
            </w:rPr>
            <m:t>.</m:t>
          </m:r>
        </m:oMath>
      </m:oMathPara>
    </w:p>
    <w:p w14:paraId="67033870" w14:textId="31640F7C" w:rsidR="00D724AA" w:rsidRPr="0016267E" w:rsidRDefault="00D91F51" w:rsidP="00D724AA">
      <w:pPr>
        <w:jc w:val="left"/>
        <w:rPr>
          <w:szCs w:val="21"/>
        </w:rPr>
      </w:pPr>
      <w:r w:rsidRPr="0016267E">
        <w:rPr>
          <w:rFonts w:hint="eastAsia"/>
          <w:szCs w:val="21"/>
        </w:rPr>
        <w:t>T</w:t>
      </w:r>
      <w:r w:rsidR="00A74BBD" w:rsidRPr="0016267E">
        <w:rPr>
          <w:szCs w:val="21"/>
        </w:rPr>
        <w:t xml:space="preserve">he average ERR under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oMath>
      <w:r w:rsidRPr="0016267E">
        <w:rPr>
          <w:szCs w:val="21"/>
        </w:rPr>
        <w:t xml:space="preserve"> is defined by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θ</m:t>
                </m:r>
              </m:e>
            </m:acc>
          </m:e>
          <m:sub>
            <m:r>
              <w:rPr>
                <w:rFonts w:ascii="Cambria Math" w:hAnsi="Cambria Math"/>
              </w:rPr>
              <m:t>0</m:t>
            </m:r>
          </m:sub>
        </m:sSub>
      </m:oMath>
      <w:r w:rsidRPr="0016267E">
        <w:rPr>
          <w:rFonts w:hint="eastAsia"/>
        </w:rPr>
        <w:t xml:space="preserve"> </w:t>
      </w:r>
      <w:r w:rsidRPr="0016267E">
        <w:rPr>
          <w:szCs w:val="21"/>
        </w:rPr>
        <w:t>as follows</w:t>
      </w:r>
      <w:r w:rsidRPr="0016267E">
        <w:rPr>
          <w:rFonts w:eastAsia="等线"/>
          <w:szCs w:val="21"/>
        </w:rPr>
        <w:t>:</w:t>
      </w:r>
    </w:p>
    <w:p w14:paraId="4A887EDD" w14:textId="6CD8E78E" w:rsidR="00D724AA" w:rsidRPr="0016267E" w:rsidRDefault="00000000" w:rsidP="00D724AA">
      <w:pPr>
        <w:jc w:val="left"/>
        <w:rPr>
          <w:b/>
          <w:szCs w:val="21"/>
        </w:rPr>
      </w:pPr>
      <m:oMathPara>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θ</m:t>
                  </m:r>
                </m:e>
              </m:acc>
            </m:e>
            <m:sub>
              <m:r>
                <w:rPr>
                  <w:rFonts w:ascii="Cambria Math" w:hAnsi="Cambria Math"/>
                </w:rPr>
                <m:t>0</m:t>
              </m:r>
            </m:sub>
          </m:sSub>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0</m:t>
              </m:r>
            </m:sub>
          </m:sSub>
          <m:acc>
            <m:accPr>
              <m:ctrlPr>
                <w:rPr>
                  <w:rFonts w:ascii="Cambria Math" w:hAnsi="Cambria Math"/>
                  <w:b/>
                  <w:i/>
                  <w:szCs w:val="21"/>
                </w:rPr>
              </m:ctrlPr>
            </m:accPr>
            <m:e>
              <m:r>
                <m:rPr>
                  <m:sty m:val="bi"/>
                </m:rPr>
                <w:rPr>
                  <w:rFonts w:ascii="Cambria Math" w:hAnsi="Cambria Math"/>
                  <w:szCs w:val="21"/>
                </w:rPr>
                <m:t>β</m:t>
              </m:r>
            </m:e>
          </m:acc>
          <m:r>
            <m:rPr>
              <m:sty m:val="bi"/>
            </m:rPr>
            <w:rPr>
              <w:rFonts w:ascii="Cambria Math" w:hAnsi="Cambria Math"/>
              <w:szCs w:val="21"/>
            </w:rPr>
            <m:t xml:space="preserve"> ,</m:t>
          </m:r>
        </m:oMath>
      </m:oMathPara>
    </w:p>
    <w:p w14:paraId="6F7619BD" w14:textId="127B91A6" w:rsidR="00D724AA" w:rsidRPr="0016267E" w:rsidRDefault="00D91F51" w:rsidP="00D724AA">
      <w:pPr>
        <w:jc w:val="left"/>
        <w:rPr>
          <w:bCs/>
          <w:iCs/>
          <w:szCs w:val="21"/>
        </w:rPr>
      </w:pPr>
      <m:oMathPara>
        <m:oMath>
          <m:r>
            <m:rPr>
              <m:sty m:val="p"/>
            </m:rPr>
            <w:rPr>
              <w:rFonts w:ascii="Cambria Math" w:hAnsi="Cambria Math"/>
            </w:rPr>
            <m:t>Cov</m:t>
          </m:r>
          <m:d>
            <m:dPr>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θ</m:t>
                      </m:r>
                    </m:e>
                  </m:acc>
                </m:e>
                <m:sub>
                  <m:r>
                    <w:rPr>
                      <w:rFonts w:ascii="Cambria Math" w:hAnsi="Cambria Math"/>
                    </w:rPr>
                    <m:t>0</m:t>
                  </m:r>
                </m:sub>
              </m:sSub>
            </m:e>
          </m:d>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0</m:t>
              </m:r>
            </m:sub>
          </m:sSub>
          <m:r>
            <m:rPr>
              <m:sty m:val="p"/>
            </m:rPr>
            <w:rPr>
              <w:rFonts w:ascii="Cambria Math" w:hAnsi="Cambria Math"/>
              <w:szCs w:val="21"/>
            </w:rPr>
            <m:t>cov</m:t>
          </m:r>
          <m:d>
            <m:dPr>
              <m:ctrlPr>
                <w:rPr>
                  <w:rFonts w:ascii="Cambria Math" w:hAnsi="Cambria Math"/>
                  <w:b/>
                  <w:bCs/>
                  <w:i/>
                  <w:iCs/>
                  <w:szCs w:val="21"/>
                </w:rPr>
              </m:ctrlPr>
            </m:dPr>
            <m:e>
              <m:acc>
                <m:accPr>
                  <m:ctrlPr>
                    <w:rPr>
                      <w:rFonts w:ascii="Cambria Math" w:hAnsi="Cambria Math"/>
                      <w:b/>
                      <w:i/>
                      <w:szCs w:val="21"/>
                    </w:rPr>
                  </m:ctrlPr>
                </m:accPr>
                <m:e>
                  <m:r>
                    <m:rPr>
                      <m:sty m:val="bi"/>
                    </m:rPr>
                    <w:rPr>
                      <w:rFonts w:ascii="Cambria Math" w:hAnsi="Cambria Math"/>
                      <w:szCs w:val="21"/>
                    </w:rPr>
                    <m:t>β</m:t>
                  </m:r>
                </m:e>
              </m:acc>
              <m:ctrlPr>
                <w:rPr>
                  <w:rFonts w:ascii="Cambria Math" w:hAnsi="Cambria Math"/>
                  <w:b/>
                  <w:i/>
                  <w:szCs w:val="21"/>
                </w:rPr>
              </m:ctrlPr>
            </m:e>
          </m:d>
          <m:sSubSup>
            <m:sSubSupPr>
              <m:ctrlPr>
                <w:rPr>
                  <w:rFonts w:ascii="Cambria Math" w:hAnsi="Cambria Math"/>
                  <w:bCs/>
                  <w:iCs/>
                  <w:szCs w:val="21"/>
                </w:rPr>
              </m:ctrlPr>
            </m:sSubSupPr>
            <m:e>
              <m:r>
                <m:rPr>
                  <m:sty m:val="b"/>
                </m:rPr>
                <w:rPr>
                  <w:rFonts w:ascii="Cambria Math" w:hAnsi="Cambria Math"/>
                  <w:szCs w:val="21"/>
                </w:rPr>
                <m:t>X</m:t>
              </m:r>
            </m:e>
            <m:sub>
              <m:r>
                <w:rPr>
                  <w:rFonts w:ascii="Cambria Math" w:hAnsi="Cambria Math"/>
                  <w:szCs w:val="21"/>
                </w:rPr>
                <m:t>0</m:t>
              </m:r>
            </m:sub>
            <m:sup>
              <m:r>
                <m:rPr>
                  <m:sty m:val="p"/>
                </m:rPr>
                <w:rPr>
                  <w:rFonts w:ascii="Cambria Math" w:hAnsi="Cambria Math"/>
                  <w:szCs w:val="21"/>
                </w:rPr>
                <m:t>T</m:t>
              </m:r>
            </m:sup>
          </m:sSubSup>
          <m:r>
            <w:rPr>
              <w:rFonts w:ascii="Cambria Math" w:hAnsi="Cambria Math"/>
              <w:szCs w:val="21"/>
            </w:rPr>
            <m:t xml:space="preserve"> .</m:t>
          </m:r>
        </m:oMath>
      </m:oMathPara>
    </w:p>
    <w:p w14:paraId="298F485A" w14:textId="0A8D2C82" w:rsidR="00A74BBD" w:rsidRPr="0016267E" w:rsidRDefault="004D6BA6" w:rsidP="004D6BA6">
      <w:pPr>
        <w:rPr>
          <w:bCs/>
          <w:szCs w:val="21"/>
        </w:rPr>
      </w:pPr>
      <w:r w:rsidRPr="0016267E">
        <w:rPr>
          <w:bCs/>
          <w:iCs/>
          <w:szCs w:val="21"/>
        </w:rPr>
        <w:t xml:space="preserve">When the average ERR across all the studied regions is </w:t>
      </w:r>
      <w:r w:rsidRPr="0016267E">
        <w:rPr>
          <w:rFonts w:eastAsia="等线"/>
          <w:bCs/>
          <w:iCs/>
          <w:szCs w:val="21"/>
        </w:rPr>
        <w:t>the focus</w:t>
      </w:r>
      <w:r w:rsidRPr="0016267E">
        <w:rPr>
          <w:bCs/>
          <w:iCs/>
          <w:szCs w:val="21"/>
        </w:rPr>
        <w:t xml:space="preserve">, an MCMAR model </w:t>
      </w:r>
      <w:r w:rsidRPr="0016267E">
        <w:rPr>
          <w:rFonts w:eastAsia="等线"/>
          <w:bCs/>
          <w:iCs/>
          <w:szCs w:val="21"/>
        </w:rPr>
        <w:t xml:space="preserve">including </w:t>
      </w:r>
      <w:r w:rsidRPr="0016267E">
        <w:rPr>
          <w:bCs/>
          <w:iCs/>
          <w:szCs w:val="21"/>
        </w:rPr>
        <w:t xml:space="preserve">only </w:t>
      </w:r>
      <w:r w:rsidRPr="0016267E">
        <w:rPr>
          <w:rFonts w:eastAsia="等线"/>
          <w:bCs/>
          <w:iCs/>
          <w:szCs w:val="21"/>
        </w:rPr>
        <w:t>the</w:t>
      </w:r>
      <w:r w:rsidRPr="0016267E">
        <w:rPr>
          <w:bCs/>
          <w:iCs/>
          <w:szCs w:val="21"/>
        </w:rPr>
        <w:t xml:space="preserve"> intercept is constructed</w:t>
      </w:r>
      <w:r w:rsidRPr="0016267E">
        <w:rPr>
          <w:rFonts w:eastAsia="等线"/>
          <w:bCs/>
          <w:iCs/>
          <w:szCs w:val="21"/>
        </w:rPr>
        <w:t>,</w:t>
      </w:r>
      <w:r w:rsidRPr="0016267E">
        <w:rPr>
          <w:bCs/>
          <w:iCs/>
          <w:szCs w:val="21"/>
        </w:rPr>
        <w:t xml:space="preserve"> and the average ERR is defined by </w:t>
      </w:r>
      <m:oMath>
        <m:acc>
          <m:accPr>
            <m:ctrlPr>
              <w:rPr>
                <w:rFonts w:ascii="Cambria Math" w:hAnsi="Cambria Math"/>
                <w:b/>
                <w:i/>
                <w:szCs w:val="21"/>
              </w:rPr>
            </m:ctrlPr>
          </m:accPr>
          <m:e>
            <m:r>
              <m:rPr>
                <m:sty m:val="bi"/>
              </m:rPr>
              <w:rPr>
                <w:rFonts w:ascii="Cambria Math" w:hAnsi="Cambria Math"/>
                <w:szCs w:val="21"/>
              </w:rPr>
              <m:t>β</m:t>
            </m:r>
          </m:e>
        </m:acc>
      </m:oMath>
      <w:r w:rsidRPr="0016267E">
        <w:rPr>
          <w:rFonts w:hint="eastAsia"/>
          <w:b/>
          <w:szCs w:val="21"/>
        </w:rPr>
        <w:t xml:space="preserve"> </w:t>
      </w:r>
      <w:r w:rsidRPr="0016267E">
        <w:rPr>
          <w:bCs/>
          <w:szCs w:val="21"/>
        </w:rPr>
        <w:t xml:space="preserve">and </w:t>
      </w:r>
      <m:oMath>
        <m:r>
          <m:rPr>
            <m:sty m:val="p"/>
          </m:rPr>
          <w:rPr>
            <w:rFonts w:ascii="Cambria Math" w:hAnsi="Cambria Math"/>
            <w:szCs w:val="21"/>
          </w:rPr>
          <m:t>cov</m:t>
        </m:r>
        <m:d>
          <m:dPr>
            <m:ctrlPr>
              <w:rPr>
                <w:rFonts w:ascii="Cambria Math" w:hAnsi="Cambria Math"/>
                <w:b/>
                <w:bCs/>
                <w:i/>
                <w:iCs/>
                <w:szCs w:val="21"/>
              </w:rPr>
            </m:ctrlPr>
          </m:dPr>
          <m:e>
            <m:acc>
              <m:accPr>
                <m:ctrlPr>
                  <w:rPr>
                    <w:rFonts w:ascii="Cambria Math" w:hAnsi="Cambria Math"/>
                    <w:b/>
                    <w:i/>
                    <w:szCs w:val="21"/>
                  </w:rPr>
                </m:ctrlPr>
              </m:accPr>
              <m:e>
                <m:r>
                  <m:rPr>
                    <m:sty m:val="bi"/>
                  </m:rPr>
                  <w:rPr>
                    <w:rFonts w:ascii="Cambria Math" w:hAnsi="Cambria Math"/>
                    <w:szCs w:val="21"/>
                  </w:rPr>
                  <m:t>β</m:t>
                </m:r>
              </m:e>
            </m:acc>
            <m:ctrlPr>
              <w:rPr>
                <w:rFonts w:ascii="Cambria Math" w:hAnsi="Cambria Math"/>
                <w:b/>
                <w:i/>
                <w:szCs w:val="21"/>
              </w:rPr>
            </m:ctrlPr>
          </m:e>
        </m:d>
      </m:oMath>
      <w:r w:rsidRPr="0016267E">
        <w:rPr>
          <w:bCs/>
          <w:szCs w:val="21"/>
        </w:rPr>
        <w:t>.</w:t>
      </w:r>
    </w:p>
    <w:p w14:paraId="2E610583" w14:textId="2FA7BC24" w:rsidR="004D6BA6" w:rsidRPr="0016267E" w:rsidRDefault="00D91F51" w:rsidP="004D6BA6">
      <w:pPr>
        <w:rPr>
          <w:bCs/>
          <w:szCs w:val="21"/>
        </w:rPr>
      </w:pPr>
      <w:r w:rsidRPr="0016267E">
        <w:rPr>
          <w:rFonts w:hint="eastAsia"/>
          <w:bCs/>
          <w:szCs w:val="21"/>
        </w:rPr>
        <w:t xml:space="preserve"> </w:t>
      </w:r>
      <w:r w:rsidR="00873999" w:rsidRPr="0016267E">
        <w:rPr>
          <w:bCs/>
          <w:szCs w:val="21"/>
        </w:rPr>
        <w:t xml:space="preserve"> The spatially smoothed region-specific ERRs are defined by </w:t>
      </w:r>
      <m:oMath>
        <m:r>
          <w:rPr>
            <w:rFonts w:ascii="Cambria Math" w:hAnsi="Cambria Math"/>
            <w:szCs w:val="21"/>
          </w:rPr>
          <m:t>{</m:t>
        </m:r>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i</m:t>
            </m:r>
          </m:sub>
          <m:sup>
            <m:r>
              <w:rPr>
                <w:rFonts w:ascii="Cambria Math" w:hAnsi="Cambria Math"/>
              </w:rPr>
              <m:t>'</m:t>
            </m:r>
          </m:sup>
        </m:sSubSup>
        <m:r>
          <w:rPr>
            <w:rFonts w:ascii="Cambria Math" w:hAnsi="Cambria Math"/>
            <w:szCs w:val="21"/>
          </w:rPr>
          <m:t>}</m:t>
        </m:r>
      </m:oMath>
      <w:r w:rsidR="008D5C93" w:rsidRPr="0016267E">
        <w:rPr>
          <w:rFonts w:hint="eastAsia"/>
          <w:bCs/>
          <w:szCs w:val="21"/>
        </w:rPr>
        <w:t xml:space="preserve"> </w:t>
      </w:r>
      <w:r w:rsidR="008D5C93" w:rsidRPr="0016267E">
        <w:rPr>
          <w:bCs/>
          <w:szCs w:val="21"/>
        </w:rPr>
        <w:t>as follows</w:t>
      </w:r>
      <w:r w:rsidRPr="0016267E">
        <w:rPr>
          <w:rFonts w:eastAsia="等线"/>
          <w:bCs/>
          <w:szCs w:val="21"/>
        </w:rPr>
        <w:t>:</w:t>
      </w:r>
    </w:p>
    <w:bookmarkStart w:id="242" w:name="_Hlk104416461"/>
    <w:p w14:paraId="737ECC91" w14:textId="5FAC00BD" w:rsidR="00873999" w:rsidRPr="0016267E" w:rsidRDefault="00000000" w:rsidP="004D6BA6">
      <w:pPr>
        <w:rPr>
          <w:szCs w:val="21"/>
        </w:rPr>
      </w:pPr>
      <m:oMathPara>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i</m:t>
              </m:r>
            </m:sub>
            <m:sup>
              <m:r>
                <w:rPr>
                  <w:rFonts w:ascii="Cambria Math" w:hAnsi="Cambria Math"/>
                </w:rPr>
                <m:t>'</m:t>
              </m:r>
            </m:sup>
          </m:sSubSup>
          <w:bookmarkEnd w:id="242"/>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i</m:t>
              </m:r>
            </m:sub>
          </m:sSub>
          <m:acc>
            <m:accPr>
              <m:ctrlPr>
                <w:rPr>
                  <w:rFonts w:ascii="Cambria Math" w:hAnsi="Cambria Math"/>
                  <w:b/>
                  <w:i/>
                  <w:szCs w:val="21"/>
                </w:rPr>
              </m:ctrlPr>
            </m:accPr>
            <m:e>
              <m:r>
                <m:rPr>
                  <m:sty m:val="bi"/>
                </m:rPr>
                <w:rPr>
                  <w:rFonts w:ascii="Cambria Math" w:hAnsi="Cambria Math"/>
                  <w:szCs w:val="21"/>
                </w:rPr>
                <m:t>β</m:t>
              </m:r>
            </m:e>
          </m:acc>
          <m:r>
            <w:rPr>
              <w:rFonts w:ascii="Cambria Math" w:hAnsi="Cambria Math"/>
              <w:szCs w:val="21"/>
            </w:rPr>
            <m:t>+</m:t>
          </m:r>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r>
            <w:rPr>
              <w:rFonts w:ascii="Cambria Math" w:hAnsi="Cambria Math"/>
              <w:szCs w:val="21"/>
            </w:rPr>
            <m:t xml:space="preserve"> ,</m:t>
          </m:r>
        </m:oMath>
      </m:oMathPara>
    </w:p>
    <w:p w14:paraId="64A53F3B" w14:textId="3D57BEF7" w:rsidR="004F2C21" w:rsidRPr="0016267E" w:rsidRDefault="00D91F51" w:rsidP="004D6BA6">
      <w:pPr>
        <w:rPr>
          <w:szCs w:val="21"/>
        </w:rPr>
      </w:pPr>
      <m:oMathPara>
        <m:oMath>
          <m:r>
            <m:rPr>
              <m:sty m:val="p"/>
            </m:rPr>
            <w:rPr>
              <w:rFonts w:ascii="Cambria Math" w:hAnsi="Cambria Math"/>
            </w:rPr>
            <m:t>cov</m:t>
          </m:r>
          <m:d>
            <m:dPr>
              <m:ctrlPr>
                <w:rPr>
                  <w:rFonts w:ascii="Cambria Math" w:hAnsi="Cambria Math"/>
                  <w:i/>
                </w:rPr>
              </m:ctrlPr>
            </m:dPr>
            <m:e>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i</m:t>
              </m:r>
            </m:sub>
          </m:sSub>
          <m:r>
            <m:rPr>
              <m:sty m:val="p"/>
            </m:rPr>
            <w:rPr>
              <w:rFonts w:ascii="Cambria Math" w:hAnsi="Cambria Math"/>
              <w:szCs w:val="21"/>
            </w:rPr>
            <m:t>cov</m:t>
          </m:r>
          <m:d>
            <m:dPr>
              <m:ctrlPr>
                <w:rPr>
                  <w:rFonts w:ascii="Cambria Math" w:hAnsi="Cambria Math"/>
                  <w:b/>
                  <w:bCs/>
                  <w:i/>
                  <w:iCs/>
                  <w:szCs w:val="21"/>
                </w:rPr>
              </m:ctrlPr>
            </m:dPr>
            <m:e>
              <m:acc>
                <m:accPr>
                  <m:ctrlPr>
                    <w:rPr>
                      <w:rFonts w:ascii="Cambria Math" w:hAnsi="Cambria Math"/>
                      <w:b/>
                      <w:i/>
                      <w:szCs w:val="21"/>
                    </w:rPr>
                  </m:ctrlPr>
                </m:accPr>
                <m:e>
                  <m:r>
                    <m:rPr>
                      <m:sty m:val="bi"/>
                    </m:rPr>
                    <w:rPr>
                      <w:rFonts w:ascii="Cambria Math" w:hAnsi="Cambria Math"/>
                      <w:szCs w:val="21"/>
                    </w:rPr>
                    <m:t>β</m:t>
                  </m:r>
                </m:e>
              </m:acc>
              <m:ctrlPr>
                <w:rPr>
                  <w:rFonts w:ascii="Cambria Math" w:hAnsi="Cambria Math"/>
                  <w:b/>
                  <w:i/>
                  <w:szCs w:val="21"/>
                </w:rPr>
              </m:ctrlPr>
            </m:e>
          </m:d>
          <m:sSubSup>
            <m:sSubSupPr>
              <m:ctrlPr>
                <w:rPr>
                  <w:rFonts w:ascii="Cambria Math" w:hAnsi="Cambria Math"/>
                  <w:bCs/>
                  <w:iCs/>
                  <w:szCs w:val="21"/>
                </w:rPr>
              </m:ctrlPr>
            </m:sSubSupPr>
            <m:e>
              <m:r>
                <m:rPr>
                  <m:sty m:val="b"/>
                </m:rPr>
                <w:rPr>
                  <w:rFonts w:ascii="Cambria Math" w:hAnsi="Cambria Math"/>
                  <w:szCs w:val="21"/>
                </w:rPr>
                <m:t>X</m:t>
              </m:r>
            </m:e>
            <m:sub>
              <m:r>
                <w:rPr>
                  <w:rFonts w:ascii="Cambria Math" w:hAnsi="Cambria Math"/>
                  <w:szCs w:val="21"/>
                </w:rPr>
                <m:t>i</m:t>
              </m:r>
            </m:sub>
            <m:sup>
              <m:r>
                <m:rPr>
                  <m:sty m:val="p"/>
                </m:rPr>
                <w:rPr>
                  <w:rFonts w:ascii="Cambria Math" w:hAnsi="Cambria Math"/>
                  <w:szCs w:val="21"/>
                </w:rPr>
                <m:t>T</m:t>
              </m:r>
            </m:sup>
          </m:sSubSup>
          <m:r>
            <w:rPr>
              <w:rFonts w:ascii="Cambria Math" w:hAnsi="Cambria Math"/>
              <w:szCs w:val="21"/>
            </w:rPr>
            <m:t>+</m:t>
          </m:r>
          <m:r>
            <m:rPr>
              <m:sty m:val="p"/>
            </m:rPr>
            <w:rPr>
              <w:rFonts w:ascii="Cambria Math" w:hAnsi="Cambria Math"/>
              <w:szCs w:val="21"/>
            </w:rPr>
            <m:t>cov</m:t>
          </m:r>
          <m:d>
            <m:dPr>
              <m:ctrlPr>
                <w:rPr>
                  <w:rFonts w:ascii="Cambria Math" w:hAnsi="Cambria Math"/>
                  <w:bCs/>
                  <w:i/>
                  <w:iCs/>
                  <w:szCs w:val="21"/>
                </w:rPr>
              </m:ctrlPr>
            </m:dPr>
            <m:e>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e>
          </m:d>
          <m:r>
            <w:rPr>
              <w:rFonts w:ascii="Cambria Math" w:hAnsi="Cambria Math"/>
              <w:szCs w:val="21"/>
            </w:rPr>
            <m:t>,</m:t>
          </m:r>
        </m:oMath>
      </m:oMathPara>
    </w:p>
    <w:p w14:paraId="65F12D56" w14:textId="5D80A576" w:rsidR="00286E53" w:rsidRPr="0016267E" w:rsidRDefault="00D91F51" w:rsidP="004F2C21">
      <w:pPr>
        <w:rPr>
          <w:iCs/>
          <w:szCs w:val="21"/>
        </w:rPr>
      </w:pPr>
      <w:r w:rsidRPr="0016267E">
        <w:t xml:space="preserve">where </w:t>
      </w:r>
      <m:oMath>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oMath>
      <w:r w:rsidRPr="0016267E">
        <w:rPr>
          <w:rFonts w:hint="eastAsia"/>
          <w:szCs w:val="21"/>
        </w:rPr>
        <w:t xml:space="preserve"> </w:t>
      </w:r>
      <w:r w:rsidR="00880B32" w:rsidRPr="0016267E">
        <w:t xml:space="preserve">is the estimated region-level random effect in region </w:t>
      </w:r>
      <m:oMath>
        <m:r>
          <w:rPr>
            <w:rFonts w:ascii="Cambria Math" w:hAnsi="Cambria Math"/>
          </w:rPr>
          <m:t>i</m:t>
        </m:r>
      </m:oMath>
      <w:r w:rsidR="00880B32" w:rsidRPr="0016267E">
        <w:rPr>
          <w:rFonts w:hint="eastAsia"/>
        </w:rPr>
        <w:t>,</w:t>
      </w:r>
      <w:r w:rsidRPr="0016267E">
        <w:t xml:space="preserve"> i.e., the </w:t>
      </w:r>
      <m:oMath>
        <m:r>
          <w:rPr>
            <w:rFonts w:ascii="Cambria Math" w:hAnsi="Cambria Math"/>
          </w:rPr>
          <m:t>i</m:t>
        </m:r>
      </m:oMath>
      <w:r w:rsidR="00880B32" w:rsidRPr="0016267E">
        <w:t xml:space="preserve">th column vector in matrix </w:t>
      </w:r>
      <m:oMath>
        <m:acc>
          <m:accPr>
            <m:ctrlPr>
              <w:rPr>
                <w:rFonts w:ascii="Cambria Math" w:hAnsi="Cambria Math"/>
                <w:b/>
                <w:szCs w:val="21"/>
              </w:rPr>
            </m:ctrlPr>
          </m:accPr>
          <m:e>
            <m:r>
              <m:rPr>
                <m:sty m:val="b"/>
              </m:rPr>
              <w:rPr>
                <w:rFonts w:ascii="Cambria Math" w:hAnsi="Cambria Math"/>
                <w:szCs w:val="21"/>
              </w:rPr>
              <m:t>ξ</m:t>
            </m:r>
          </m:e>
        </m:acc>
      </m:oMath>
      <w:r w:rsidR="00880B32" w:rsidRPr="0016267E">
        <w:rPr>
          <w:rFonts w:hint="eastAsia"/>
          <w:bCs/>
          <w:szCs w:val="21"/>
        </w:rPr>
        <w:t xml:space="preserve"> </w:t>
      </w:r>
      <w:r w:rsidR="00880B32" w:rsidRPr="0016267E">
        <w:rPr>
          <w:bCs/>
          <w:szCs w:val="21"/>
        </w:rPr>
        <w:t xml:space="preserve">(the estimation of </w:t>
      </w:r>
      <m:oMath>
        <m:r>
          <m:rPr>
            <m:sty m:val="b"/>
          </m:rPr>
          <w:rPr>
            <w:rFonts w:ascii="Cambria Math" w:hAnsi="Cambria Math"/>
            <w:szCs w:val="21"/>
          </w:rPr>
          <m:t>ξ</m:t>
        </m:r>
      </m:oMath>
      <w:r w:rsidRPr="0016267E">
        <w:t xml:space="preserve">). Let </w:t>
      </w:r>
      <m:oMath>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r>
          <w:rPr>
            <w:rFonts w:ascii="Cambria Math" w:hAnsi="Cambria Math"/>
            <w:szCs w:val="21"/>
          </w:rPr>
          <m:t>=</m:t>
        </m:r>
        <m:r>
          <m:rPr>
            <m:sty m:val="p"/>
          </m:rPr>
          <w:rPr>
            <w:rFonts w:ascii="Cambria Math" w:hAnsi="Cambria Math"/>
            <w:szCs w:val="21"/>
          </w:rPr>
          <m:t>vec</m:t>
        </m:r>
        <m:d>
          <m:dPr>
            <m:ctrlPr>
              <w:rPr>
                <w:rFonts w:ascii="Cambria Math" w:hAnsi="Cambria Math"/>
                <w:i/>
                <w:iCs/>
                <w:szCs w:val="21"/>
              </w:rPr>
            </m:ctrlPr>
          </m:dPr>
          <m:e>
            <m:acc>
              <m:accPr>
                <m:ctrlPr>
                  <w:rPr>
                    <w:rFonts w:ascii="Cambria Math" w:hAnsi="Cambria Math"/>
                    <w:b/>
                    <w:szCs w:val="21"/>
                  </w:rPr>
                </m:ctrlPr>
              </m:accPr>
              <m:e>
                <m:r>
                  <m:rPr>
                    <m:sty m:val="b"/>
                  </m:rPr>
                  <w:rPr>
                    <w:rFonts w:ascii="Cambria Math" w:hAnsi="Cambria Math"/>
                    <w:szCs w:val="21"/>
                  </w:rPr>
                  <m:t>ξ</m:t>
                </m:r>
              </m:e>
            </m:acc>
          </m:e>
        </m:d>
      </m:oMath>
      <w:r w:rsidR="004F2C21" w:rsidRPr="0016267E">
        <w:rPr>
          <w:rFonts w:hint="eastAsia"/>
          <w:iCs/>
          <w:szCs w:val="21"/>
        </w:rPr>
        <w:t>,</w:t>
      </w:r>
      <w:r w:rsidR="004F2C21" w:rsidRPr="0016267E">
        <w:rPr>
          <w:iCs/>
          <w:szCs w:val="21"/>
        </w:rPr>
        <w:t xml:space="preserve"> and </w:t>
      </w:r>
      <w:bookmarkStart w:id="243" w:name="_Hlk104757459"/>
      <w:r w:rsidR="004F2C21" w:rsidRPr="0016267E">
        <w:rPr>
          <w:iCs/>
          <w:szCs w:val="21"/>
        </w:rPr>
        <w:t>the best linear unbiased estimation</w:t>
      </w:r>
      <w:bookmarkEnd w:id="243"/>
      <w:r w:rsidR="004F2C21" w:rsidRPr="0016267E">
        <w:rPr>
          <w:iCs/>
          <w:szCs w:val="21"/>
        </w:rPr>
        <w:t xml:space="preserve"> (BLUE) of </w:t>
      </w:r>
      <m:oMath>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oMath>
      <w:r w:rsidR="00E115C0" w:rsidRPr="0016267E">
        <w:rPr>
          <w:iCs/>
          <w:szCs w:val="21"/>
        </w:rPr>
        <w:t xml:space="preserve"> is (the detailed derivation can be seen in the supplementary materials):</w:t>
      </w:r>
    </w:p>
    <w:p w14:paraId="6774859E" w14:textId="5DC647AD" w:rsidR="00E30C6C" w:rsidRPr="0016267E" w:rsidRDefault="00000000" w:rsidP="004F2C21">
      <w:pPr>
        <w:rPr>
          <w:b/>
          <w:szCs w:val="21"/>
        </w:rPr>
      </w:pPr>
      <m:oMathPara>
        <m:oMath>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r>
            <w:rPr>
              <w:rFonts w:ascii="Cambria Math" w:hAnsi="Cambria Math"/>
              <w:szCs w:val="21"/>
            </w:rPr>
            <m:t>=</m:t>
          </m:r>
          <w:bookmarkStart w:id="244" w:name="_Hlk104757967"/>
          <m:d>
            <m:dPr>
              <m:ctrlPr>
                <w:rPr>
                  <w:rFonts w:ascii="Cambria Math" w:hAnsi="Cambria Math"/>
                  <w:i/>
                  <w:iCs/>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ctrlPr>
                <w:rPr>
                  <w:rFonts w:ascii="Cambria Math" w:hAnsi="Cambria Math"/>
                  <w:b/>
                  <w:szCs w:val="21"/>
                </w:rPr>
              </m:ctrlPr>
            </m:e>
          </m:d>
          <m:sSup>
            <m:sSupPr>
              <m:ctrlPr>
                <w:rPr>
                  <w:rFonts w:ascii="Cambria Math" w:hAnsi="Cambria Math"/>
                  <w:b/>
                  <w:szCs w:val="21"/>
                </w:rPr>
              </m:ctrlPr>
            </m:sSupPr>
            <m:e>
              <m:d>
                <m:dPr>
                  <m:ctrlPr>
                    <w:rPr>
                      <w:rFonts w:ascii="Cambria Math" w:hAnsi="Cambria Math"/>
                      <w:b/>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r>
                    <m:rPr>
                      <m:sty m:val="b"/>
                    </m:rPr>
                    <w:rPr>
                      <w:rFonts w:ascii="Cambria Math" w:hAnsi="Cambria Math"/>
                      <w:szCs w:val="21"/>
                    </w:rPr>
                    <m:t>+D</m:t>
                  </m:r>
                </m:e>
              </m:d>
            </m:e>
            <m:sup>
              <m:r>
                <m:rPr>
                  <m:sty m:val="bi"/>
                </m:rPr>
                <w:rPr>
                  <w:rFonts w:ascii="Cambria Math" w:hAnsi="Cambria Math"/>
                  <w:szCs w:val="21"/>
                </w:rPr>
                <m:t>-1</m:t>
              </m:r>
            </m:sup>
          </m:sSup>
          <m:d>
            <m:dPr>
              <m:ctrlPr>
                <w:rPr>
                  <w:rFonts w:ascii="Cambria Math" w:hAnsi="Cambria Math"/>
                  <w:b/>
                  <w:szCs w:val="21"/>
                </w:rPr>
              </m:ctrlPr>
            </m:dPr>
            <m:e>
              <m:sSup>
                <m:sSupPr>
                  <m:ctrlPr>
                    <w:rPr>
                      <w:rFonts w:ascii="Cambria Math" w:hAnsi="Cambria Math"/>
                      <w:b/>
                      <w:bCs/>
                      <w:i/>
                      <w:iCs/>
                      <w:szCs w:val="21"/>
                    </w:rPr>
                  </m:ctrlPr>
                </m:sSupPr>
                <m:e>
                  <m:acc>
                    <m:accPr>
                      <m:ctrlPr>
                        <w:rPr>
                          <w:rFonts w:ascii="Cambria Math" w:hAnsi="Cambria Math"/>
                          <w:b/>
                          <w:bCs/>
                          <w:i/>
                          <w:szCs w:val="21"/>
                        </w:rPr>
                      </m:ctrlPr>
                    </m:accPr>
                    <m:e>
                      <m:r>
                        <m:rPr>
                          <m:sty m:val="bi"/>
                        </m:rPr>
                        <w:rPr>
                          <w:rFonts w:ascii="Cambria Math" w:hAnsi="Cambria Math"/>
                          <w:szCs w:val="21"/>
                        </w:rPr>
                        <m:t>θ</m:t>
                      </m:r>
                    </m:e>
                  </m:acc>
                </m:e>
                <m:sup>
                  <m:r>
                    <m:rPr>
                      <m:sty m:val="bi"/>
                    </m:rPr>
                    <w:rPr>
                      <w:rFonts w:ascii="Cambria Math" w:hAnsi="Cambria Math"/>
                      <w:szCs w:val="21"/>
                    </w:rPr>
                    <m:t>*</m:t>
                  </m:r>
                </m:sup>
              </m:sSup>
              <m:r>
                <m:rPr>
                  <m:sty m:val="b"/>
                </m:rPr>
                <w:rPr>
                  <w:rFonts w:ascii="Cambria Math" w:hAnsi="Cambria Math"/>
                  <w:szCs w:val="21"/>
                </w:rPr>
                <m:t>-</m:t>
              </m:r>
              <m:sSup>
                <m:sSupPr>
                  <m:ctrlPr>
                    <w:rPr>
                      <w:rFonts w:ascii="Cambria Math" w:hAnsi="Cambria Math"/>
                      <w:i/>
                      <w:iCs/>
                      <w:szCs w:val="21"/>
                    </w:rPr>
                  </m:ctrlPr>
                </m:sSupPr>
                <m:e>
                  <m:r>
                    <m:rPr>
                      <m:sty m:val="b"/>
                    </m:rPr>
                    <w:rPr>
                      <w:rFonts w:ascii="Cambria Math" w:hAnsi="Cambria Math" w:hint="eastAsia"/>
                      <w:szCs w:val="21"/>
                    </w:rPr>
                    <m:t>X</m:t>
                  </m:r>
                </m:e>
                <m:sup>
                  <m:r>
                    <w:rPr>
                      <w:rFonts w:ascii="Cambria Math" w:hAnsi="Cambria Math"/>
                      <w:szCs w:val="21"/>
                    </w:rPr>
                    <m:t>*</m:t>
                  </m:r>
                </m:sup>
              </m:sSup>
              <m:acc>
                <m:accPr>
                  <m:ctrlPr>
                    <w:rPr>
                      <w:rFonts w:ascii="Cambria Math" w:hAnsi="Cambria Math"/>
                      <w:b/>
                      <w:i/>
                      <w:szCs w:val="21"/>
                    </w:rPr>
                  </m:ctrlPr>
                </m:accPr>
                <m:e>
                  <m:r>
                    <m:rPr>
                      <m:sty m:val="bi"/>
                    </m:rPr>
                    <w:rPr>
                      <w:rFonts w:ascii="Cambria Math" w:hAnsi="Cambria Math"/>
                      <w:szCs w:val="21"/>
                    </w:rPr>
                    <m:t>β</m:t>
                  </m:r>
                </m:e>
              </m:acc>
            </m:e>
          </m:d>
          <w:bookmarkEnd w:id="244"/>
          <m:r>
            <m:rPr>
              <m:sty m:val="bi"/>
            </m:rPr>
            <w:rPr>
              <w:rFonts w:ascii="Cambria Math" w:hAnsi="Cambria Math"/>
              <w:szCs w:val="21"/>
            </w:rPr>
            <m:t>,</m:t>
          </m:r>
        </m:oMath>
      </m:oMathPara>
    </w:p>
    <w:p w14:paraId="32663FD4" w14:textId="64953AD9" w:rsidR="002E30FD" w:rsidRPr="0016267E" w:rsidRDefault="00D91F51" w:rsidP="004F2C21">
      <w:pPr>
        <w:rPr>
          <w:bCs/>
          <w:iCs/>
          <w:szCs w:val="21"/>
        </w:rPr>
      </w:pPr>
      <m:oMathPara>
        <m:oMath>
          <m:r>
            <m:rPr>
              <m:sty m:val="p"/>
            </m:rPr>
            <w:rPr>
              <w:rFonts w:ascii="Cambria Math" w:hAnsi="Cambria Math"/>
              <w:szCs w:val="21"/>
            </w:rPr>
            <m:t>cov</m:t>
          </m:r>
          <m:d>
            <m:dPr>
              <m:ctrlPr>
                <w:rPr>
                  <w:rFonts w:ascii="Cambria Math" w:hAnsi="Cambria Math"/>
                  <w:i/>
                  <w:iCs/>
                  <w:szCs w:val="21"/>
                </w:rPr>
              </m:ctrlPr>
            </m:dPr>
            <m:e>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e>
          </m:d>
          <m:r>
            <w:rPr>
              <w:rFonts w:ascii="Cambria Math" w:hAnsi="Cambria Math"/>
              <w:szCs w:val="21"/>
            </w:rPr>
            <m:t>=</m:t>
          </m:r>
          <w:bookmarkStart w:id="245" w:name="_Hlk104758176"/>
          <m:d>
            <m:dPr>
              <m:ctrlPr>
                <w:rPr>
                  <w:rFonts w:ascii="Cambria Math" w:hAnsi="Cambria Math"/>
                  <w:i/>
                  <w:iCs/>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ctrlPr>
                <w:rPr>
                  <w:rFonts w:ascii="Cambria Math" w:hAnsi="Cambria Math"/>
                  <w:b/>
                  <w:szCs w:val="21"/>
                </w:rPr>
              </m:ctrlPr>
            </m:e>
          </m:d>
          <m:r>
            <m:rPr>
              <m:sty m:val="bi"/>
            </m:rPr>
            <w:rPr>
              <w:rFonts w:ascii="Cambria Math" w:hAnsi="Cambria Math"/>
              <w:szCs w:val="21"/>
            </w:rPr>
            <m:t>-</m:t>
          </m:r>
          <m:d>
            <m:dPr>
              <m:ctrlPr>
                <w:rPr>
                  <w:rFonts w:ascii="Cambria Math" w:hAnsi="Cambria Math"/>
                  <w:i/>
                  <w:iCs/>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ctrlPr>
                <w:rPr>
                  <w:rFonts w:ascii="Cambria Math" w:hAnsi="Cambria Math"/>
                  <w:b/>
                  <w:szCs w:val="21"/>
                </w:rPr>
              </m:ctrlPr>
            </m:e>
          </m:d>
          <m:sSup>
            <m:sSupPr>
              <m:ctrlPr>
                <w:rPr>
                  <w:rFonts w:ascii="Cambria Math" w:hAnsi="Cambria Math"/>
                  <w:b/>
                  <w:szCs w:val="21"/>
                </w:rPr>
              </m:ctrlPr>
            </m:sSupPr>
            <m:e>
              <m:d>
                <m:dPr>
                  <m:ctrlPr>
                    <w:rPr>
                      <w:rFonts w:ascii="Cambria Math" w:hAnsi="Cambria Math"/>
                      <w:b/>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r>
                    <m:rPr>
                      <m:sty m:val="b"/>
                    </m:rPr>
                    <w:rPr>
                      <w:rFonts w:ascii="Cambria Math" w:hAnsi="Cambria Math"/>
                      <w:szCs w:val="21"/>
                    </w:rPr>
                    <m:t>+D</m:t>
                  </m:r>
                </m:e>
              </m:d>
            </m:e>
            <m:sup>
              <m:r>
                <m:rPr>
                  <m:sty m:val="bi"/>
                </m:rPr>
                <w:rPr>
                  <w:rFonts w:ascii="Cambria Math" w:hAnsi="Cambria Math"/>
                  <w:szCs w:val="21"/>
                </w:rPr>
                <m:t>-1</m:t>
              </m:r>
            </m:sup>
          </m:sSup>
          <m:d>
            <m:dPr>
              <m:ctrlPr>
                <w:rPr>
                  <w:rFonts w:ascii="Cambria Math" w:hAnsi="Cambria Math"/>
                  <w:i/>
                  <w:iCs/>
                  <w:szCs w:val="21"/>
                </w:rPr>
              </m:ctrlPr>
            </m:dPr>
            <m:e>
              <m:acc>
                <m:accPr>
                  <m:ctrlPr>
                    <w:rPr>
                      <w:rFonts w:ascii="Cambria Math" w:hAnsi="Cambria Math"/>
                      <w:b/>
                      <w:szCs w:val="21"/>
                    </w:rPr>
                  </m:ctrlPr>
                </m:accPr>
                <m:e>
                  <m:r>
                    <m:rPr>
                      <m:sty m:val="b"/>
                    </m:rPr>
                    <w:rPr>
                      <w:rFonts w:ascii="Cambria Math" w:hAnsi="Cambria Math"/>
                      <w:szCs w:val="21"/>
                    </w:rPr>
                    <m:t>U</m:t>
                  </m:r>
                </m:e>
              </m:acc>
              <m:r>
                <m:rPr>
                  <m:sty m:val="b"/>
                </m:rPr>
                <w:rPr>
                  <w:rFonts w:ascii="Cambria Math" w:hAnsi="Cambria Math"/>
                  <w:szCs w:val="21"/>
                </w:rPr>
                <m:t>⊗</m:t>
              </m:r>
              <m:acc>
                <m:accPr>
                  <m:ctrlPr>
                    <w:rPr>
                      <w:rFonts w:ascii="Cambria Math" w:hAnsi="Cambria Math"/>
                      <w:b/>
                      <w:szCs w:val="21"/>
                    </w:rPr>
                  </m:ctrlPr>
                </m:accPr>
                <m:e>
                  <m:r>
                    <m:rPr>
                      <m:sty m:val="b"/>
                    </m:rPr>
                    <w:rPr>
                      <w:rFonts w:ascii="Cambria Math" w:hAnsi="Cambria Math" w:hint="eastAsia"/>
                      <w:szCs w:val="21"/>
                    </w:rPr>
                    <m:t>V</m:t>
                  </m:r>
                </m:e>
              </m:acc>
              <m:ctrlPr>
                <w:rPr>
                  <w:rFonts w:ascii="Cambria Math" w:hAnsi="Cambria Math"/>
                  <w:b/>
                  <w:szCs w:val="21"/>
                </w:rPr>
              </m:ctrlPr>
            </m:e>
          </m:d>
          <w:bookmarkEnd w:id="245"/>
          <m:r>
            <w:rPr>
              <w:rFonts w:ascii="Cambria Math" w:hAnsi="Cambria Math"/>
              <w:szCs w:val="21"/>
            </w:rPr>
            <m:t>.</m:t>
          </m:r>
        </m:oMath>
      </m:oMathPara>
    </w:p>
    <w:p w14:paraId="1D66E74E" w14:textId="6A0FF381" w:rsidR="004F2C21" w:rsidRPr="0016267E" w:rsidRDefault="00000000" w:rsidP="004F2C21">
      <w:pPr>
        <w:rPr>
          <w:bCs/>
          <w:iCs/>
          <w:szCs w:val="21"/>
        </w:rPr>
      </w:pPr>
      <m:oMath>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oMath>
      <w:r w:rsidR="00E115C0" w:rsidRPr="0016267E">
        <w:rPr>
          <w:rFonts w:hint="eastAsia"/>
          <w:szCs w:val="21"/>
        </w:rPr>
        <w:t xml:space="preserve"> </w:t>
      </w:r>
      <w:r w:rsidR="00E115C0" w:rsidRPr="0016267E">
        <w:rPr>
          <w:szCs w:val="21"/>
        </w:rPr>
        <w:t xml:space="preserve">and </w:t>
      </w:r>
      <m:oMath>
        <m:r>
          <m:rPr>
            <m:sty m:val="p"/>
          </m:rPr>
          <w:rPr>
            <w:rFonts w:ascii="Cambria Math" w:hAnsi="Cambria Math"/>
            <w:szCs w:val="21"/>
          </w:rPr>
          <m:t>cov</m:t>
        </m:r>
        <m:d>
          <m:dPr>
            <m:ctrlPr>
              <w:rPr>
                <w:rFonts w:ascii="Cambria Math" w:hAnsi="Cambria Math"/>
                <w:bCs/>
                <w:i/>
                <w:iCs/>
                <w:szCs w:val="21"/>
              </w:rPr>
            </m:ctrlPr>
          </m:dPr>
          <m:e>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e>
        </m:d>
      </m:oMath>
      <w:r w:rsidR="00E115C0" w:rsidRPr="0016267E">
        <w:rPr>
          <w:rFonts w:hint="eastAsia"/>
          <w:bCs/>
          <w:iCs/>
          <w:szCs w:val="21"/>
        </w:rPr>
        <w:t xml:space="preserve"> </w:t>
      </w:r>
      <w:r w:rsidR="00E115C0" w:rsidRPr="0016267E">
        <w:rPr>
          <w:bCs/>
          <w:iCs/>
          <w:szCs w:val="21"/>
        </w:rPr>
        <w:t xml:space="preserve">can be easily obtained by extracting the specific elements in </w:t>
      </w:r>
      <m:oMath>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oMath>
      <w:r w:rsidR="00E115C0" w:rsidRPr="0016267E">
        <w:rPr>
          <w:rFonts w:hint="eastAsia"/>
          <w:iCs/>
          <w:szCs w:val="21"/>
        </w:rPr>
        <w:t xml:space="preserve"> </w:t>
      </w:r>
      <w:r w:rsidR="00E115C0" w:rsidRPr="0016267E">
        <w:rPr>
          <w:iCs/>
          <w:szCs w:val="21"/>
        </w:rPr>
        <w:t xml:space="preserve">and </w:t>
      </w:r>
      <m:oMath>
        <m:r>
          <m:rPr>
            <m:sty m:val="p"/>
          </m:rPr>
          <w:rPr>
            <w:rFonts w:ascii="Cambria Math" w:hAnsi="Cambria Math"/>
            <w:szCs w:val="21"/>
          </w:rPr>
          <m:t>cov</m:t>
        </m:r>
        <m:d>
          <m:dPr>
            <m:ctrlPr>
              <w:rPr>
                <w:rFonts w:ascii="Cambria Math" w:hAnsi="Cambria Math"/>
                <w:i/>
                <w:iCs/>
                <w:szCs w:val="21"/>
              </w:rPr>
            </m:ctrlPr>
          </m:dPr>
          <m:e>
            <m:sSup>
              <m:sSupPr>
                <m:ctrlPr>
                  <w:rPr>
                    <w:rFonts w:ascii="Cambria Math" w:hAnsi="Cambria Math"/>
                    <w:i/>
                    <w:iCs/>
                    <w:szCs w:val="21"/>
                  </w:rPr>
                </m:ctrlPr>
              </m:sSupPr>
              <m:e>
                <m:acc>
                  <m:accPr>
                    <m:ctrlPr>
                      <w:rPr>
                        <w:rFonts w:ascii="Cambria Math" w:hAnsi="Cambria Math"/>
                        <w:b/>
                        <w:i/>
                        <w:szCs w:val="21"/>
                      </w:rPr>
                    </m:ctrlPr>
                  </m:accPr>
                  <m:e>
                    <m:r>
                      <m:rPr>
                        <m:sty m:val="bi"/>
                      </m:rPr>
                      <w:rPr>
                        <w:rFonts w:ascii="Cambria Math" w:hAnsi="Cambria Math"/>
                        <w:szCs w:val="21"/>
                      </w:rPr>
                      <m:t>ξ</m:t>
                    </m:r>
                  </m:e>
                </m:acc>
              </m:e>
              <m:sup>
                <m:r>
                  <w:rPr>
                    <w:rFonts w:ascii="Cambria Math" w:hAnsi="Cambria Math"/>
                    <w:szCs w:val="21"/>
                  </w:rPr>
                  <m:t>*</m:t>
                </m:r>
              </m:sup>
            </m:sSup>
          </m:e>
        </m:d>
      </m:oMath>
      <w:r w:rsidR="00E115C0" w:rsidRPr="0016267E">
        <w:rPr>
          <w:bCs/>
          <w:iCs/>
          <w:szCs w:val="21"/>
        </w:rPr>
        <w:t>, respectively.</w:t>
      </w:r>
    </w:p>
    <w:p w14:paraId="34AB5541" w14:textId="448CBAA0" w:rsidR="00B8081F" w:rsidRPr="0016267E" w:rsidRDefault="00D91F51" w:rsidP="004F2C21">
      <w:pPr>
        <w:rPr>
          <w:bCs/>
          <w:iCs/>
          <w:szCs w:val="21"/>
        </w:rPr>
      </w:pPr>
      <w:r w:rsidRPr="0016267E">
        <w:rPr>
          <w:rFonts w:hint="eastAsia"/>
          <w:bCs/>
          <w:iCs/>
          <w:szCs w:val="21"/>
        </w:rPr>
        <w:t xml:space="preserve"> </w:t>
      </w:r>
      <w:r w:rsidR="00DC7208" w:rsidRPr="0016267E">
        <w:rPr>
          <w:bCs/>
          <w:iCs/>
          <w:szCs w:val="21"/>
        </w:rPr>
        <w:t xml:space="preserve"> When we need to predict the ERR, defined by </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new</m:t>
            </m:r>
          </m:sub>
          <m:sup>
            <m:r>
              <w:rPr>
                <w:rFonts w:ascii="Cambria Math" w:hAnsi="Cambria Math"/>
              </w:rPr>
              <m:t>'</m:t>
            </m:r>
          </m:sup>
        </m:sSubSup>
      </m:oMath>
      <w:r w:rsidR="00DC7208" w:rsidRPr="0016267E">
        <w:rPr>
          <w:rFonts w:hint="eastAsia"/>
        </w:rPr>
        <w:t>,</w:t>
      </w:r>
      <w:r w:rsidR="00837212" w:rsidRPr="0016267E">
        <w:rPr>
          <w:bCs/>
          <w:iCs/>
          <w:szCs w:val="21"/>
        </w:rPr>
        <w:t xml:space="preserve"> in a new region, based on </w:t>
      </w:r>
      <w:r w:rsidR="00160DB3">
        <w:rPr>
          <w:bCs/>
          <w:iCs/>
          <w:szCs w:val="21"/>
        </w:rPr>
        <w:t>E</w:t>
      </w:r>
      <w:r w:rsidR="00837212" w:rsidRPr="0016267E">
        <w:rPr>
          <w:bCs/>
          <w:iCs/>
          <w:szCs w:val="21"/>
        </w:rPr>
        <w:t xml:space="preserve">xpression </w:t>
      </w:r>
      <w:r w:rsidR="00DC7208" w:rsidRPr="0016267E">
        <w:rPr>
          <w:bCs/>
          <w:iCs/>
          <w:szCs w:val="21"/>
        </w:rPr>
        <w:fldChar w:fldCharType="begin"/>
      </w:r>
      <w:r w:rsidR="00DC7208" w:rsidRPr="0016267E">
        <w:rPr>
          <w:bCs/>
          <w:iCs/>
          <w:szCs w:val="21"/>
        </w:rPr>
        <w:instrText xml:space="preserve"> REF _Ref104584149 \h </w:instrText>
      </w:r>
      <w:r w:rsidR="00DC7208" w:rsidRPr="0016267E">
        <w:rPr>
          <w:bCs/>
          <w:iCs/>
          <w:szCs w:val="21"/>
        </w:rPr>
      </w:r>
      <w:r w:rsidR="00DC7208" w:rsidRPr="0016267E">
        <w:rPr>
          <w:bCs/>
          <w:iCs/>
          <w:szCs w:val="21"/>
        </w:rPr>
        <w:fldChar w:fldCharType="separate"/>
      </w:r>
      <w:ins w:id="246" w:author="wang wei" w:date="2022-11-07T10:50:00Z">
        <w:r w:rsidR="00734AAA" w:rsidRPr="0016267E">
          <w:rPr>
            <w:rFonts w:hint="eastAsia"/>
            <w:szCs w:val="21"/>
          </w:rPr>
          <w:t>(</w:t>
        </w:r>
        <w:r w:rsidR="00734AAA">
          <w:rPr>
            <w:noProof/>
            <w:szCs w:val="21"/>
          </w:rPr>
          <w:t>6</w:t>
        </w:r>
        <w:r w:rsidR="00734AAA" w:rsidRPr="0016267E">
          <w:rPr>
            <w:szCs w:val="21"/>
          </w:rPr>
          <w:t>)</w:t>
        </w:r>
      </w:ins>
      <w:del w:id="247" w:author="wang wei" w:date="2022-11-07T10:50:00Z">
        <w:r w:rsidR="00A92CD2" w:rsidRPr="0016267E" w:rsidDel="00734AAA">
          <w:rPr>
            <w:rFonts w:hint="eastAsia"/>
            <w:szCs w:val="21"/>
          </w:rPr>
          <w:delText>(</w:delText>
        </w:r>
        <w:r w:rsidR="00A92CD2" w:rsidDel="00734AAA">
          <w:rPr>
            <w:noProof/>
            <w:szCs w:val="21"/>
          </w:rPr>
          <w:delText>6</w:delText>
        </w:r>
        <w:r w:rsidR="00A92CD2" w:rsidRPr="0016267E" w:rsidDel="00734AAA">
          <w:rPr>
            <w:szCs w:val="21"/>
          </w:rPr>
          <w:delText>)</w:delText>
        </w:r>
      </w:del>
      <w:r w:rsidR="00DC7208" w:rsidRPr="0016267E">
        <w:rPr>
          <w:bCs/>
          <w:iCs/>
          <w:szCs w:val="21"/>
        </w:rPr>
        <w:fldChar w:fldCharType="end"/>
      </w:r>
      <w:r w:rsidR="00DC7208" w:rsidRPr="0016267E">
        <w:rPr>
          <w:bCs/>
          <w:iCs/>
          <w:szCs w:val="21"/>
        </w:rPr>
        <w:t>,</w:t>
      </w:r>
      <w:r w:rsidR="00DC7208" w:rsidRPr="0016267E">
        <w:rPr>
          <w:rFonts w:ascii="Cambria Math" w:hAnsi="Cambria Math"/>
          <w:i/>
        </w:rPr>
        <w:t xml:space="preserve"> </w:t>
      </w: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new</m:t>
            </m:r>
          </m:sub>
          <m:sup>
            <m:r>
              <w:rPr>
                <w:rFonts w:ascii="Cambria Math" w:hAnsi="Cambria Math"/>
              </w:rPr>
              <m:t>'</m:t>
            </m:r>
          </m:sup>
        </m:sSubSup>
      </m:oMath>
      <w:r w:rsidR="00DC7208" w:rsidRPr="0016267E">
        <w:rPr>
          <w:bCs/>
          <w:iCs/>
          <w:szCs w:val="21"/>
        </w:rPr>
        <w:t xml:space="preserve"> can be calculated as</w:t>
      </w:r>
    </w:p>
    <w:p w14:paraId="4C4B490B" w14:textId="7E1D0E93" w:rsidR="00952B7D" w:rsidRPr="0016267E" w:rsidRDefault="00000000" w:rsidP="00DC7208">
      <w:pPr>
        <w:wordWrap w:val="0"/>
        <w:jc w:val="right"/>
        <w:rPr>
          <w:vanish/>
          <w:szCs w:val="21"/>
          <w:specVanish/>
        </w:rPr>
      </w:pPr>
      <m:oMath>
        <m:sSubSup>
          <m:sSubSupPr>
            <m:ctrlPr>
              <w:rPr>
                <w:rFonts w:ascii="Cambria Math" w:hAnsi="Cambria Math"/>
                <w:i/>
              </w:rPr>
            </m:ctrlPr>
          </m:sSubSupPr>
          <m:e>
            <m:acc>
              <m:accPr>
                <m:ctrlPr>
                  <w:rPr>
                    <w:rFonts w:ascii="Cambria Math" w:hAnsi="Cambria Math"/>
                    <w:b/>
                    <w:i/>
                  </w:rPr>
                </m:ctrlPr>
              </m:accPr>
              <m:e>
                <m:r>
                  <m:rPr>
                    <m:sty m:val="bi"/>
                  </m:rPr>
                  <w:rPr>
                    <w:rFonts w:ascii="Cambria Math" w:hAnsi="Cambria Math"/>
                  </w:rPr>
                  <m:t>θ</m:t>
                </m:r>
              </m:e>
            </m:acc>
          </m:e>
          <m:sub>
            <m:r>
              <w:rPr>
                <w:rFonts w:ascii="Cambria Math" w:hAnsi="Cambria Math"/>
              </w:rPr>
              <m:t>new</m:t>
            </m:r>
          </m:sub>
          <m:sup>
            <m:r>
              <w:rPr>
                <w:rFonts w:ascii="Cambria Math" w:hAnsi="Cambria Math"/>
              </w:rPr>
              <m:t>'</m:t>
            </m:r>
          </m:sup>
        </m:sSubSup>
        <m:r>
          <w:rPr>
            <w:rFonts w:ascii="Cambria Math" w:hAnsi="Cambria Math"/>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new</m:t>
            </m:r>
          </m:sub>
        </m:sSub>
        <m:acc>
          <m:accPr>
            <m:ctrlPr>
              <w:rPr>
                <w:rFonts w:ascii="Cambria Math" w:hAnsi="Cambria Math"/>
                <w:b/>
                <w:i/>
                <w:szCs w:val="21"/>
              </w:rPr>
            </m:ctrlPr>
          </m:accPr>
          <m:e>
            <m:r>
              <m:rPr>
                <m:sty m:val="bi"/>
              </m:rPr>
              <w:rPr>
                <w:rFonts w:ascii="Cambria Math" w:hAnsi="Cambria Math"/>
                <w:szCs w:val="21"/>
              </w:rPr>
              <m:t>β</m:t>
            </m:r>
          </m:e>
        </m:acc>
        <m:r>
          <w:rPr>
            <w:rFonts w:ascii="Cambria Math" w:hAnsi="Cambria Math"/>
            <w:szCs w:val="21"/>
          </w:rPr>
          <m:t>+</m:t>
        </m:r>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new</m:t>
            </m:r>
          </m:sub>
        </m:sSub>
        <m:r>
          <w:rPr>
            <w:rFonts w:ascii="Cambria Math" w:hAnsi="Cambria Math"/>
            <w:szCs w:val="21"/>
          </w:rPr>
          <m:t>=</m:t>
        </m:r>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new</m:t>
            </m:r>
          </m:sub>
        </m:sSub>
        <m:acc>
          <m:accPr>
            <m:ctrlPr>
              <w:rPr>
                <w:rFonts w:ascii="Cambria Math" w:hAnsi="Cambria Math"/>
                <w:b/>
                <w:i/>
                <w:szCs w:val="21"/>
              </w:rPr>
            </m:ctrlPr>
          </m:accPr>
          <m:e>
            <m:r>
              <m:rPr>
                <m:sty m:val="bi"/>
              </m:rPr>
              <w:rPr>
                <w:rFonts w:ascii="Cambria Math" w:hAnsi="Cambria Math"/>
                <w:szCs w:val="21"/>
              </w:rPr>
              <m:t>β</m:t>
            </m:r>
          </m:e>
        </m:acc>
        <m:r>
          <m:rPr>
            <m:sty m:val="bi"/>
          </m:rPr>
          <w:rPr>
            <w:rFonts w:ascii="Cambria Math" w:hAnsi="Cambria Math"/>
            <w:szCs w:val="21"/>
          </w:rPr>
          <m:t>+</m:t>
        </m:r>
        <m:f>
          <m:fPr>
            <m:ctrlPr>
              <w:rPr>
                <w:rFonts w:ascii="Cambria Math" w:hAnsi="Cambria Math"/>
                <w:i/>
                <w:szCs w:val="21"/>
              </w:rPr>
            </m:ctrlPr>
          </m:fPr>
          <m:num>
            <m:acc>
              <m:accPr>
                <m:ctrlPr>
                  <w:rPr>
                    <w:rFonts w:ascii="Cambria Math" w:hAnsi="Cambria Math"/>
                    <w:i/>
                  </w:rPr>
                </m:ctrlPr>
              </m:accPr>
              <m:e>
                <m:r>
                  <w:rPr>
                    <w:rFonts w:ascii="Cambria Math" w:hAnsi="Cambria Math"/>
                  </w:rPr>
                  <m:t>ρ</m:t>
                </m:r>
              </m:e>
            </m:acc>
          </m:num>
          <m:den>
            <m:r>
              <w:rPr>
                <w:rFonts w:ascii="Cambria Math" w:hAnsi="Cambria Math"/>
                <w:szCs w:val="21"/>
              </w:rPr>
              <m:t>1-</m:t>
            </m:r>
            <m:acc>
              <m:accPr>
                <m:ctrlPr>
                  <w:rPr>
                    <w:rFonts w:ascii="Cambria Math" w:hAnsi="Cambria Math"/>
                    <w:i/>
                  </w:rPr>
                </m:ctrlPr>
              </m:accPr>
              <m:e>
                <m:r>
                  <w:rPr>
                    <w:rFonts w:ascii="Cambria Math" w:hAnsi="Cambria Math"/>
                  </w:rPr>
                  <m:t>ρ</m:t>
                </m:r>
              </m:e>
            </m:acc>
            <m:r>
              <w:rPr>
                <w:rFonts w:ascii="Cambria Math" w:hAnsi="Cambria Math"/>
              </w:rPr>
              <m:t>+</m:t>
            </m:r>
            <m:sSub>
              <m:sSubPr>
                <m:ctrlPr>
                  <w:rPr>
                    <w:rFonts w:ascii="Cambria Math" w:hAnsi="Cambria Math"/>
                    <w:i/>
                    <w:szCs w:val="21"/>
                  </w:rPr>
                </m:ctrlPr>
              </m:sSubPr>
              <m:e>
                <m:acc>
                  <m:accPr>
                    <m:ctrlPr>
                      <w:rPr>
                        <w:rFonts w:ascii="Cambria Math" w:hAnsi="Cambria Math"/>
                        <w:i/>
                      </w:rPr>
                    </m:ctrlPr>
                  </m:accPr>
                  <m:e>
                    <m:r>
                      <w:rPr>
                        <w:rFonts w:ascii="Cambria Math" w:hAnsi="Cambria Math"/>
                      </w:rPr>
                      <m:t>ρ</m:t>
                    </m:r>
                  </m:e>
                </m:acc>
                <m:r>
                  <m:rPr>
                    <m:scr m:val="script"/>
                  </m:rPr>
                  <w:rPr>
                    <w:rFonts w:ascii="Cambria Math" w:hAnsi="Cambria Math"/>
                    <w:szCs w:val="21"/>
                  </w:rPr>
                  <m:t>N</m:t>
                </m:r>
              </m:e>
              <m:sub>
                <m:r>
                  <w:rPr>
                    <w:rFonts w:ascii="Cambria Math" w:hAnsi="Cambria Math"/>
                    <w:szCs w:val="21"/>
                  </w:rPr>
                  <m:t>new</m:t>
                </m:r>
              </m:sub>
            </m:sSub>
          </m:den>
        </m:f>
        <m:nary>
          <m:naryPr>
            <m:chr m:val="∑"/>
            <m:limLoc m:val="undOvr"/>
            <m:supHide m:val="1"/>
            <m:ctrlPr>
              <w:rPr>
                <w:rFonts w:ascii="Cambria Math" w:hAnsi="Cambria Math"/>
                <w:i/>
                <w:szCs w:val="21"/>
              </w:rPr>
            </m:ctrlPr>
          </m:naryPr>
          <m:sub>
            <m:r>
              <w:rPr>
                <w:rFonts w:ascii="Cambria Math" w:hAnsi="Cambria Math"/>
                <w:szCs w:val="21"/>
              </w:rPr>
              <m:t>i~new</m:t>
            </m:r>
          </m:sub>
          <m:sup/>
          <m:e>
            <m:sSub>
              <m:sSubPr>
                <m:ctrlPr>
                  <w:rPr>
                    <w:rFonts w:ascii="Cambria Math" w:hAnsi="Cambria Math"/>
                    <w:i/>
                    <w:szCs w:val="21"/>
                  </w:rPr>
                </m:ctrlPr>
              </m:sSubPr>
              <m:e>
                <m:acc>
                  <m:accPr>
                    <m:ctrlPr>
                      <w:rPr>
                        <w:rFonts w:ascii="Cambria Math" w:hAnsi="Cambria Math"/>
                        <w:b/>
                        <w:i/>
                        <w:szCs w:val="21"/>
                      </w:rPr>
                    </m:ctrlPr>
                  </m:accPr>
                  <m:e>
                    <m:r>
                      <m:rPr>
                        <m:sty m:val="bi"/>
                      </m:rPr>
                      <w:rPr>
                        <w:rFonts w:ascii="Cambria Math" w:hAnsi="Cambria Math"/>
                        <w:szCs w:val="21"/>
                      </w:rPr>
                      <m:t>ξ</m:t>
                    </m:r>
                  </m:e>
                </m:acc>
              </m:e>
              <m:sub>
                <m:r>
                  <w:rPr>
                    <w:rFonts w:ascii="Cambria Math" w:hAnsi="Cambria Math"/>
                    <w:szCs w:val="21"/>
                  </w:rPr>
                  <m:t>i</m:t>
                </m:r>
              </m:sub>
            </m:sSub>
          </m:e>
        </m:nary>
        <m:r>
          <w:rPr>
            <w:rFonts w:ascii="Cambria Math" w:hAnsi="Cambria Math"/>
            <w:szCs w:val="21"/>
          </w:rPr>
          <m:t xml:space="preserve"> ,</m:t>
        </m:r>
      </m:oMath>
      <w:r w:rsidR="00EE6EDD">
        <w:rPr>
          <w:rFonts w:hint="eastAsia"/>
          <w:szCs w:val="21"/>
        </w:rPr>
        <w:t xml:space="preserve"> </w:t>
      </w:r>
      <w:r w:rsidR="00EE6EDD">
        <w:rPr>
          <w:szCs w:val="21"/>
        </w:rPr>
        <w:tab/>
      </w:r>
      <w:r w:rsidR="00EE6EDD">
        <w:rPr>
          <w:szCs w:val="21"/>
        </w:rPr>
        <w:tab/>
      </w:r>
    </w:p>
    <w:p w14:paraId="3D7FF4E6" w14:textId="4F9EAA25" w:rsidR="00DC7208" w:rsidRPr="0016267E" w:rsidRDefault="00D91F51" w:rsidP="00DC7208">
      <w:pPr>
        <w:pStyle w:val="af"/>
        <w:rPr>
          <w:szCs w:val="21"/>
        </w:rPr>
      </w:pPr>
      <w:r w:rsidRPr="0016267E">
        <w:rPr>
          <w:szCs w:val="21"/>
        </w:rPr>
        <w:t xml:space="preserve"> </w:t>
      </w:r>
      <w:bookmarkStart w:id="248" w:name="_Ref104584849"/>
      <w:r w:rsidRPr="0016267E">
        <w:rPr>
          <w:rFonts w:hint="eastAsia"/>
          <w:szCs w:val="21"/>
        </w:rPr>
        <w:t>(</w:t>
      </w:r>
      <w:r w:rsidRPr="0016267E">
        <w:rPr>
          <w:szCs w:val="21"/>
        </w:rPr>
        <w:fldChar w:fldCharType="begin"/>
      </w:r>
      <w:r w:rsidRPr="0016267E">
        <w:rPr>
          <w:szCs w:val="21"/>
        </w:rPr>
        <w:instrText xml:space="preserve"> </w:instrText>
      </w:r>
      <w:r w:rsidRPr="0016267E">
        <w:rPr>
          <w:rFonts w:hint="eastAsia"/>
          <w:szCs w:val="21"/>
        </w:rPr>
        <w:instrText>SEQ Equation \* ARABIC</w:instrText>
      </w:r>
      <w:r w:rsidRPr="0016267E">
        <w:rPr>
          <w:szCs w:val="21"/>
        </w:rPr>
        <w:instrText xml:space="preserve"> </w:instrText>
      </w:r>
      <w:r w:rsidRPr="0016267E">
        <w:rPr>
          <w:szCs w:val="21"/>
        </w:rPr>
        <w:fldChar w:fldCharType="separate"/>
      </w:r>
      <w:r w:rsidR="00734AAA">
        <w:rPr>
          <w:noProof/>
          <w:szCs w:val="21"/>
        </w:rPr>
        <w:t>11</w:t>
      </w:r>
      <w:r w:rsidRPr="0016267E">
        <w:rPr>
          <w:szCs w:val="21"/>
        </w:rPr>
        <w:fldChar w:fldCharType="end"/>
      </w:r>
      <w:r w:rsidRPr="0016267E">
        <w:rPr>
          <w:szCs w:val="21"/>
        </w:rPr>
        <w:t>)</w:t>
      </w:r>
      <w:bookmarkEnd w:id="248"/>
    </w:p>
    <w:p w14:paraId="4EF46F71" w14:textId="3CF7C9AD" w:rsidR="00DC7208" w:rsidRPr="0016267E" w:rsidRDefault="00D91F51" w:rsidP="00DC7208">
      <w:r w:rsidRPr="0016267E">
        <w:t xml:space="preserve">where </w:t>
      </w:r>
      <m:oMath>
        <m:sSub>
          <m:sSubPr>
            <m:ctrlPr>
              <w:rPr>
                <w:rFonts w:ascii="Cambria Math" w:hAnsi="Cambria Math"/>
                <w:b/>
                <w:bCs/>
                <w:iCs/>
                <w:szCs w:val="21"/>
              </w:rPr>
            </m:ctrlPr>
          </m:sSubPr>
          <m:e>
            <m:r>
              <m:rPr>
                <m:sty m:val="b"/>
              </m:rPr>
              <w:rPr>
                <w:rFonts w:ascii="Cambria Math" w:hAnsi="Cambria Math"/>
                <w:szCs w:val="21"/>
              </w:rPr>
              <m:t>X</m:t>
            </m:r>
          </m:e>
          <m:sub>
            <m:r>
              <w:rPr>
                <w:rFonts w:ascii="Cambria Math" w:hAnsi="Cambria Math"/>
                <w:szCs w:val="21"/>
              </w:rPr>
              <m:t>new</m:t>
            </m:r>
          </m:sub>
        </m:sSub>
      </m:oMath>
      <w:r w:rsidRPr="0016267E">
        <w:rPr>
          <w:rFonts w:hint="eastAsia"/>
          <w:b/>
          <w:bCs/>
          <w:iCs/>
          <w:szCs w:val="21"/>
        </w:rPr>
        <w:t xml:space="preserve"> </w:t>
      </w:r>
      <w:r w:rsidR="001226E6" w:rsidRPr="0016267E">
        <w:rPr>
          <w:iCs/>
          <w:szCs w:val="21"/>
        </w:rPr>
        <w:t>is the predictor matrix in the new region. As such, MCMAR is able to obtain a high-resolution spatial distribution in ERRs.</w:t>
      </w:r>
    </w:p>
    <w:p w14:paraId="4CE9F8EF" w14:textId="42DB3C96" w:rsidR="00F47995" w:rsidRPr="0016267E" w:rsidRDefault="00D91F51" w:rsidP="00F47995">
      <w:pPr>
        <w:pStyle w:val="2"/>
      </w:pPr>
      <w:r w:rsidRPr="0016267E">
        <w:t>3. Motivating example</w:t>
      </w:r>
    </w:p>
    <w:p w14:paraId="418FF4AA" w14:textId="237D6006" w:rsidR="00F47995" w:rsidRPr="0016267E" w:rsidRDefault="00AD453E" w:rsidP="00F47995">
      <w:r w:rsidRPr="0016267E">
        <w:t xml:space="preserve">In this section, a published motivating example was used to compare MCMAR to MMR. This example derives from Xiong et al.’s work </w:t>
      </w:r>
      <w:r w:rsidRPr="0016267E">
        <w:fldChar w:fldCharType="begin"/>
      </w:r>
      <w:r w:rsidR="00530407">
        <w:instrText xml:space="preserve"> ADDIN EN.CITE &lt;EndNote&gt;&lt;Cite&gt;&lt;Author&gt;Xiao&lt;/Author&gt;&lt;Year&gt;2017&lt;/Year&gt;&lt;RecNum&gt;55&lt;/RecNum&gt;&lt;DisplayText&gt;&lt;style face="superscript"&gt;[24]&lt;/style&gt;&lt;/DisplayText&gt;&lt;record&gt;&lt;rec-number&gt;55&lt;/rec-number&gt;&lt;foreign-keys&gt;&lt;key app="EN" db-id="2rwasr2aazvtwietz2j5029cwd9drpd5vp9p" timestamp="1650988117"&gt;55&lt;/key&gt;&lt;/foreign-keys&gt;&lt;ref-type name="Journal Article"&gt;17&lt;/ref-type&gt;&lt;contributors&gt;&lt;authors&gt;&lt;author&gt;Xiao, X.&lt;/author&gt;&lt;author&gt;Gasparrini, A.&lt;/author&gt;&lt;author&gt;Huang, J.&lt;/author&gt;&lt;author&gt;Liao, Q. H.&lt;/author&gt;&lt;author&gt;Liu, F. F.&lt;/author&gt;&lt;author&gt;Yin, F.&lt;/author&gt;&lt;author&gt;Yu, H. J.&lt;/author&gt;&lt;author&gt;Li, X. S.&lt;/author&gt;&lt;/authors&gt;&lt;/contributors&gt;&lt;titles&gt;&lt;title&gt;The exposure-response relationship between temperature and childhood hand, foot and mouth disease: A multicity study from mainland China&lt;/title&gt;&lt;secondary-title&gt;Environment International&lt;/secondary-title&gt;&lt;/titles&gt;&lt;periodical&gt;&lt;full-title&gt;Environment International&lt;/full-title&gt;&lt;/periodical&gt;&lt;pages&gt;102-109&lt;/pages&gt;&lt;volume&gt;100&lt;/volume&gt;&lt;dates&gt;&lt;year&gt;2017&lt;/year&gt;&lt;pub-dates&gt;&lt;date&gt;Mar&lt;/date&gt;&lt;/pub-dates&gt;&lt;/dates&gt;&lt;isbn&gt;0160-4120&lt;/isbn&gt;&lt;accession-num&gt;WOS:000394076900005&lt;/accession-num&gt;&lt;urls&gt;&lt;related-urls&gt;&lt;url&gt;&amp;lt;Go to ISI&amp;gt;://WOS:000394076900005&lt;/url&gt;&lt;/related-urls&gt;&lt;/urls&gt;&lt;electronic-resource-num&gt;10.1016/j.envint.2016.11.021&lt;/electronic-resource-num&gt;&lt;/record&gt;&lt;/Cite&gt;&lt;/EndNote&gt;</w:instrText>
      </w:r>
      <w:r w:rsidRPr="0016267E">
        <w:fldChar w:fldCharType="separate"/>
      </w:r>
      <w:r w:rsidR="00530407" w:rsidRPr="00530407">
        <w:rPr>
          <w:noProof/>
          <w:vertAlign w:val="superscript"/>
        </w:rPr>
        <w:t>[24]</w:t>
      </w:r>
      <w:r w:rsidRPr="0016267E">
        <w:fldChar w:fldCharType="end"/>
      </w:r>
      <w:r w:rsidRPr="0016267E">
        <w:rPr>
          <w:rFonts w:eastAsia="等线"/>
        </w:rPr>
        <w:t>,</w:t>
      </w:r>
      <w:r w:rsidRPr="0016267E">
        <w:t xml:space="preserve"> in which the </w:t>
      </w:r>
      <w:ins w:id="249" w:author="wang wei" w:date="2022-11-07T10:21:00Z">
        <w:r w:rsidR="00B61978">
          <w:t xml:space="preserve">commonly used </w:t>
        </w:r>
      </w:ins>
      <w:r w:rsidRPr="0016267E">
        <w:t xml:space="preserve">MMR-based two-stage strategy was </w:t>
      </w:r>
      <w:del w:id="250" w:author="wang wei" w:date="2022-11-07T10:21:00Z">
        <w:r w:rsidRPr="0016267E" w:rsidDel="00B61978">
          <w:delText xml:space="preserve">used </w:delText>
        </w:r>
      </w:del>
      <w:ins w:id="251" w:author="wang wei" w:date="2022-11-07T10:21:00Z">
        <w:r w:rsidR="00B61978">
          <w:t>employed</w:t>
        </w:r>
        <w:r w:rsidR="00B61978" w:rsidRPr="0016267E">
          <w:t xml:space="preserve"> </w:t>
        </w:r>
      </w:ins>
      <w:r w:rsidRPr="0016267E">
        <w:t xml:space="preserve">to study the ERRs between temperature and </w:t>
      </w:r>
      <w:bookmarkStart w:id="252" w:name="_Hlk104633390"/>
      <w:r w:rsidRPr="0016267E">
        <w:t>hand, foot and mouth disease (HFMD)</w:t>
      </w:r>
      <w:bookmarkEnd w:id="252"/>
      <w:r w:rsidR="002E2D7C" w:rsidRPr="0016267E">
        <w:t xml:space="preserve"> from 143 prefecture-level cities in China. </w:t>
      </w:r>
      <w:ins w:id="253" w:author="wang wei" w:date="2022-11-04T16:10:00Z">
        <w:r w:rsidR="00937583">
          <w:t>I</w:t>
        </w:r>
      </w:ins>
      <w:ins w:id="254" w:author="wang wei" w:date="2022-11-04T16:09:00Z">
        <w:r w:rsidR="00937583">
          <w:t xml:space="preserve">n the </w:t>
        </w:r>
      </w:ins>
      <w:ins w:id="255" w:author="wang wei" w:date="2022-11-04T16:10:00Z">
        <w:r w:rsidR="00937583">
          <w:t xml:space="preserve">first stage, </w:t>
        </w:r>
      </w:ins>
      <w:ins w:id="256" w:author="wang wei" w:date="2022-11-04T16:11:00Z">
        <w:r w:rsidR="00937583">
          <w:t xml:space="preserve">a </w:t>
        </w:r>
      </w:ins>
      <w:ins w:id="257" w:author="wang wei" w:date="2022-11-04T16:10:00Z">
        <w:r w:rsidR="00937583">
          <w:t xml:space="preserve">DLNM </w:t>
        </w:r>
      </w:ins>
      <w:ins w:id="258" w:author="wang wei" w:date="2022-11-04T16:11:00Z">
        <w:r w:rsidR="00937583">
          <w:t xml:space="preserve">was independently constructed for each city </w:t>
        </w:r>
      </w:ins>
      <w:ins w:id="259" w:author="wang wei" w:date="2022-11-04T16:12:00Z">
        <w:r w:rsidR="00937583">
          <w:t>to obtain a rough region-specific ERR</w:t>
        </w:r>
      </w:ins>
      <w:ins w:id="260" w:author="wang wei" w:date="2022-11-04T16:13:00Z">
        <w:r w:rsidR="00937583">
          <w:t xml:space="preserve">. Then a multivariate meta-regression was used </w:t>
        </w:r>
      </w:ins>
      <w:ins w:id="261" w:author="wang wei" w:date="2022-11-04T16:14:00Z">
        <w:r w:rsidR="00937583">
          <w:t>to obtain the average ERR and explore the causes of heterogeneity</w:t>
        </w:r>
      </w:ins>
      <w:ins w:id="262" w:author="wang wei" w:date="2022-11-04T16:15:00Z">
        <w:r w:rsidR="00937583">
          <w:t xml:space="preserve"> in ERRs</w:t>
        </w:r>
      </w:ins>
      <w:ins w:id="263" w:author="wang wei" w:date="2022-11-04T16:14:00Z">
        <w:r w:rsidR="00937583">
          <w:t>.</w:t>
        </w:r>
      </w:ins>
      <w:ins w:id="264" w:author="wang wei" w:date="2022-11-04T16:13:00Z">
        <w:r w:rsidR="00937583">
          <w:t xml:space="preserve"> </w:t>
        </w:r>
      </w:ins>
      <w:ins w:id="265" w:author="wang wei" w:date="2022-11-04T16:15:00Z">
        <w:r w:rsidR="00937583">
          <w:t xml:space="preserve">In this work, </w:t>
        </w:r>
      </w:ins>
      <w:del w:id="266" w:author="wang wei" w:date="2022-11-04T16:15:00Z">
        <w:r w:rsidR="002E2D7C" w:rsidRPr="0016267E" w:rsidDel="00937583">
          <w:delText>B</w:delText>
        </w:r>
      </w:del>
      <w:ins w:id="267" w:author="wang wei" w:date="2022-11-04T16:15:00Z">
        <w:r w:rsidR="00937583">
          <w:t>b</w:t>
        </w:r>
      </w:ins>
      <w:r w:rsidR="002E2D7C" w:rsidRPr="0016267E">
        <w:t xml:space="preserve">ased on the region-specific ERRs estimated </w:t>
      </w:r>
      <w:del w:id="268" w:author="wang wei" w:date="2022-11-04T16:15:00Z">
        <w:r w:rsidR="002E2D7C" w:rsidRPr="0016267E" w:rsidDel="00937583">
          <w:delText xml:space="preserve">by stratified DLNMs </w:delText>
        </w:r>
      </w:del>
      <w:r w:rsidR="002E2D7C" w:rsidRPr="0016267E">
        <w:t xml:space="preserve">in the first stage </w:t>
      </w:r>
      <w:del w:id="269" w:author="wang wei" w:date="2022-11-04T16:16:00Z">
        <w:r w:rsidR="002E2D7C" w:rsidRPr="0016267E" w:rsidDel="00937583">
          <w:delText xml:space="preserve">in </w:delText>
        </w:r>
      </w:del>
      <w:ins w:id="270" w:author="wang wei" w:date="2022-11-04T16:16:00Z">
        <w:r w:rsidR="00937583">
          <w:t>by</w:t>
        </w:r>
        <w:r w:rsidR="00937583" w:rsidRPr="0016267E">
          <w:t xml:space="preserve"> </w:t>
        </w:r>
      </w:ins>
      <w:r w:rsidR="002E2D7C" w:rsidRPr="0016267E">
        <w:t>Xiong et al.’s work, we used the proposed MCMAR model to reanalyze the ERRs in the second stage. Then</w:t>
      </w:r>
      <w:r w:rsidRPr="0016267E">
        <w:rPr>
          <w:rFonts w:eastAsia="等线"/>
        </w:rPr>
        <w:t>,</w:t>
      </w:r>
      <w:r w:rsidR="002E2D7C" w:rsidRPr="0016267E">
        <w:t xml:space="preserve"> the reanalyzed result was compared to that in Xiong et al.’s work.</w:t>
      </w:r>
      <w:r w:rsidR="0016009E">
        <w:t xml:space="preserve"> Notably, the spatial </w:t>
      </w:r>
      <w:r w:rsidR="0016009E">
        <w:lastRenderedPageBreak/>
        <w:t xml:space="preserve">distribution of ERRs was not presented by Xiong </w:t>
      </w:r>
      <w:r w:rsidR="0016009E" w:rsidRPr="0016267E">
        <w:t>et al.</w:t>
      </w:r>
      <w:r w:rsidR="0016009E">
        <w:t>, possibly due to the limitation of MMR.</w:t>
      </w:r>
    </w:p>
    <w:p w14:paraId="3D3D8C0D" w14:textId="6A8D4D17" w:rsidR="00F87F19" w:rsidRPr="0016267E" w:rsidRDefault="00D91F51" w:rsidP="002F239E">
      <w:pPr>
        <w:pStyle w:val="3"/>
      </w:pPr>
      <w:r w:rsidRPr="0016267E">
        <w:rPr>
          <w:rFonts w:hint="eastAsia"/>
        </w:rPr>
        <w:t>3</w:t>
      </w:r>
      <w:r w:rsidRPr="0016267E">
        <w:t>.1. ERR between temperature and HFMD</w:t>
      </w:r>
    </w:p>
    <w:p w14:paraId="6DA0C49C" w14:textId="329CCF56" w:rsidR="004823C3" w:rsidRPr="0016267E" w:rsidRDefault="00D91F51" w:rsidP="00F47995">
      <w:bookmarkStart w:id="271" w:name="_Hlk104149878"/>
      <w:r w:rsidRPr="0016267E">
        <w:rPr>
          <w:rFonts w:hint="eastAsia"/>
        </w:rPr>
        <w:t>HFMD</w:t>
      </w:r>
      <w:r w:rsidRPr="0016267E">
        <w:t xml:space="preserve">, caused by </w:t>
      </w:r>
      <w:r w:rsidR="001F7072">
        <w:t xml:space="preserve">an </w:t>
      </w:r>
      <w:r w:rsidRPr="0016267E">
        <w:t xml:space="preserve">enterovirus, has become a predominant </w:t>
      </w:r>
      <w:r w:rsidR="00202007">
        <w:t>childhood acute</w:t>
      </w:r>
      <w:r w:rsidRPr="0016267E">
        <w:t xml:space="preserve"> infectious disease in the Asia-Pacific region during the last two decades </w:t>
      </w:r>
      <w:r w:rsidRPr="0016267E">
        <w:fldChar w:fldCharType="begin">
          <w:fldData xml:space="preserve">PEVuZE5vdGU+PENpdGU+PEF1dGhvcj5IdWFuZzwvQXV0aG9yPjxZZWFyPjIwMTg8L1llYXI+PFJl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</w:fldData>
        </w:fldChar>
      </w:r>
      <w:r w:rsidR="00530407">
        <w:instrText xml:space="preserve"> ADDIN EN.CITE </w:instrText>
      </w:r>
      <w:r w:rsidR="00530407">
        <w:fldChar w:fldCharType="begin">
          <w:fldData xml:space="preserve">PEVuZE5vdGU+PENpdGU+PEF1dGhvcj5IdWFuZzwvQXV0aG9yPjxZZWFyPjIwMTg8L1llYXI+PFJl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</w:fldData>
        </w:fldChar>
      </w:r>
      <w:r w:rsidR="00530407">
        <w:instrText xml:space="preserve"> ADDIN EN.CITE.DATA </w:instrText>
      </w:r>
      <w:r w:rsidR="00530407">
        <w:fldChar w:fldCharType="end"/>
      </w:r>
      <w:r w:rsidRPr="0016267E">
        <w:fldChar w:fldCharType="separate"/>
      </w:r>
      <w:r w:rsidR="00530407" w:rsidRPr="00530407">
        <w:rPr>
          <w:noProof/>
          <w:vertAlign w:val="superscript"/>
        </w:rPr>
        <w:t>[25, 26]</w:t>
      </w:r>
      <w:r w:rsidRPr="0016267E">
        <w:fldChar w:fldCharType="end"/>
      </w:r>
      <w:r w:rsidRPr="0016267E">
        <w:t>. Especially in mainland China, HFMD has caused a heavy disease burden</w:t>
      </w:r>
      <w:r w:rsidRPr="0016267E">
        <w:rPr>
          <w:rFonts w:eastAsia="等线"/>
        </w:rPr>
        <w:t>,</w:t>
      </w:r>
      <w:r w:rsidRPr="0016267E">
        <w:t xml:space="preserve"> with the highest disability-adjusted life-years in </w:t>
      </w:r>
      <w:r w:rsidRPr="0016267E">
        <w:rPr>
          <w:rFonts w:eastAsia="等线"/>
        </w:rPr>
        <w:t>children</w:t>
      </w:r>
      <w:r w:rsidRPr="0016267E">
        <w:t xml:space="preserve"> and more than one million cases reported annually </w:t>
      </w:r>
      <w:r w:rsidRPr="0016267E">
        <w:fldChar w:fldCharType="begin">
          <w:fldData xml:space="preserve">PEVuZE5vdGU+PENpdGU+PEF1dGhvcj5Lb2g8L0F1dGhvcj48WWVhcj4yMDE4PC9ZZWFyPjxSZWNO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</w:fldData>
        </w:fldChar>
      </w:r>
      <w:r w:rsidR="00530407">
        <w:instrText xml:space="preserve"> ADDIN EN.CITE </w:instrText>
      </w:r>
      <w:r w:rsidR="00530407">
        <w:fldChar w:fldCharType="begin">
          <w:fldData xml:space="preserve">PEVuZE5vdGU+PENpdGU+PEF1dGhvcj5Lb2g8L0F1dGhvcj48WWVhcj4yMDE4PC9ZZWFyPjxSZWNO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</w:fldData>
        </w:fldChar>
      </w:r>
      <w:r w:rsidR="00530407">
        <w:instrText xml:space="preserve"> ADDIN EN.CITE.DATA </w:instrText>
      </w:r>
      <w:r w:rsidR="00530407">
        <w:fldChar w:fldCharType="end"/>
      </w:r>
      <w:r w:rsidRPr="0016267E">
        <w:fldChar w:fldCharType="separate"/>
      </w:r>
      <w:r w:rsidR="00530407" w:rsidRPr="00530407">
        <w:rPr>
          <w:noProof/>
          <w:vertAlign w:val="superscript"/>
        </w:rPr>
        <w:t>[27, 28]</w:t>
      </w:r>
      <w:r w:rsidRPr="0016267E">
        <w:fldChar w:fldCharType="end"/>
      </w:r>
      <w:r w:rsidRPr="0016267E">
        <w:t>. It is well</w:t>
      </w:r>
      <w:r w:rsidRPr="0016267E">
        <w:rPr>
          <w:rFonts w:eastAsia="等线"/>
        </w:rPr>
        <w:t xml:space="preserve"> </w:t>
      </w:r>
      <w:r w:rsidRPr="0016267E">
        <w:t xml:space="preserve">known that temperature is one of the most important environmental factors related to </w:t>
      </w:r>
      <w:r w:rsidRPr="0016267E">
        <w:rPr>
          <w:rFonts w:eastAsia="等线"/>
        </w:rPr>
        <w:t>HFMD</w:t>
      </w:r>
      <w:r w:rsidRPr="0016267E">
        <w:t>, affecting the transmission of</w:t>
      </w:r>
      <w:r w:rsidR="00202007">
        <w:t xml:space="preserve"> the disease</w:t>
      </w:r>
      <w:r w:rsidRPr="0016267E">
        <w:t xml:space="preserve"> </w:t>
      </w:r>
      <w:r w:rsidRPr="0016267E">
        <w:rPr>
          <w:rFonts w:eastAsia="等线"/>
        </w:rPr>
        <w:t>by</w:t>
      </w:r>
      <w:r w:rsidRPr="0016267E">
        <w:t xml:space="preserve"> impacting virus reproduction, survival, and children’s behaviors </w:t>
      </w:r>
      <w:r w:rsidRPr="0016267E">
        <w:fldChar w:fldCharType="begin">
          <w:fldData xml:space="preserve">PEVuZE5vdGU+PENpdGU+PEF1dGhvcj5CZWxhbmdlcjwvQXV0aG9yPjxZZWFyPjIwMDk8L1llYXI+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</w:fldData>
        </w:fldChar>
      </w:r>
      <w:r w:rsidR="00530407">
        <w:instrText xml:space="preserve"> ADDIN EN.CITE </w:instrText>
      </w:r>
      <w:r w:rsidR="00530407">
        <w:fldChar w:fldCharType="begin">
          <w:fldData xml:space="preserve">PEVuZE5vdGU+PENpdGU+PEF1dGhvcj5CZWxhbmdlcjwvQXV0aG9yPjxZZWFyPjIwMDk8L1llYXI+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</w:fldData>
        </w:fldChar>
      </w:r>
      <w:r w:rsidR="00530407">
        <w:instrText xml:space="preserve"> ADDIN EN.CITE.DATA </w:instrText>
      </w:r>
      <w:r w:rsidR="00530407">
        <w:fldChar w:fldCharType="end"/>
      </w:r>
      <w:r w:rsidRPr="0016267E">
        <w:fldChar w:fldCharType="separate"/>
      </w:r>
      <w:r w:rsidR="00530407" w:rsidRPr="00530407">
        <w:rPr>
          <w:noProof/>
          <w:vertAlign w:val="superscript"/>
        </w:rPr>
        <w:t>[29-32]</w:t>
      </w:r>
      <w:r w:rsidRPr="0016267E">
        <w:fldChar w:fldCharType="end"/>
      </w:r>
      <w:r w:rsidRPr="0016267E">
        <w:t xml:space="preserve">. Various studies </w:t>
      </w:r>
      <w:r w:rsidRPr="0016267E">
        <w:fldChar w:fldCharType="begin">
          <w:fldData xml:space="preserve">PEVuZE5vdGU+PENpdGU+PEF1dGhvcj5ZaTwvQXV0aG9yPjxZZWFyPjIwMTk8L1llYXI+PFJlY051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=
</w:fldData>
        </w:fldChar>
      </w:r>
      <w:r w:rsidR="00530407">
        <w:instrText xml:space="preserve"> ADDIN EN.CITE </w:instrText>
      </w:r>
      <w:r w:rsidR="00530407">
        <w:fldChar w:fldCharType="begin">
          <w:fldData xml:space="preserve">PEVuZE5vdGU+PENpdGU+PEF1dGhvcj5ZaTwvQXV0aG9yPjxZZWFyPjIwMTk8L1llYXI+PFJlY051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=
</w:fldData>
        </w:fldChar>
      </w:r>
      <w:r w:rsidR="00530407">
        <w:instrText xml:space="preserve"> ADDIN EN.CITE.DATA </w:instrText>
      </w:r>
      <w:r w:rsidR="00530407">
        <w:fldChar w:fldCharType="end"/>
      </w:r>
      <w:r w:rsidRPr="0016267E">
        <w:fldChar w:fldCharType="separate"/>
      </w:r>
      <w:r w:rsidR="00530407" w:rsidRPr="00530407">
        <w:rPr>
          <w:noProof/>
          <w:vertAlign w:val="superscript"/>
        </w:rPr>
        <w:t>[31-34]</w:t>
      </w:r>
      <w:r w:rsidRPr="0016267E">
        <w:fldChar w:fldCharType="end"/>
      </w:r>
      <w:r w:rsidRPr="0016267E">
        <w:t xml:space="preserve"> have </w:t>
      </w:r>
      <w:r w:rsidRPr="0016267E">
        <w:rPr>
          <w:rFonts w:eastAsia="等线"/>
        </w:rPr>
        <w:t>shown</w:t>
      </w:r>
      <w:r w:rsidRPr="0016267E">
        <w:t xml:space="preserve"> that the relationship between temperature and HFMD may differ across regions due to the heterogeneity of </w:t>
      </w:r>
      <w:r w:rsidRPr="0016267E">
        <w:rPr>
          <w:rFonts w:eastAsia="等线"/>
        </w:rPr>
        <w:t xml:space="preserve">the </w:t>
      </w:r>
      <w:r w:rsidRPr="0016267E">
        <w:t xml:space="preserve">natural environment and economic development levels. Studying the spatial distribution of heterogeneous ERRs and the causes of heterogeneity will help to deepen the understanding of </w:t>
      </w:r>
      <w:r w:rsidR="00202007">
        <w:t xml:space="preserve">the </w:t>
      </w:r>
      <w:r w:rsidRPr="0016267E">
        <w:t xml:space="preserve">temperature-HFMD ERR, to identify </w:t>
      </w:r>
      <w:r w:rsidRPr="0016267E">
        <w:rPr>
          <w:rFonts w:eastAsia="等线"/>
        </w:rPr>
        <w:t xml:space="preserve">highly </w:t>
      </w:r>
      <w:r w:rsidRPr="0016267E">
        <w:t xml:space="preserve">sensitive regions and to design region-specific public health </w:t>
      </w:r>
      <w:r w:rsidRPr="0016267E">
        <w:rPr>
          <w:rFonts w:eastAsia="等线"/>
        </w:rPr>
        <w:t>interventions</w:t>
      </w:r>
      <w:r w:rsidRPr="0016267E">
        <w:t>, which play important roles in HFMD control and prevention</w:t>
      </w:r>
      <w:bookmarkEnd w:id="271"/>
      <w:r w:rsidR="00A5599C" w:rsidRPr="0016267E">
        <w:t>.</w:t>
      </w:r>
    </w:p>
    <w:p w14:paraId="7EA053EA" w14:textId="3A0EBB8D" w:rsidR="003368F9" w:rsidRPr="0016267E" w:rsidRDefault="00ED6CA9" w:rsidP="003368F9">
      <w:pPr>
        <w:pStyle w:val="3"/>
      </w:pPr>
      <w:r>
        <w:t>3</w:t>
      </w:r>
      <w:r w:rsidR="00D91F51" w:rsidRPr="0016267E">
        <w:t>.2. Data</w:t>
      </w:r>
    </w:p>
    <w:p w14:paraId="67C03E5A" w14:textId="2C1C98C4" w:rsidR="003368F9" w:rsidRPr="0016267E" w:rsidRDefault="00D91F51" w:rsidP="003368F9">
      <w:r w:rsidRPr="0016267E">
        <w:rPr>
          <w:rFonts w:hint="eastAsia"/>
        </w:rPr>
        <w:t>I</w:t>
      </w:r>
      <w:r w:rsidRPr="0016267E">
        <w:t>n</w:t>
      </w:r>
      <w:r w:rsidRPr="0016267E">
        <w:rPr>
          <w:rFonts w:eastAsia="等线"/>
        </w:rPr>
        <w:t xml:space="preserve"> </w:t>
      </w:r>
      <w:r w:rsidRPr="0016267E">
        <w:t xml:space="preserve">Xiong et al.’s </w:t>
      </w:r>
      <w:r w:rsidRPr="0016267E">
        <w:rPr>
          <w:rFonts w:eastAsia="等线"/>
        </w:rPr>
        <w:t xml:space="preserve">well-presented </w:t>
      </w:r>
      <w:r w:rsidRPr="0016267E">
        <w:t xml:space="preserve">work, the daily clinical cases of HFMD </w:t>
      </w:r>
      <w:r w:rsidR="00202007">
        <w:t xml:space="preserve">among children </w:t>
      </w:r>
      <w:r w:rsidRPr="0016267E">
        <w:t>aged 0-12 years for each of 143 prefecture-level cities of mainland China between 2009 and 2014 were recorded. Data for a total of 3,060,450 cases were collected. The daily relative mean temperature was used as the studied environmental factor.</w:t>
      </w:r>
      <w:r w:rsidRPr="0016267E">
        <w:rPr>
          <w:rFonts w:eastAsia="等线"/>
        </w:rPr>
        <w:t xml:space="preserve"> In addition</w:t>
      </w:r>
      <w:r w:rsidRPr="0016267E">
        <w:t>,</w:t>
      </w:r>
      <w:bookmarkStart w:id="272" w:name="_Hlk100244567"/>
      <w:r w:rsidRPr="0016267E">
        <w:t xml:space="preserve"> the daily relative humidity, air pressure, rainfall and sunshine hours</w:t>
      </w:r>
      <w:bookmarkEnd w:id="272"/>
      <w:r w:rsidR="00920A60" w:rsidRPr="0016267E">
        <w:t xml:space="preserve"> were also collected as potential confounders in the ERR between temperature and HFMD. The detailed descriptive analysis </w:t>
      </w:r>
      <w:r w:rsidRPr="0016267E">
        <w:rPr>
          <w:rFonts w:eastAsia="等线"/>
        </w:rPr>
        <w:t>can</w:t>
      </w:r>
      <w:r w:rsidR="00920A60" w:rsidRPr="0016267E">
        <w:t xml:space="preserve"> be </w:t>
      </w:r>
      <w:r w:rsidRPr="0016267E">
        <w:rPr>
          <w:rFonts w:eastAsia="等线"/>
        </w:rPr>
        <w:t>found</w:t>
      </w:r>
      <w:r w:rsidR="00920A60" w:rsidRPr="0016267E">
        <w:t xml:space="preserve"> in Xiong et al.’s work.</w:t>
      </w:r>
    </w:p>
    <w:p w14:paraId="5524F6C2" w14:textId="4FFD346F" w:rsidR="003368F9" w:rsidRPr="0016267E" w:rsidRDefault="00ED6CA9" w:rsidP="003368F9">
      <w:pPr>
        <w:pStyle w:val="3"/>
      </w:pPr>
      <w:r>
        <w:t>3</w:t>
      </w:r>
      <w:r w:rsidR="00015C92" w:rsidRPr="0016267E">
        <w:t xml:space="preserve">.3. The first stage: </w:t>
      </w:r>
      <w:r w:rsidR="00202007">
        <w:t>M</w:t>
      </w:r>
      <w:r w:rsidR="00D91F51" w:rsidRPr="0016267E">
        <w:rPr>
          <w:rFonts w:eastAsia="等线"/>
        </w:rPr>
        <w:t xml:space="preserve">odeling </w:t>
      </w:r>
      <w:r w:rsidR="00D91F51" w:rsidRPr="0016267E">
        <w:t>city-specific ERRs</w:t>
      </w:r>
    </w:p>
    <w:p w14:paraId="6147665A" w14:textId="66A49C65" w:rsidR="009D2B0C" w:rsidRPr="0016267E" w:rsidRDefault="003368F9" w:rsidP="0004720B">
      <w:pPr>
        <w:rPr>
          <w:szCs w:val="21"/>
        </w:rPr>
      </w:pPr>
      <w:r w:rsidRPr="0016267E">
        <w:rPr>
          <w:szCs w:val="21"/>
        </w:rPr>
        <w:t xml:space="preserve">In the first stage, Xiong et al. used </w:t>
      </w:r>
      <w:r w:rsidR="00202007">
        <w:rPr>
          <w:szCs w:val="21"/>
        </w:rPr>
        <w:t xml:space="preserve">a </w:t>
      </w:r>
      <w:r w:rsidRPr="0016267E">
        <w:rPr>
          <w:szCs w:val="21"/>
        </w:rPr>
        <w:t xml:space="preserve">DLNM to characterize the nonlinear exposure-response and lag-response relationship between daily mean temperature and daily HFMD cases for each city. To ensure DLNMs for all cities </w:t>
      </w:r>
      <w:r w:rsidR="00920944">
        <w:rPr>
          <w:szCs w:val="21"/>
        </w:rPr>
        <w:t>to yield</w:t>
      </w:r>
      <w:r w:rsidRPr="0016267E">
        <w:rPr>
          <w:szCs w:val="21"/>
        </w:rPr>
        <w:t xml:space="preserve"> </w:t>
      </w:r>
      <w:r w:rsidRPr="0016267E">
        <w:rPr>
          <w:rFonts w:eastAsia="等线"/>
          <w:szCs w:val="21"/>
        </w:rPr>
        <w:t>non</w:t>
      </w:r>
      <w:r w:rsidR="00920944">
        <w:rPr>
          <w:rFonts w:eastAsia="等线"/>
          <w:szCs w:val="21"/>
        </w:rPr>
        <w:t>-</w:t>
      </w:r>
      <w:r w:rsidRPr="0016267E">
        <w:rPr>
          <w:rFonts w:eastAsia="等线"/>
          <w:szCs w:val="21"/>
        </w:rPr>
        <w:t>missing</w:t>
      </w:r>
      <w:r w:rsidRPr="0016267E">
        <w:rPr>
          <w:szCs w:val="21"/>
        </w:rPr>
        <w:t xml:space="preserve"> </w:t>
      </w:r>
      <w:r w:rsidRPr="0016267E">
        <w:rPr>
          <w:szCs w:val="21"/>
        </w:rPr>
        <w:lastRenderedPageBreak/>
        <w:t xml:space="preserve">estimates, the mean temperatures were scaled based on city-specific percentiles. </w:t>
      </w:r>
      <w:r w:rsidRPr="0016267E">
        <w:rPr>
          <w:rFonts w:eastAsia="等线"/>
          <w:szCs w:val="21"/>
        </w:rPr>
        <w:t>A quasi</w:t>
      </w:r>
      <w:r w:rsidRPr="0016267E">
        <w:rPr>
          <w:szCs w:val="21"/>
        </w:rPr>
        <w:t>-Poisson distribution with overdispersion was selected. For each city, the DLNM was expressed as</w:t>
      </w:r>
    </w:p>
    <w:p w14:paraId="4B7FF532" w14:textId="1644B335" w:rsidR="009D2B0C" w:rsidRPr="0016267E" w:rsidRDefault="00000000" w:rsidP="009D2B0C">
      <w:pPr>
        <w:rPr>
          <w:szCs w:val="21"/>
        </w:rPr>
      </w:pPr>
      <m:oMathPara>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t</m:t>
              </m:r>
            </m:sub>
          </m:sSub>
          <m:r>
            <m:rPr>
              <m:sty m:val="p"/>
            </m:rPr>
            <w:rPr>
              <w:rFonts w:ascii="Cambria Math" w:hAnsi="Cambria Math"/>
              <w:szCs w:val="21"/>
            </w:rPr>
            <m:t>~Quasi-Poisson</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μ</m:t>
                  </m:r>
                </m:e>
                <m:sub>
                  <m:r>
                    <w:rPr>
                      <w:rFonts w:ascii="Cambria Math" w:hAnsi="Cambria Math"/>
                      <w:szCs w:val="21"/>
                    </w:rPr>
                    <m:t>it</m:t>
                  </m:r>
                </m:sub>
              </m:sSub>
            </m:e>
          </m:d>
          <m:r>
            <w:rPr>
              <w:rFonts w:ascii="Cambria Math" w:hAnsi="Cambria Math"/>
              <w:szCs w:val="21"/>
            </w:rPr>
            <m:t>,</m:t>
          </m:r>
        </m:oMath>
      </m:oMathPara>
    </w:p>
    <w:p w14:paraId="0F159EF6" w14:textId="4C926FD6" w:rsidR="009D2B0C" w:rsidRPr="0016267E" w:rsidRDefault="00D91F51" w:rsidP="009D2B0C">
      <w:pPr>
        <w:rPr>
          <w:szCs w:val="21"/>
        </w:rPr>
      </w:pPr>
      <m:oMathPara>
        <m:oMath>
          <m:r>
            <m:rPr>
              <m:sty m:val="p"/>
            </m:rPr>
            <w:rPr>
              <w:rFonts w:ascii="Cambria Math" w:hAnsi="Cambria Math"/>
              <w:szCs w:val="21"/>
            </w:rPr>
            <m:t>ln</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μ</m:t>
                  </m:r>
                </m:e>
                <m:sub>
                  <m:r>
                    <w:rPr>
                      <w:rFonts w:ascii="Cambria Math" w:hAnsi="Cambria Math"/>
                      <w:szCs w:val="21"/>
                    </w:rPr>
                    <m:t>t</m:t>
                  </m:r>
                </m:sub>
              </m:sSub>
            </m:e>
          </m:d>
          <m:r>
            <m:rPr>
              <m:sty m:val="p"/>
            </m:rPr>
            <w:rPr>
              <w:rFonts w:ascii="Cambria Math" w:hAnsi="Cambria Math"/>
              <w:szCs w:val="21"/>
            </w:rPr>
            <m:t>=</m:t>
          </m:r>
          <m:r>
            <w:rPr>
              <w:rFonts w:ascii="Cambria Math" w:hAnsi="Cambria Math"/>
              <w:szCs w:val="21"/>
            </w:rPr>
            <m:t>α</m:t>
          </m:r>
          <m:r>
            <m:rPr>
              <m:sty m:val="p"/>
            </m:rPr>
            <w:rPr>
              <w:rFonts w:ascii="Cambria Math" w:hAnsi="Cambria Math"/>
              <w:szCs w:val="21"/>
            </w:rPr>
            <m:t>+</m:t>
          </m:r>
          <w:bookmarkStart w:id="273" w:name="_Hlk118472309"/>
          <m:r>
            <w:rPr>
              <w:rFonts w:ascii="Cambria Math" w:hAnsi="Cambria Math"/>
              <w:szCs w:val="21"/>
            </w:rPr>
            <m:t>cb</m:t>
          </m:r>
          <m:d>
            <m:dPr>
              <m:ctrlPr>
                <w:rPr>
                  <w:rFonts w:ascii="Cambria Math" w:hAnsi="Cambria Math"/>
                  <w:i/>
                  <w:szCs w:val="21"/>
                </w:rPr>
              </m:ctrlPr>
            </m:dPr>
            <m:e>
              <m:r>
                <w:rPr>
                  <w:rFonts w:ascii="Cambria Math" w:hAnsi="Cambria Math"/>
                  <w:szCs w:val="21"/>
                </w:rPr>
                <m:t>Tem</m:t>
              </m:r>
              <m:r>
                <w:ins w:id="274" w:author="wang wei" w:date="2022-11-04T16:38:00Z">
                  <w:rPr>
                    <w:rFonts w:ascii="Cambria Math" w:hAnsi="Cambria Math"/>
                    <w:szCs w:val="21"/>
                  </w:rPr>
                  <m:t>;</m:t>
                </w:ins>
              </m:r>
              <m:r>
                <w:ins w:id="275" w:author="wang wei" w:date="2022-11-04T16:39:00Z">
                  <m:rPr>
                    <m:sty m:val="bi"/>
                  </m:rPr>
                  <w:rPr>
                    <w:rFonts w:ascii="Cambria Math" w:hAnsi="Cambria Math"/>
                    <w:szCs w:val="21"/>
                  </w:rPr>
                  <m:t>η</m:t>
                </w:ins>
              </m:r>
            </m:e>
          </m:d>
          <w:bookmarkEnd w:id="273"/>
          <m:r>
            <m:rPr>
              <m:sty m:val="p"/>
            </m:rPr>
            <w:rPr>
              <w:rFonts w:ascii="Cambria Math" w:hAnsi="Cambria Math"/>
              <w:szCs w:val="21"/>
            </w:rPr>
            <m:t>+</m:t>
          </m:r>
          <m:r>
            <w:rPr>
              <w:rFonts w:ascii="Cambria Math" w:hAnsi="Cambria Math"/>
              <w:szCs w:val="21"/>
            </w:rPr>
            <m:t>Confounders</m:t>
          </m:r>
          <m:r>
            <w:ins w:id="276" w:author="wang wei" w:date="2022-11-05T01:48:00Z">
              <m:rPr>
                <m:sty m:val="p"/>
              </m:rPr>
              <w:rPr>
                <w:rFonts w:ascii="Cambria Math" w:hAnsi="Cambria Math"/>
                <w:szCs w:val="21"/>
              </w:rPr>
              <m:t>+</m:t>
            </w:ins>
          </m:r>
          <m:r>
            <w:ins w:id="277" w:author="wang wei" w:date="2022-11-05T01:58:00Z">
              <w:rPr>
                <w:rFonts w:ascii="Cambria Math" w:hAnsi="Cambria Math"/>
                <w:szCs w:val="21"/>
              </w:rPr>
              <m:t>A</m:t>
            </w:ins>
          </m:r>
          <m:r>
            <w:ins w:id="278" w:author="wang wei" w:date="2022-11-05T01:48:00Z">
              <w:rPr>
                <w:rFonts w:ascii="Cambria Math" w:hAnsi="Cambria Math"/>
                <w:szCs w:val="21"/>
              </w:rPr>
              <m:t>utoterm</m:t>
            </w:ins>
          </m:r>
          <m:r>
            <w:ins w:id="279" w:author="wang wei" w:date="2022-11-05T02:10:00Z">
              <w:rPr>
                <w:rFonts w:ascii="Cambria Math" w:hAnsi="Cambria Math"/>
                <w:szCs w:val="21"/>
              </w:rPr>
              <m:t>s</m:t>
            </w:ins>
          </m:r>
          <m:r>
            <m:rPr>
              <m:sty m:val="p"/>
            </m:rPr>
            <w:rPr>
              <w:rFonts w:ascii="Cambria Math" w:hAnsi="Cambria Math"/>
              <w:szCs w:val="21"/>
            </w:rPr>
            <m:t>,</m:t>
          </m:r>
        </m:oMath>
      </m:oMathPara>
    </w:p>
    <w:p w14:paraId="2E5A02D7" w14:textId="5BC3FBA4" w:rsidR="003644A0" w:rsidRPr="00E30377" w:rsidRDefault="00D91F51" w:rsidP="00F9625D">
      <w:pPr>
        <w:rPr>
          <w:ins w:id="280" w:author="wang wei" w:date="2022-11-04T16:36:00Z"/>
          <w:szCs w:val="21"/>
        </w:rPr>
      </w:pPr>
      <w:r w:rsidRPr="0016267E">
        <w:rPr>
          <w:rFonts w:hint="eastAsia"/>
          <w:szCs w:val="21"/>
        </w:rPr>
        <w:t>w</w:t>
      </w:r>
      <w:r w:rsidRPr="0016267E">
        <w:rPr>
          <w:szCs w:val="21"/>
        </w:rPr>
        <w:t xml:space="preserve">here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t</m:t>
            </m:r>
          </m:sub>
        </m:sSub>
      </m:oMath>
      <w:r w:rsidRPr="0016267E">
        <w:rPr>
          <w:rFonts w:hint="eastAsia"/>
          <w:szCs w:val="21"/>
        </w:rPr>
        <w:t xml:space="preserve"> </w:t>
      </w:r>
      <w:r w:rsidRPr="0016267E">
        <w:rPr>
          <w:szCs w:val="21"/>
        </w:rPr>
        <w:t xml:space="preserve">is the observed number of HFMD cases at time </w:t>
      </w:r>
      <m:oMath>
        <m:r>
          <w:rPr>
            <w:rFonts w:ascii="Cambria Math" w:hAnsi="Cambria Math"/>
            <w:szCs w:val="21"/>
          </w:rPr>
          <m:t>t</m:t>
        </m:r>
      </m:oMath>
      <w:r w:rsidRPr="0016267E">
        <w:rPr>
          <w:rFonts w:hint="eastAsia"/>
          <w:szCs w:val="21"/>
        </w:rPr>
        <w:t xml:space="preserve"> </w:t>
      </w:r>
      <w:r w:rsidRPr="0016267E">
        <w:rPr>
          <w:szCs w:val="21"/>
        </w:rPr>
        <w:t>in the specific city.</w:t>
      </w:r>
      <w:ins w:id="281" w:author="wang wei" w:date="2022-11-04T16:32:00Z">
        <w:r w:rsidR="00CB31EA" w:rsidRPr="00CB31EA">
          <w:rPr>
            <w:rFonts w:ascii="Cambria Math" w:hAnsi="Cambria Math"/>
            <w:i/>
            <w:szCs w:val="21"/>
          </w:rPr>
          <w:t xml:space="preserve"> </w:t>
        </w:r>
      </w:ins>
      <w:moveToRangeStart w:id="282" w:author="wang wei" w:date="2022-11-04T16:32:00Z" w:name="move118471956"/>
      <m:oMath>
        <m:r>
          <w:rPr>
            <w:rFonts w:ascii="Cambria Math" w:hAnsi="Cambria Math"/>
            <w:szCs w:val="21"/>
          </w:rPr>
          <m:t>Confounders</m:t>
        </m:r>
      </m:oMath>
      <w:moveTo w:id="283" w:author="wang wei" w:date="2022-11-04T16:32:00Z">
        <w:r w:rsidR="00CB31EA" w:rsidRPr="0016267E">
          <w:t xml:space="preserve"> indicates the confounding effects from daily relative humidity, air pressure, rainfall, sunshine hours, holidays</w:t>
        </w:r>
        <w:r w:rsidR="00CB31EA" w:rsidRPr="0016267E">
          <w:rPr>
            <w:rFonts w:hint="eastAsia"/>
          </w:rPr>
          <w:t>,</w:t>
        </w:r>
        <w:r w:rsidR="00CB31EA" w:rsidRPr="0016267E">
          <w:rPr>
            <w:szCs w:val="21"/>
          </w:rPr>
          <w:t xml:space="preserve"> weekends, long-term trends, and seasonality.</w:t>
        </w:r>
      </w:moveTo>
      <w:moveToRangeEnd w:id="282"/>
      <w:ins w:id="284" w:author="wang wei" w:date="2022-11-05T01:58:00Z">
        <w:r w:rsidR="00F9625D" w:rsidRPr="00F9625D">
          <w:t xml:space="preserve"> </w:t>
        </w:r>
      </w:ins>
      <m:oMath>
        <m:r>
          <w:ins w:id="285" w:author="wang wei" w:date="2022-11-05T01:58:00Z">
            <w:rPr>
              <w:rFonts w:ascii="Cambria Math" w:hAnsi="Cambria Math"/>
              <w:szCs w:val="21"/>
            </w:rPr>
            <m:t>Autoterm</m:t>
          </w:ins>
        </m:r>
        <m:r>
          <w:ins w:id="286" w:author="wang wei" w:date="2022-11-05T02:00:00Z">
            <w:rPr>
              <w:rFonts w:ascii="Cambria Math" w:hAnsi="Cambria Math"/>
              <w:szCs w:val="21"/>
            </w:rPr>
            <m:t>s</m:t>
          </w:ins>
        </m:r>
      </m:oMath>
      <w:ins w:id="287" w:author="wang wei" w:date="2022-11-05T01:58:00Z">
        <w:r w:rsidR="00F9625D">
          <w:rPr>
            <w:szCs w:val="21"/>
          </w:rPr>
          <w:t xml:space="preserve"> </w:t>
        </w:r>
      </w:ins>
      <w:ins w:id="288" w:author="wang wei" w:date="2022-11-05T02:10:00Z">
        <w:r w:rsidR="00FF6DD2">
          <w:rPr>
            <w:szCs w:val="21"/>
          </w:rPr>
          <w:t>are</w:t>
        </w:r>
      </w:ins>
      <w:ins w:id="289" w:author="wang wei" w:date="2022-11-05T01:58:00Z">
        <w:r w:rsidR="00F9625D">
          <w:rPr>
            <w:szCs w:val="21"/>
          </w:rPr>
          <w:t xml:space="preserve"> the a</w:t>
        </w:r>
        <w:r w:rsidR="00F9625D" w:rsidRPr="00F9625D">
          <w:rPr>
            <w:szCs w:val="21"/>
          </w:rPr>
          <w:t>utoregressive term</w:t>
        </w:r>
      </w:ins>
      <w:ins w:id="290" w:author="wang wei" w:date="2022-11-05T02:00:00Z">
        <w:r w:rsidR="00F9625D">
          <w:rPr>
            <w:szCs w:val="21"/>
          </w:rPr>
          <w:t>s</w:t>
        </w:r>
      </w:ins>
      <w:ins w:id="291" w:author="wang wei" w:date="2022-11-05T01:58:00Z">
        <w:r w:rsidR="00F9625D" w:rsidRPr="00F9625D">
          <w:rPr>
            <w:szCs w:val="21"/>
          </w:rPr>
          <w:t xml:space="preserve"> of</w:t>
        </w:r>
        <w:r w:rsidR="00F9625D">
          <w:rPr>
            <w:szCs w:val="21"/>
          </w:rPr>
          <w:t xml:space="preserve"> </w:t>
        </w:r>
        <w:r w:rsidR="00F9625D" w:rsidRPr="00F9625D">
          <w:rPr>
            <w:szCs w:val="21"/>
          </w:rPr>
          <w:t xml:space="preserve">HFMD daily counts </w:t>
        </w:r>
      </w:ins>
      <w:ins w:id="292" w:author="wang wei" w:date="2022-11-05T02:10:00Z">
        <w:r w:rsidR="00FF6DD2" w:rsidRPr="00FF6DD2">
          <w:rPr>
            <w:szCs w:val="21"/>
          </w:rPr>
          <w:t xml:space="preserve">on the logarithm scale </w:t>
        </w:r>
      </w:ins>
      <w:ins w:id="293" w:author="wang wei" w:date="2022-11-05T01:58:00Z">
        <w:r w:rsidR="00F9625D" w:rsidRPr="00F9625D">
          <w:rPr>
            <w:szCs w:val="21"/>
          </w:rPr>
          <w:t>at lag 1 and 2</w:t>
        </w:r>
      </w:ins>
      <w:ins w:id="294" w:author="wang wei" w:date="2022-11-05T01:59:00Z">
        <w:r w:rsidR="00F9625D">
          <w:rPr>
            <w:szCs w:val="21"/>
          </w:rPr>
          <w:t xml:space="preserve">, which </w:t>
        </w:r>
      </w:ins>
      <w:ins w:id="295" w:author="wang wei" w:date="2022-11-05T02:10:00Z">
        <w:r w:rsidR="003F6D58">
          <w:rPr>
            <w:szCs w:val="21"/>
          </w:rPr>
          <w:t>were</w:t>
        </w:r>
      </w:ins>
      <w:ins w:id="296" w:author="wang wei" w:date="2022-11-05T01:59:00Z">
        <w:r w:rsidR="00F9625D">
          <w:rPr>
            <w:szCs w:val="21"/>
          </w:rPr>
          <w:t xml:space="preserve"> selected</w:t>
        </w:r>
      </w:ins>
      <w:ins w:id="297" w:author="wang wei" w:date="2022-11-05T01:58:00Z">
        <w:r w:rsidR="00F9625D" w:rsidRPr="00F9625D">
          <w:rPr>
            <w:szCs w:val="21"/>
          </w:rPr>
          <w:t xml:space="preserve"> based on the autocorrelation</w:t>
        </w:r>
      </w:ins>
      <w:ins w:id="298" w:author="wang wei" w:date="2022-11-05T01:59:00Z">
        <w:r w:rsidR="00F9625D">
          <w:rPr>
            <w:szCs w:val="21"/>
          </w:rPr>
          <w:t xml:space="preserve"> </w:t>
        </w:r>
      </w:ins>
      <w:ins w:id="299" w:author="wang wei" w:date="2022-11-05T01:58:00Z">
        <w:r w:rsidR="00F9625D" w:rsidRPr="00F9625D">
          <w:rPr>
            <w:szCs w:val="21"/>
          </w:rPr>
          <w:t>plot of residuals</w:t>
        </w:r>
      </w:ins>
      <w:ins w:id="300" w:author="wang wei" w:date="2022-11-05T01:59:00Z">
        <w:r w:rsidR="00F9625D">
          <w:rPr>
            <w:szCs w:val="21"/>
          </w:rPr>
          <w:t>.</w:t>
        </w:r>
      </w:ins>
      <w:r w:rsidRPr="0016267E">
        <w:rPr>
          <w:szCs w:val="21"/>
        </w:rPr>
        <w:t xml:space="preserve"> </w:t>
      </w:r>
      <m:oMath>
        <m:r>
          <w:rPr>
            <w:rFonts w:ascii="Cambria Math" w:hAnsi="Cambria Math"/>
            <w:szCs w:val="21"/>
          </w:rPr>
          <m:t>cb</m:t>
        </m:r>
        <m:d>
          <m:dPr>
            <m:ctrlPr>
              <w:rPr>
                <w:rFonts w:ascii="Cambria Math" w:hAnsi="Cambria Math"/>
                <w:i/>
                <w:szCs w:val="21"/>
              </w:rPr>
            </m:ctrlPr>
          </m:dPr>
          <m:e>
            <w:bookmarkStart w:id="301" w:name="_Hlk118474351"/>
            <m:r>
              <w:rPr>
                <w:rFonts w:ascii="Cambria Math" w:hAnsi="Cambria Math"/>
                <w:szCs w:val="21"/>
              </w:rPr>
              <m:t>T</m:t>
            </m:r>
            <m:r>
              <w:ins w:id="302" w:author="wang wei" w:date="2022-11-04T17:12:00Z">
                <w:rPr>
                  <w:rFonts w:ascii="Cambria Math" w:hAnsi="Cambria Math" w:hint="eastAsia"/>
                  <w:szCs w:val="21"/>
                </w:rPr>
                <m:t>em</m:t>
              </w:ins>
            </m:r>
            <w:bookmarkEnd w:id="301"/>
            <m:r>
              <w:del w:id="303" w:author="wang wei" w:date="2022-11-04T17:11:00Z">
                <w:rPr>
                  <w:rFonts w:ascii="Cambria Math" w:hAnsi="Cambria Math"/>
                  <w:szCs w:val="21"/>
                </w:rPr>
                <m:t>em</m:t>
              </w:del>
            </m:r>
            <m:r>
              <w:ins w:id="304" w:author="wang wei" w:date="2022-11-04T16:39:00Z">
                <w:rPr>
                  <w:rFonts w:ascii="Cambria Math" w:hAnsi="Cambria Math"/>
                  <w:szCs w:val="21"/>
                </w:rPr>
                <m:t>;</m:t>
              </w:ins>
            </m:r>
            <m:r>
              <w:ins w:id="305" w:author="wang wei" w:date="2022-11-04T16:39:00Z">
                <m:rPr>
                  <m:sty m:val="bi"/>
                </m:rPr>
                <w:rPr>
                  <w:rFonts w:ascii="Cambria Math" w:hAnsi="Cambria Math"/>
                  <w:szCs w:val="21"/>
                </w:rPr>
                <m:t>η</m:t>
              </w:ins>
            </m:r>
          </m:e>
        </m:d>
      </m:oMath>
      <w:r w:rsidR="00980FC7" w:rsidRPr="0016267E">
        <w:rPr>
          <w:rFonts w:hint="eastAsia"/>
          <w:szCs w:val="21"/>
        </w:rPr>
        <w:t xml:space="preserve"> </w:t>
      </w:r>
      <w:r w:rsidR="0092597D" w:rsidRPr="0016267E">
        <w:rPr>
          <w:szCs w:val="21"/>
        </w:rPr>
        <w:t xml:space="preserve">is the </w:t>
      </w:r>
      <w:r w:rsidR="00202007" w:rsidRPr="0016267E">
        <w:rPr>
          <w:szCs w:val="21"/>
        </w:rPr>
        <w:t>cross-basis</w:t>
      </w:r>
      <w:r w:rsidR="0092597D" w:rsidRPr="0016267E">
        <w:rPr>
          <w:szCs w:val="21"/>
        </w:rPr>
        <w:t xml:space="preserve"> function regarding the relative mean temperatures, with a lag range of 4-14 </w:t>
      </w:r>
      <w:r w:rsidR="0092597D" w:rsidRPr="0016267E">
        <w:rPr>
          <w:rFonts w:eastAsia="等线"/>
          <w:szCs w:val="21"/>
        </w:rPr>
        <w:t>days,</w:t>
      </w:r>
      <w:r w:rsidR="003368F9" w:rsidRPr="0016267E">
        <w:rPr>
          <w:szCs w:val="21"/>
        </w:rPr>
        <w:t xml:space="preserve"> 5-degrees of freedom (</w:t>
      </w:r>
      <m:oMath>
        <m:r>
          <w:rPr>
            <w:rFonts w:ascii="Cambria Math" w:hAnsi="Cambria Math"/>
            <w:szCs w:val="21"/>
          </w:rPr>
          <m:t>df</m:t>
        </m:r>
      </m:oMath>
      <w:r w:rsidR="003368F9" w:rsidRPr="0016267E">
        <w:rPr>
          <w:szCs w:val="21"/>
        </w:rPr>
        <w:t xml:space="preserve">) natural cubic splines for </w:t>
      </w:r>
      <w:r w:rsidRPr="0016267E">
        <w:rPr>
          <w:rFonts w:eastAsia="等线"/>
          <w:szCs w:val="21"/>
        </w:rPr>
        <w:t xml:space="preserve">the </w:t>
      </w:r>
      <w:r w:rsidR="003368F9" w:rsidRPr="0016267E">
        <w:rPr>
          <w:szCs w:val="21"/>
        </w:rPr>
        <w:t>exposure-response dimension and 4-</w:t>
      </w:r>
      <m:oMath>
        <m:r>
          <w:rPr>
            <w:rFonts w:ascii="Cambria Math" w:hAnsi="Cambria Math"/>
            <w:szCs w:val="21"/>
          </w:rPr>
          <m:t>df</m:t>
        </m:r>
      </m:oMath>
      <w:r w:rsidR="003368F9" w:rsidRPr="0016267E">
        <w:rPr>
          <w:szCs w:val="21"/>
        </w:rPr>
        <w:t xml:space="preserve"> </w:t>
      </w:r>
      <w:bookmarkStart w:id="306" w:name="_Hlk118476808"/>
      <w:r w:rsidR="003368F9" w:rsidRPr="0016267E">
        <w:rPr>
          <w:szCs w:val="21"/>
        </w:rPr>
        <w:t>natural cubic splines</w:t>
      </w:r>
      <w:bookmarkEnd w:id="306"/>
      <w:r w:rsidR="003368F9" w:rsidRPr="0016267E">
        <w:rPr>
          <w:szCs w:val="21"/>
        </w:rPr>
        <w:t xml:space="preserve"> for</w:t>
      </w:r>
      <w:r w:rsidR="003368F9" w:rsidRPr="0016267E">
        <w:rPr>
          <w:rFonts w:eastAsia="等线"/>
          <w:szCs w:val="21"/>
        </w:rPr>
        <w:t xml:space="preserve"> </w:t>
      </w:r>
      <w:r w:rsidRPr="0016267E">
        <w:rPr>
          <w:rFonts w:eastAsia="等线"/>
          <w:szCs w:val="21"/>
        </w:rPr>
        <w:t xml:space="preserve">the </w:t>
      </w:r>
      <w:r w:rsidR="003368F9" w:rsidRPr="0016267E">
        <w:rPr>
          <w:szCs w:val="21"/>
        </w:rPr>
        <w:t>lag-response dimension</w:t>
      </w:r>
      <w:ins w:id="307" w:author="wang wei" w:date="2022-11-04T16:35:00Z">
        <w:r w:rsidR="00CB31EA">
          <w:rPr>
            <w:szCs w:val="21"/>
          </w:rPr>
          <w:t xml:space="preserve">, </w:t>
        </w:r>
      </w:ins>
      <w:ins w:id="308" w:author="wang wei" w:date="2022-11-04T16:40:00Z">
        <w:r w:rsidR="00085493">
          <w:rPr>
            <w:szCs w:val="21"/>
          </w:rPr>
          <w:t xml:space="preserve">where </w:t>
        </w:r>
      </w:ins>
      <m:oMath>
        <m:r>
          <w:ins w:id="309" w:author="wang wei" w:date="2022-11-04T16:40:00Z">
            <m:rPr>
              <m:sty m:val="bi"/>
            </m:rPr>
            <w:rPr>
              <w:rFonts w:ascii="Cambria Math" w:hAnsi="Cambria Math"/>
              <w:szCs w:val="21"/>
            </w:rPr>
            <m:t>η</m:t>
          </w:ins>
        </m:r>
      </m:oMath>
      <w:ins w:id="310" w:author="wang wei" w:date="2022-11-04T16:40:00Z">
        <w:r w:rsidR="00085493">
          <w:rPr>
            <w:rFonts w:hint="eastAsia"/>
            <w:b/>
            <w:bCs/>
            <w:szCs w:val="21"/>
          </w:rPr>
          <w:t xml:space="preserve"> </w:t>
        </w:r>
        <w:r w:rsidR="00085493" w:rsidRPr="00427A50">
          <w:rPr>
            <w:szCs w:val="21"/>
          </w:rPr>
          <w:t>is</w:t>
        </w:r>
        <w:r w:rsidR="00085493">
          <w:rPr>
            <w:szCs w:val="21"/>
          </w:rPr>
          <w:t xml:space="preserve"> the parameter to be estimated and </w:t>
        </w:r>
      </w:ins>
      <m:oMath>
        <m:r>
          <w:ins w:id="311" w:author="wang wei" w:date="2022-11-04T16:40:00Z">
            <w:rPr>
              <w:rFonts w:ascii="Cambria Math" w:hAnsi="Cambria Math"/>
              <w:szCs w:val="21"/>
            </w:rPr>
            <m:t>df</m:t>
          </w:ins>
        </m:r>
      </m:oMath>
      <w:ins w:id="312" w:author="wang wei" w:date="2022-11-04T16:40:00Z">
        <w:r w:rsidR="00085493">
          <w:rPr>
            <w:szCs w:val="21"/>
          </w:rPr>
          <w:t>s</w:t>
        </w:r>
        <w:r w:rsidR="00085493" w:rsidRPr="00427A50">
          <w:rPr>
            <w:szCs w:val="21"/>
          </w:rPr>
          <w:t xml:space="preserve"> </w:t>
        </w:r>
      </w:ins>
      <w:ins w:id="313" w:author="wang wei" w:date="2022-11-04T16:35:00Z">
        <w:r w:rsidR="00CB31EA">
          <w:rPr>
            <w:szCs w:val="21"/>
          </w:rPr>
          <w:t>are</w:t>
        </w:r>
      </w:ins>
      <w:del w:id="314" w:author="wang wei" w:date="2022-11-04T16:35:00Z">
        <w:r w:rsidR="003368F9" w:rsidRPr="0016267E" w:rsidDel="00CB31EA">
          <w:rPr>
            <w:szCs w:val="21"/>
          </w:rPr>
          <w:delText xml:space="preserve">. </w:delText>
        </w:r>
      </w:del>
      <w:ins w:id="315" w:author="wang wei" w:date="2022-11-04T16:35:00Z">
        <w:r w:rsidR="00CB31EA">
          <w:rPr>
            <w:szCs w:val="21"/>
          </w:rPr>
          <w:t xml:space="preserve"> selected</w:t>
        </w:r>
      </w:ins>
      <w:ins w:id="316" w:author="wang wei" w:date="2022-11-04T16:34:00Z">
        <w:r w:rsidR="00CB31EA">
          <w:rPr>
            <w:szCs w:val="21"/>
          </w:rPr>
          <w:t xml:space="preserve"> based on the quasi-AIC</w:t>
        </w:r>
      </w:ins>
      <w:ins w:id="317" w:author="wang wei" w:date="2022-11-04T16:36:00Z">
        <w:r w:rsidR="00CB31EA">
          <w:rPr>
            <w:szCs w:val="21"/>
          </w:rPr>
          <w:t>.</w:t>
        </w:r>
      </w:ins>
      <w:ins w:id="318" w:author="wang wei" w:date="2022-11-04T16:35:00Z">
        <w:r w:rsidR="00CB31EA">
          <w:rPr>
            <w:szCs w:val="21"/>
          </w:rPr>
          <w:t xml:space="preserve"> </w:t>
        </w:r>
      </w:ins>
      <w:ins w:id="319" w:author="wang wei" w:date="2022-11-04T16:36:00Z">
        <w:r w:rsidR="00CB31EA">
          <w:rPr>
            <w:szCs w:val="21"/>
          </w:rPr>
          <w:t>More specifically,</w:t>
        </w:r>
      </w:ins>
      <w:ins w:id="320" w:author="wang wei" w:date="2022-11-04T17:22:00Z">
        <w:r w:rsidR="00E30377">
          <w:rPr>
            <w:szCs w:val="21"/>
          </w:rPr>
          <w:t xml:space="preserve"> let </w:t>
        </w:r>
      </w:ins>
      <m:oMath>
        <m:sSub>
          <m:sSubPr>
            <m:ctrlPr>
              <w:ins w:id="321" w:author="wang wei" w:date="2022-11-04T17:10:00Z">
                <w:rPr>
                  <w:rFonts w:ascii="Cambria Math" w:hAnsi="Cambria Math"/>
                  <w:i/>
                  <w:szCs w:val="21"/>
                </w:rPr>
              </w:ins>
            </m:ctrlPr>
          </m:sSubPr>
          <m:e>
            <m:r>
              <w:ins w:id="322" w:author="wang wei" w:date="2022-11-04T17:10:00Z">
                <m:rPr>
                  <m:sty m:val="bi"/>
                </m:rPr>
                <w:rPr>
                  <w:rFonts w:ascii="Cambria Math" w:hAnsi="Cambria Math"/>
                  <w:szCs w:val="21"/>
                </w:rPr>
                <m:t>x</m:t>
              </w:ins>
            </m:r>
          </m:e>
          <m:sub>
            <m:r>
              <w:ins w:id="323" w:author="wang wei" w:date="2022-11-04T17:10:00Z">
                <w:rPr>
                  <w:rFonts w:ascii="Cambria Math" w:hAnsi="Cambria Math"/>
                  <w:szCs w:val="21"/>
                </w:rPr>
                <m:t>t</m:t>
              </w:ins>
            </m:r>
          </m:sub>
        </m:sSub>
        <m:r>
          <w:ins w:id="324" w:author="wang wei" w:date="2022-11-04T17:11:00Z">
            <w:rPr>
              <w:rFonts w:ascii="Cambria Math"/>
              <w:szCs w:val="21"/>
            </w:rPr>
            <m:t>=</m:t>
          </w:ins>
        </m:r>
        <m:sSup>
          <m:sSupPr>
            <m:ctrlPr>
              <w:ins w:id="325" w:author="wang wei" w:date="2022-11-04T17:11:00Z">
                <w:rPr>
                  <w:rFonts w:ascii="Cambria Math" w:hAnsi="Cambria Math"/>
                  <w:i/>
                  <w:szCs w:val="21"/>
                </w:rPr>
              </w:ins>
            </m:ctrlPr>
          </m:sSupPr>
          <m:e>
            <m:d>
              <m:dPr>
                <m:begChr m:val="["/>
                <m:endChr m:val="]"/>
                <m:ctrlPr>
                  <w:ins w:id="326" w:author="wang wei" w:date="2022-11-04T17:11:00Z">
                    <w:rPr>
                      <w:rFonts w:ascii="Cambria Math" w:hAnsi="Cambria Math"/>
                      <w:i/>
                      <w:szCs w:val="21"/>
                    </w:rPr>
                  </w:ins>
                </m:ctrlPr>
              </m:dPr>
              <m:e>
                <m:sSub>
                  <m:sSubPr>
                    <m:ctrlPr>
                      <w:ins w:id="327" w:author="wang wei" w:date="2022-11-04T17:11:00Z">
                        <w:rPr>
                          <w:rFonts w:ascii="Cambria Math" w:hAnsi="Cambria Math"/>
                          <w:i/>
                          <w:szCs w:val="21"/>
                        </w:rPr>
                      </w:ins>
                    </m:ctrlPr>
                  </m:sSubPr>
                  <m:e>
                    <m:r>
                      <w:ins w:id="328" w:author="wang wei" w:date="2022-11-04T17:14:00Z">
                        <w:rPr>
                          <w:rFonts w:ascii="Cambria Math" w:hAnsi="Cambria Math"/>
                          <w:szCs w:val="21"/>
                        </w:rPr>
                        <m:t>Tem</m:t>
                      </w:ins>
                    </m:r>
                  </m:e>
                  <m:sub>
                    <m:r>
                      <w:ins w:id="329" w:author="wang wei" w:date="2022-11-04T17:11:00Z">
                        <w:rPr>
                          <w:rFonts w:ascii="Cambria Math" w:hAnsi="Cambria Math"/>
                          <w:szCs w:val="21"/>
                        </w:rPr>
                        <m:t>t</m:t>
                      </w:ins>
                    </m:r>
                    <m:r>
                      <w:ins w:id="330" w:author="wang wei" w:date="2022-11-04T17:13:00Z">
                        <w:rPr>
                          <w:rFonts w:ascii="Cambria Math" w:hAnsi="Cambria Math"/>
                          <w:szCs w:val="21"/>
                        </w:rPr>
                        <m:t>-4</m:t>
                      </w:ins>
                    </m:r>
                  </m:sub>
                </m:sSub>
                <m:r>
                  <w:ins w:id="331" w:author="wang wei" w:date="2022-11-04T17:12:00Z">
                    <w:rPr>
                      <w:rFonts w:ascii="Cambria Math" w:hAnsi="Cambria Math"/>
                      <w:szCs w:val="21"/>
                    </w:rPr>
                    <m:t>,</m:t>
                  </w:ins>
                </m:r>
                <m:sSub>
                  <m:sSubPr>
                    <m:ctrlPr>
                      <w:ins w:id="332" w:author="wang wei" w:date="2022-11-04T17:12:00Z">
                        <w:rPr>
                          <w:rFonts w:ascii="Cambria Math" w:hAnsi="Cambria Math"/>
                          <w:i/>
                          <w:szCs w:val="21"/>
                        </w:rPr>
                      </w:ins>
                    </m:ctrlPr>
                  </m:sSubPr>
                  <m:e>
                    <m:r>
                      <w:ins w:id="333" w:author="wang wei" w:date="2022-11-04T17:14:00Z">
                        <w:rPr>
                          <w:rFonts w:ascii="Cambria Math" w:hAnsi="Cambria Math"/>
                          <w:szCs w:val="21"/>
                        </w:rPr>
                        <m:t>Tem</m:t>
                      </w:ins>
                    </m:r>
                  </m:e>
                  <m:sub>
                    <m:r>
                      <w:ins w:id="334" w:author="wang wei" w:date="2022-11-04T17:12:00Z">
                        <w:rPr>
                          <w:rFonts w:ascii="Cambria Math" w:hAnsi="Cambria Math"/>
                          <w:szCs w:val="21"/>
                        </w:rPr>
                        <m:t>t</m:t>
                      </w:ins>
                    </m:r>
                    <m:r>
                      <w:ins w:id="335" w:author="wang wei" w:date="2022-11-04T17:13:00Z">
                        <w:rPr>
                          <w:rFonts w:ascii="Cambria Math" w:hAnsi="Cambria Math"/>
                          <w:szCs w:val="21"/>
                        </w:rPr>
                        <m:t>-5</m:t>
                      </w:ins>
                    </m:r>
                  </m:sub>
                </m:sSub>
                <m:r>
                  <w:ins w:id="336" w:author="wang wei" w:date="2022-11-04T17:12:00Z">
                    <w:rPr>
                      <w:rFonts w:ascii="Cambria Math" w:hAnsi="Cambria Math"/>
                      <w:szCs w:val="21"/>
                    </w:rPr>
                    <m:t>,</m:t>
                  </w:ins>
                </m:r>
                <m:r>
                  <w:ins w:id="337" w:author="wang wei" w:date="2022-11-04T17:13:00Z">
                    <w:rPr>
                      <w:rFonts w:ascii="Cambria Math" w:hAnsi="Cambria Math"/>
                      <w:szCs w:val="21"/>
                    </w:rPr>
                    <m:t>…</m:t>
                  </w:ins>
                </m:r>
                <m:r>
                  <w:ins w:id="338" w:author="wang wei" w:date="2022-11-04T17:12:00Z">
                    <w:rPr>
                      <w:rFonts w:ascii="Cambria Math" w:hAnsi="Cambria Math"/>
                      <w:szCs w:val="21"/>
                    </w:rPr>
                    <m:t>,</m:t>
                  </w:ins>
                </m:r>
                <m:sSub>
                  <m:sSubPr>
                    <m:ctrlPr>
                      <w:ins w:id="339" w:author="wang wei" w:date="2022-11-04T17:12:00Z">
                        <w:rPr>
                          <w:rFonts w:ascii="Cambria Math" w:hAnsi="Cambria Math"/>
                          <w:i/>
                          <w:szCs w:val="21"/>
                        </w:rPr>
                      </w:ins>
                    </m:ctrlPr>
                  </m:sSubPr>
                  <m:e>
                    <m:r>
                      <w:ins w:id="340" w:author="wang wei" w:date="2022-11-04T17:15:00Z">
                        <w:rPr>
                          <w:rFonts w:ascii="Cambria Math" w:hAnsi="Cambria Math"/>
                          <w:szCs w:val="21"/>
                        </w:rPr>
                        <m:t>Tem</m:t>
                      </w:ins>
                    </m:r>
                  </m:e>
                  <m:sub>
                    <m:r>
                      <w:ins w:id="341" w:author="wang wei" w:date="2022-11-04T17:13:00Z">
                        <w:rPr>
                          <w:rFonts w:ascii="Cambria Math" w:hAnsi="Cambria Math"/>
                          <w:szCs w:val="21"/>
                        </w:rPr>
                        <m:t>t</m:t>
                      </w:ins>
                    </m:r>
                    <m:r>
                      <w:ins w:id="342" w:author="wang wei" w:date="2022-11-04T17:14:00Z">
                        <w:rPr>
                          <w:rFonts w:ascii="Cambria Math" w:hAnsi="Cambria Math"/>
                          <w:szCs w:val="21"/>
                        </w:rPr>
                        <m:t>-14</m:t>
                      </w:ins>
                    </m:r>
                  </m:sub>
                </m:sSub>
              </m:e>
            </m:d>
          </m:e>
          <m:sup>
            <m:r>
              <w:ins w:id="343" w:author="wang wei" w:date="2022-11-04T17:14:00Z">
                <m:rPr>
                  <m:sty m:val="p"/>
                </m:rPr>
                <w:rPr>
                  <w:rFonts w:ascii="Cambria Math"/>
                  <w:szCs w:val="21"/>
                </w:rPr>
                <m:t>T</m:t>
              </w:ins>
            </m:r>
          </m:sup>
        </m:sSup>
      </m:oMath>
      <w:ins w:id="344" w:author="wang wei" w:date="2022-11-04T17:23:00Z">
        <w:r w:rsidR="00E30377">
          <w:rPr>
            <w:rFonts w:hint="eastAsia"/>
            <w:szCs w:val="21"/>
          </w:rPr>
          <w:t xml:space="preserve"> </w:t>
        </w:r>
        <w:r w:rsidR="00E30377">
          <w:rPr>
            <w:szCs w:val="21"/>
          </w:rPr>
          <w:t xml:space="preserve">and </w:t>
        </w:r>
      </w:ins>
      <m:oMath>
        <m:r>
          <w:ins w:id="345" w:author="wang wei" w:date="2022-11-04T17:21:00Z">
            <m:rPr>
              <m:scr m:val="script"/>
              <m:sty m:val="bi"/>
            </m:rPr>
            <w:rPr>
              <w:rFonts w:ascii="Cambria Math" w:hAnsi="Cambria Math"/>
              <w:szCs w:val="21"/>
            </w:rPr>
            <m:t>l</m:t>
          </w:ins>
        </m:r>
        <m:r>
          <w:ins w:id="346" w:author="wang wei" w:date="2022-11-04T17:21:00Z">
            <w:rPr>
              <w:rFonts w:ascii="Cambria Math" w:hAnsi="Cambria Math"/>
              <w:szCs w:val="21"/>
            </w:rPr>
            <m:t>=</m:t>
          </w:ins>
        </m:r>
        <m:sSup>
          <m:sSupPr>
            <m:ctrlPr>
              <w:ins w:id="347" w:author="wang wei" w:date="2022-11-04T17:21:00Z">
                <w:rPr>
                  <w:rFonts w:ascii="Cambria Math" w:hAnsi="Cambria Math"/>
                  <w:i/>
                  <w:szCs w:val="21"/>
                </w:rPr>
              </w:ins>
            </m:ctrlPr>
          </m:sSupPr>
          <m:e>
            <m:d>
              <m:dPr>
                <m:begChr m:val="["/>
                <m:endChr m:val="]"/>
                <m:ctrlPr>
                  <w:ins w:id="348" w:author="wang wei" w:date="2022-11-04T17:21:00Z">
                    <w:rPr>
                      <w:rFonts w:ascii="Cambria Math" w:hAnsi="Cambria Math"/>
                      <w:i/>
                      <w:szCs w:val="21"/>
                    </w:rPr>
                  </w:ins>
                </m:ctrlPr>
              </m:dPr>
              <m:e>
                <m:r>
                  <w:ins w:id="349" w:author="wang wei" w:date="2022-11-04T17:21:00Z">
                    <w:rPr>
                      <w:rFonts w:ascii="Cambria Math" w:hAnsi="Cambria Math"/>
                      <w:szCs w:val="21"/>
                    </w:rPr>
                    <m:t>4,5,6,…,14</m:t>
                  </w:ins>
                </m:r>
              </m:e>
            </m:d>
          </m:e>
          <m:sup>
            <m:r>
              <w:ins w:id="350" w:author="wang wei" w:date="2022-11-04T17:22:00Z">
                <m:rPr>
                  <m:sty m:val="p"/>
                </m:rPr>
                <w:rPr>
                  <w:rFonts w:ascii="Cambria Math" w:hAnsi="Cambria Math"/>
                  <w:szCs w:val="21"/>
                </w:rPr>
                <m:t>T</m:t>
              </w:ins>
            </m:r>
          </m:sup>
        </m:sSup>
      </m:oMath>
      <w:ins w:id="351" w:author="wang wei" w:date="2022-11-04T17:23:00Z">
        <w:r w:rsidR="00E30377">
          <w:rPr>
            <w:szCs w:val="21"/>
          </w:rPr>
          <w:t xml:space="preserve">, then </w:t>
        </w:r>
      </w:ins>
      <m:oMath>
        <m:r>
          <w:ins w:id="352" w:author="wang wei" w:date="2022-11-04T17:23:00Z">
            <w:rPr>
              <w:rFonts w:ascii="Cambria Math" w:hAnsi="Cambria Math"/>
              <w:szCs w:val="21"/>
            </w:rPr>
            <m:t>cb</m:t>
          </w:ins>
        </m:r>
        <m:d>
          <m:dPr>
            <m:ctrlPr>
              <w:ins w:id="353" w:author="wang wei" w:date="2022-11-04T17:23:00Z">
                <w:rPr>
                  <w:rFonts w:ascii="Cambria Math" w:hAnsi="Cambria Math"/>
                  <w:i/>
                  <w:szCs w:val="21"/>
                </w:rPr>
              </w:ins>
            </m:ctrlPr>
          </m:dPr>
          <m:e>
            <m:r>
              <w:ins w:id="354" w:author="wang wei" w:date="2022-11-04T17:23:00Z">
                <w:rPr>
                  <w:rFonts w:ascii="Cambria Math" w:hAnsi="Cambria Math"/>
                  <w:szCs w:val="21"/>
                </w:rPr>
                <m:t>Tem;</m:t>
              </w:ins>
            </m:r>
            <m:r>
              <w:ins w:id="355" w:author="wang wei" w:date="2022-11-04T17:23:00Z">
                <m:rPr>
                  <m:sty m:val="bi"/>
                </m:rPr>
                <w:rPr>
                  <w:rFonts w:ascii="Cambria Math" w:hAnsi="Cambria Math"/>
                  <w:szCs w:val="21"/>
                </w:rPr>
                <m:t>η</m:t>
              </w:ins>
            </m:r>
          </m:e>
        </m:d>
      </m:oMath>
      <w:ins w:id="356" w:author="wang wei" w:date="2022-11-04T17:23:00Z">
        <w:r w:rsidR="00E30377">
          <w:rPr>
            <w:rFonts w:hint="eastAsia"/>
            <w:szCs w:val="21"/>
          </w:rPr>
          <w:t xml:space="preserve"> </w:t>
        </w:r>
        <w:r w:rsidR="00E30377">
          <w:rPr>
            <w:szCs w:val="21"/>
          </w:rPr>
          <w:t>can be written as</w:t>
        </w:r>
      </w:ins>
    </w:p>
    <w:p w14:paraId="3814466D" w14:textId="61CCAD46" w:rsidR="00CB31EA" w:rsidRPr="00646734" w:rsidRDefault="00085493" w:rsidP="00EB6518">
      <w:pPr>
        <w:rPr>
          <w:ins w:id="357" w:author="wang wei" w:date="2022-11-04T17:45:00Z"/>
          <w:szCs w:val="21"/>
        </w:rPr>
      </w:pPr>
      <w:bookmarkStart w:id="358" w:name="_Hlk118472963"/>
      <m:oMathPara>
        <m:oMath>
          <m:r>
            <w:ins w:id="359" w:author="wang wei" w:date="2022-11-04T16:38:00Z">
              <w:rPr>
                <w:rFonts w:ascii="Cambria Math" w:hAnsi="Cambria Math"/>
                <w:szCs w:val="21"/>
              </w:rPr>
              <m:t>cb</m:t>
            </w:ins>
          </m:r>
          <m:d>
            <m:dPr>
              <m:ctrlPr>
                <w:ins w:id="360" w:author="wang wei" w:date="2022-11-04T16:38:00Z">
                  <w:rPr>
                    <w:rFonts w:ascii="Cambria Math" w:hAnsi="Cambria Math"/>
                    <w:i/>
                    <w:szCs w:val="21"/>
                  </w:rPr>
                </w:ins>
              </m:ctrlPr>
            </m:dPr>
            <m:e>
              <m:r>
                <w:ins w:id="361" w:author="wang wei" w:date="2022-11-04T16:38:00Z">
                  <w:rPr>
                    <w:rFonts w:ascii="Cambria Math" w:hAnsi="Cambria Math"/>
                    <w:szCs w:val="21"/>
                  </w:rPr>
                  <m:t>Tem</m:t>
                </w:ins>
              </m:r>
              <m:r>
                <w:ins w:id="362" w:author="wang wei" w:date="2022-11-04T16:41:00Z">
                  <w:rPr>
                    <w:rFonts w:ascii="Cambria Math" w:hAnsi="Cambria Math"/>
                    <w:szCs w:val="21"/>
                  </w:rPr>
                  <m:t>;</m:t>
                </w:ins>
              </m:r>
              <m:r>
                <w:ins w:id="363" w:author="wang wei" w:date="2022-11-04T16:41:00Z">
                  <m:rPr>
                    <m:sty m:val="bi"/>
                  </m:rPr>
                  <w:rPr>
                    <w:rFonts w:ascii="Cambria Math" w:hAnsi="Cambria Math"/>
                    <w:szCs w:val="21"/>
                  </w:rPr>
                  <m:t>η</m:t>
                </w:ins>
              </m:r>
            </m:e>
          </m:d>
          <w:bookmarkEnd w:id="358"/>
          <m:r>
            <w:ins w:id="364" w:author="wang wei" w:date="2022-11-04T16:38:00Z">
              <w:rPr>
                <w:rFonts w:ascii="Cambria Math"/>
                <w:szCs w:val="21"/>
              </w:rPr>
              <m:t>=</m:t>
            </w:ins>
          </m:r>
          <m:r>
            <w:ins w:id="365" w:author="wang wei" w:date="2022-11-04T16:49:00Z">
              <w:rPr>
                <w:rFonts w:ascii="Cambria Math" w:hAnsi="Cambria Math"/>
                <w:szCs w:val="21"/>
              </w:rPr>
              <m:t>cb</m:t>
            </w:ins>
          </m:r>
          <m:d>
            <m:dPr>
              <m:ctrlPr>
                <w:ins w:id="366" w:author="wang wei" w:date="2022-11-04T16:49:00Z">
                  <w:rPr>
                    <w:rFonts w:ascii="Cambria Math" w:hAnsi="Cambria Math"/>
                    <w:i/>
                    <w:szCs w:val="21"/>
                  </w:rPr>
                </w:ins>
              </m:ctrlPr>
            </m:dPr>
            <m:e>
              <w:bookmarkStart w:id="367" w:name="_Hlk118474268"/>
              <m:sSub>
                <m:sSubPr>
                  <m:ctrlPr>
                    <w:ins w:id="368" w:author="wang wei" w:date="2022-11-04T16:49:00Z">
                      <w:rPr>
                        <w:rFonts w:ascii="Cambria Math" w:hAnsi="Cambria Math"/>
                        <w:i/>
                        <w:szCs w:val="21"/>
                      </w:rPr>
                    </w:ins>
                  </m:ctrlPr>
                </m:sSubPr>
                <m:e>
                  <m:r>
                    <w:ins w:id="369" w:author="wang wei" w:date="2022-11-04T16:49:00Z">
                      <m:rPr>
                        <m:sty m:val="bi"/>
                      </m:rPr>
                      <w:rPr>
                        <w:rFonts w:ascii="Cambria Math" w:hAnsi="Cambria Math"/>
                        <w:szCs w:val="21"/>
                      </w:rPr>
                      <m:t>x</m:t>
                    </w:ins>
                  </m:r>
                </m:e>
                <m:sub>
                  <m:r>
                    <w:ins w:id="370" w:author="wang wei" w:date="2022-11-04T16:49:00Z">
                      <w:rPr>
                        <w:rFonts w:ascii="Cambria Math" w:hAnsi="Cambria Math"/>
                        <w:szCs w:val="21"/>
                      </w:rPr>
                      <m:t>t</m:t>
                    </w:ins>
                  </m:r>
                </m:sub>
              </m:sSub>
              <w:bookmarkEnd w:id="367"/>
              <m:r>
                <w:ins w:id="371" w:author="wang wei" w:date="2022-11-04T16:49:00Z">
                  <w:rPr>
                    <w:rFonts w:ascii="Cambria Math" w:hAnsi="Cambria Math"/>
                    <w:szCs w:val="21"/>
                  </w:rPr>
                  <m:t>;</m:t>
                </w:ins>
              </m:r>
              <m:r>
                <w:ins w:id="372" w:author="wang wei" w:date="2022-11-04T16:49:00Z">
                  <m:rPr>
                    <m:sty m:val="bi"/>
                  </m:rPr>
                  <w:rPr>
                    <w:rFonts w:ascii="Cambria Math" w:hAnsi="Cambria Math"/>
                    <w:szCs w:val="21"/>
                  </w:rPr>
                  <m:t>η</m:t>
                </w:ins>
              </m:r>
            </m:e>
          </m:d>
          <m:r>
            <w:ins w:id="373" w:author="wang wei" w:date="2022-11-04T16:49:00Z">
              <w:rPr>
                <w:rFonts w:ascii="Cambria Math" w:hAnsi="Cambria Math"/>
                <w:szCs w:val="21"/>
              </w:rPr>
              <m:t>=</m:t>
            </w:ins>
          </m:r>
          <m:nary>
            <m:naryPr>
              <m:chr m:val="∑"/>
              <m:limLoc m:val="undOvr"/>
              <m:ctrlPr>
                <w:ins w:id="374" w:author="wang wei" w:date="2022-11-04T17:24:00Z">
                  <w:rPr>
                    <w:rFonts w:ascii="Cambria Math" w:hAnsi="Cambria Math"/>
                    <w:i/>
                    <w:szCs w:val="21"/>
                  </w:rPr>
                </w:ins>
              </m:ctrlPr>
            </m:naryPr>
            <m:sub>
              <m:r>
                <w:ins w:id="375" w:author="wang wei" w:date="2022-11-05T00:43:00Z">
                  <w:rPr>
                    <w:rFonts w:ascii="Cambria Math" w:hAnsi="Cambria Math"/>
                    <w:szCs w:val="21"/>
                  </w:rPr>
                  <m:t>k</m:t>
                </w:ins>
              </m:r>
              <m:r>
                <w:ins w:id="376" w:author="wang wei" w:date="2022-11-04T17:24:00Z">
                  <w:rPr>
                    <w:rFonts w:ascii="Cambria Math" w:hAnsi="Cambria Math"/>
                    <w:szCs w:val="21"/>
                  </w:rPr>
                  <m:t>=1</m:t>
                </w:ins>
              </m:r>
            </m:sub>
            <m:sup>
              <m:r>
                <w:ins w:id="377" w:author="wang wei" w:date="2022-11-04T17:25:00Z">
                  <w:rPr>
                    <w:rFonts w:ascii="Cambria Math" w:hAnsi="Cambria Math"/>
                    <w:szCs w:val="21"/>
                  </w:rPr>
                  <m:t>5</m:t>
                </w:ins>
              </m:r>
            </m:sup>
            <m:e>
              <m:nary>
                <m:naryPr>
                  <m:chr m:val="∑"/>
                  <m:limLoc m:val="undOvr"/>
                  <m:ctrlPr>
                    <w:ins w:id="378" w:author="wang wei" w:date="2022-11-04T17:25:00Z">
                      <w:rPr>
                        <w:rFonts w:ascii="Cambria Math" w:hAnsi="Cambria Math"/>
                        <w:i/>
                        <w:szCs w:val="21"/>
                      </w:rPr>
                    </w:ins>
                  </m:ctrlPr>
                </m:naryPr>
                <m:sub>
                  <m:r>
                    <w:ins w:id="379" w:author="wang wei" w:date="2022-11-04T17:41:00Z">
                      <w:rPr>
                        <w:rFonts w:ascii="Cambria Math" w:hAnsi="Cambria Math"/>
                        <w:szCs w:val="21"/>
                      </w:rPr>
                      <m:t>j</m:t>
                    </w:ins>
                  </m:r>
                  <m:r>
                    <w:ins w:id="380" w:author="wang wei" w:date="2022-11-04T17:25:00Z">
                      <w:rPr>
                        <w:rFonts w:ascii="Cambria Math" w:hAnsi="Cambria Math"/>
                        <w:szCs w:val="21"/>
                      </w:rPr>
                      <m:t>=1</m:t>
                    </w:ins>
                  </m:r>
                </m:sub>
                <m:sup>
                  <m:r>
                    <w:ins w:id="381" w:author="wang wei" w:date="2022-11-04T17:25:00Z">
                      <w:rPr>
                        <w:rFonts w:ascii="Cambria Math" w:hAnsi="Cambria Math"/>
                        <w:szCs w:val="21"/>
                      </w:rPr>
                      <m:t>4</m:t>
                    </w:ins>
                  </m:r>
                </m:sup>
                <m:e>
                  <w:bookmarkStart w:id="382" w:name="_Hlk118476355"/>
                  <m:sSubSup>
                    <m:sSubSupPr>
                      <m:ctrlPr>
                        <w:ins w:id="383" w:author="wang wei" w:date="2022-11-04T17:47:00Z">
                          <w:rPr>
                            <w:rFonts w:ascii="Cambria Math" w:hAnsi="Cambria Math"/>
                            <w:i/>
                            <w:szCs w:val="21"/>
                          </w:rPr>
                        </w:ins>
                      </m:ctrlPr>
                    </m:sSubSupPr>
                    <m:e>
                      <m:r>
                        <w:ins w:id="384" w:author="wang wei" w:date="2022-11-04T17:47:00Z">
                          <m:rPr>
                            <m:sty m:val="bi"/>
                          </m:rPr>
                          <w:rPr>
                            <w:rFonts w:ascii="Cambria Math" w:hAnsi="Cambria Math"/>
                            <w:szCs w:val="21"/>
                          </w:rPr>
                          <m:t>q</m:t>
                        </w:ins>
                      </m:r>
                    </m:e>
                    <m:sub>
                      <m:r>
                        <w:ins w:id="385" w:author="wang wei" w:date="2022-11-05T00:43:00Z">
                          <w:rPr>
                            <w:rFonts w:ascii="Cambria Math" w:hAnsi="Cambria Math"/>
                            <w:szCs w:val="21"/>
                          </w:rPr>
                          <m:t>k</m:t>
                        </w:ins>
                      </m:r>
                      <m:r>
                        <w:ins w:id="386" w:author="wang wei" w:date="2022-11-04T17:47:00Z">
                          <w:rPr>
                            <w:rFonts w:ascii="Cambria Math" w:hAnsi="Cambria Math"/>
                            <w:szCs w:val="21"/>
                          </w:rPr>
                          <m:t>∙</m:t>
                        </w:ins>
                      </m:r>
                    </m:sub>
                    <m:sup>
                      <m:r>
                        <w:ins w:id="387" w:author="wang wei" w:date="2022-11-04T17:47:00Z">
                          <w:rPr>
                            <w:rFonts w:ascii="Cambria Math" w:hAnsi="Cambria Math"/>
                            <w:szCs w:val="21"/>
                          </w:rPr>
                          <m:t>(t)</m:t>
                        </w:ins>
                      </m:r>
                    </m:sup>
                  </m:sSubSup>
                  <w:bookmarkEnd w:id="382"/>
                </m:e>
              </m:nary>
            </m:e>
          </m:nary>
          <w:bookmarkStart w:id="388" w:name="_Hlk118476859"/>
          <m:sSub>
            <m:sSubPr>
              <m:ctrlPr>
                <w:ins w:id="389" w:author="wang wei" w:date="2022-11-04T17:42:00Z">
                  <w:rPr>
                    <w:rFonts w:ascii="Cambria Math" w:hAnsi="Cambria Math"/>
                    <w:i/>
                    <w:szCs w:val="21"/>
                  </w:rPr>
                </w:ins>
              </m:ctrlPr>
            </m:sSubPr>
            <m:e>
              <m:r>
                <w:ins w:id="390" w:author="wang wei" w:date="2022-11-05T00:23:00Z">
                  <m:rPr>
                    <m:sty m:val="bi"/>
                  </m:rPr>
                  <w:rPr>
                    <w:rFonts w:ascii="Cambria Math" w:hAnsi="Cambria Math"/>
                    <w:szCs w:val="21"/>
                  </w:rPr>
                  <m:t>c</m:t>
                </w:ins>
              </m:r>
            </m:e>
            <m:sub>
              <m:r>
                <w:ins w:id="391" w:author="wang wei" w:date="2022-11-04T17:42:00Z">
                  <w:rPr>
                    <w:rFonts w:ascii="Cambria Math" w:hAnsi="Cambria Math"/>
                    <w:szCs w:val="21"/>
                  </w:rPr>
                  <m:t>∙</m:t>
                </w:ins>
              </m:r>
              <m:r>
                <w:ins w:id="392" w:author="wang wei" w:date="2022-11-04T17:44:00Z">
                  <w:rPr>
                    <w:rFonts w:ascii="Cambria Math" w:hAnsi="Cambria Math"/>
                    <w:szCs w:val="21"/>
                  </w:rPr>
                  <m:t>j</m:t>
                </w:ins>
              </m:r>
            </m:sub>
          </m:sSub>
          <w:bookmarkStart w:id="393" w:name="OLE_LINK3"/>
          <w:bookmarkEnd w:id="388"/>
          <m:sSub>
            <m:sSubPr>
              <m:ctrlPr>
                <w:ins w:id="394" w:author="wang wei" w:date="2022-11-04T17:42:00Z">
                  <w:rPr>
                    <w:rFonts w:ascii="Cambria Math" w:hAnsi="Cambria Math"/>
                    <w:i/>
                    <w:szCs w:val="21"/>
                  </w:rPr>
                </w:ins>
              </m:ctrlPr>
            </m:sSubPr>
            <m:e>
              <m:r>
                <w:ins w:id="395" w:author="wang wei" w:date="2022-11-04T17:43:00Z">
                  <w:rPr>
                    <w:rFonts w:ascii="Cambria Math" w:hAnsi="Cambria Math"/>
                    <w:szCs w:val="21"/>
                  </w:rPr>
                  <m:t>η</m:t>
                </w:ins>
              </m:r>
            </m:e>
            <m:sub>
              <m:r>
                <w:ins w:id="396" w:author="wang wei" w:date="2022-11-05T00:43:00Z">
                  <w:rPr>
                    <w:rFonts w:ascii="Cambria Math" w:hAnsi="Cambria Math"/>
                    <w:szCs w:val="21"/>
                  </w:rPr>
                  <m:t>k</m:t>
                </w:ins>
              </m:r>
              <m:r>
                <w:ins w:id="397" w:author="wang wei" w:date="2022-11-04T17:43:00Z">
                  <w:rPr>
                    <w:rFonts w:ascii="Cambria Math" w:hAnsi="Cambria Math"/>
                    <w:szCs w:val="21"/>
                  </w:rPr>
                  <m:t>j</m:t>
                </w:ins>
              </m:r>
            </m:sub>
          </m:sSub>
          <w:bookmarkEnd w:id="393"/>
          <m:r>
            <w:ins w:id="398" w:author="wang wei" w:date="2022-11-04T18:02:00Z">
              <w:rPr>
                <w:rFonts w:ascii="Cambria Math" w:hAnsi="Cambria Math"/>
                <w:szCs w:val="21"/>
              </w:rPr>
              <m:t>=</m:t>
            </w:ins>
          </m:r>
          <m:sSup>
            <m:sSupPr>
              <m:ctrlPr>
                <w:ins w:id="399" w:author="wang wei" w:date="2022-11-05T00:26:00Z">
                  <w:rPr>
                    <w:rFonts w:ascii="Cambria Math" w:hAnsi="Cambria Math"/>
                    <w:b/>
                    <w:bCs/>
                    <w:iCs/>
                    <w:szCs w:val="21"/>
                  </w:rPr>
                </w:ins>
              </m:ctrlPr>
            </m:sSupPr>
            <m:e>
              <m:r>
                <w:ins w:id="400" w:author="wang wei" w:date="2022-11-05T00:26:00Z">
                  <m:rPr>
                    <m:sty m:val="b"/>
                  </m:rPr>
                  <w:rPr>
                    <w:rFonts w:ascii="Cambria Math" w:hAnsi="Cambria Math"/>
                    <w:szCs w:val="21"/>
                  </w:rPr>
                  <m:t>w</m:t>
                </w:ins>
              </m:r>
            </m:e>
            <m:sup>
              <m:r>
                <w:ins w:id="401" w:author="wang wei" w:date="2022-11-05T00:26:00Z">
                  <m:rPr>
                    <m:sty m:val="bi"/>
                  </m:rPr>
                  <w:rPr>
                    <w:rFonts w:ascii="Cambria Math" w:hAnsi="Cambria Math"/>
                    <w:szCs w:val="21"/>
                  </w:rPr>
                  <m:t>(t)</m:t>
                </w:ins>
              </m:r>
            </m:sup>
          </m:sSup>
          <w:bookmarkStart w:id="402" w:name="_Hlk118500448"/>
          <m:r>
            <w:ins w:id="403" w:author="wang wei" w:date="2022-11-05T00:26:00Z">
              <m:rPr>
                <m:sty m:val="bi"/>
              </m:rPr>
              <w:rPr>
                <w:rFonts w:ascii="Cambria Math" w:hAnsi="Cambria Math"/>
                <w:szCs w:val="21"/>
              </w:rPr>
              <m:t>η</m:t>
            </w:ins>
          </m:r>
        </m:oMath>
      </m:oMathPara>
      <w:bookmarkEnd w:id="402"/>
    </w:p>
    <w:p w14:paraId="282359C1" w14:textId="7B094070" w:rsidR="001775D4" w:rsidRDefault="00646734" w:rsidP="003C699C">
      <w:pPr>
        <w:rPr>
          <w:ins w:id="404" w:author="wang wei" w:date="2022-11-05T00:39:00Z"/>
          <w:szCs w:val="21"/>
        </w:rPr>
      </w:pPr>
      <w:ins w:id="405" w:author="wang wei" w:date="2022-11-04T17:45:00Z">
        <w:r>
          <w:rPr>
            <w:szCs w:val="21"/>
          </w:rPr>
          <w:t xml:space="preserve">where </w:t>
        </w:r>
      </w:ins>
      <m:oMath>
        <m:sSubSup>
          <m:sSubSupPr>
            <m:ctrlPr>
              <w:ins w:id="406" w:author="wang wei" w:date="2022-11-04T17:48:00Z">
                <w:rPr>
                  <w:rFonts w:ascii="Cambria Math" w:hAnsi="Cambria Math"/>
                  <w:i/>
                  <w:szCs w:val="21"/>
                </w:rPr>
              </w:ins>
            </m:ctrlPr>
          </m:sSubSupPr>
          <m:e>
            <m:r>
              <w:ins w:id="407" w:author="wang wei" w:date="2022-11-04T17:48:00Z">
                <m:rPr>
                  <m:sty m:val="bi"/>
                </m:rPr>
                <w:rPr>
                  <w:rFonts w:ascii="Cambria Math" w:hAnsi="Cambria Math"/>
                  <w:szCs w:val="21"/>
                </w:rPr>
                <m:t>q</m:t>
              </w:ins>
            </m:r>
          </m:e>
          <m:sub>
            <m:r>
              <w:ins w:id="408" w:author="wang wei" w:date="2022-11-05T00:43:00Z">
                <w:rPr>
                  <w:rFonts w:ascii="Cambria Math" w:hAnsi="Cambria Math"/>
                  <w:szCs w:val="21"/>
                </w:rPr>
                <m:t>k</m:t>
              </w:ins>
            </m:r>
            <m:r>
              <w:ins w:id="409" w:author="wang wei" w:date="2022-11-04T17:48:00Z">
                <w:rPr>
                  <w:rFonts w:ascii="Cambria Math" w:hAnsi="Cambria Math"/>
                  <w:szCs w:val="21"/>
                </w:rPr>
                <m:t>∙</m:t>
              </w:ins>
            </m:r>
          </m:sub>
          <m:sup>
            <m:r>
              <w:ins w:id="410" w:author="wang wei" w:date="2022-11-04T17:48:00Z">
                <w:rPr>
                  <w:rFonts w:ascii="Cambria Math" w:hAnsi="Cambria Math"/>
                  <w:szCs w:val="21"/>
                </w:rPr>
                <m:t>(t)</m:t>
              </w:ins>
            </m:r>
          </m:sup>
        </m:sSubSup>
      </m:oMath>
      <w:ins w:id="411" w:author="wang wei" w:date="2022-11-04T17:48:00Z">
        <w:r>
          <w:rPr>
            <w:rFonts w:hint="eastAsia"/>
            <w:szCs w:val="21"/>
          </w:rPr>
          <w:t xml:space="preserve"> </w:t>
        </w:r>
        <w:r>
          <w:rPr>
            <w:szCs w:val="21"/>
          </w:rPr>
          <w:t xml:space="preserve">is the </w:t>
        </w:r>
      </w:ins>
      <m:oMath>
        <m:r>
          <w:ins w:id="412" w:author="wang wei" w:date="2022-11-05T00:43:00Z">
            <w:rPr>
              <w:rFonts w:ascii="Cambria Math" w:hAnsi="Cambria Math"/>
              <w:szCs w:val="21"/>
            </w:rPr>
            <m:t>k</m:t>
          </w:ins>
        </m:r>
      </m:oMath>
      <w:ins w:id="413" w:author="wang wei" w:date="2022-11-04T17:48:00Z">
        <w:r>
          <w:rPr>
            <w:szCs w:val="21"/>
          </w:rPr>
          <w:t xml:space="preserve">th row of </w:t>
        </w:r>
      </w:ins>
      <w:bookmarkStart w:id="414" w:name="_Hlk118476917"/>
      <m:oMath>
        <m:r>
          <w:ins w:id="415" w:author="wang wei" w:date="2022-11-04T17:49:00Z">
            <w:rPr>
              <w:rFonts w:ascii="Cambria Math" w:hAnsi="Cambria Math"/>
              <w:szCs w:val="21"/>
            </w:rPr>
            <m:t>5×</m:t>
          </w:ins>
        </m:r>
        <m:r>
          <w:ins w:id="416" w:author="wang wei" w:date="2022-11-04T17:50:00Z">
            <w:rPr>
              <w:rFonts w:ascii="Cambria Math" w:hAnsi="Cambria Math"/>
              <w:szCs w:val="21"/>
            </w:rPr>
            <m:t>11</m:t>
          </w:ins>
        </m:r>
      </m:oMath>
      <w:ins w:id="417" w:author="wang wei" w:date="2022-11-04T17:50:00Z">
        <w:r>
          <w:rPr>
            <w:rFonts w:hint="eastAsia"/>
            <w:szCs w:val="21"/>
          </w:rPr>
          <w:t xml:space="preserve"> </w:t>
        </w:r>
        <w:r>
          <w:rPr>
            <w:szCs w:val="21"/>
          </w:rPr>
          <w:t xml:space="preserve">basis matrix </w:t>
        </w:r>
      </w:ins>
      <m:oMath>
        <m:sSup>
          <m:sSupPr>
            <m:ctrlPr>
              <w:ins w:id="418" w:author="wang wei" w:date="2022-11-04T17:51:00Z">
                <w:rPr>
                  <w:rFonts w:ascii="Cambria Math" w:hAnsi="Cambria Math"/>
                  <w:b/>
                  <w:bCs/>
                  <w:i/>
                  <w:szCs w:val="21"/>
                </w:rPr>
              </w:ins>
            </m:ctrlPr>
          </m:sSupPr>
          <m:e>
            <m:r>
              <w:ins w:id="419" w:author="wang wei" w:date="2022-11-04T17:51:00Z">
                <m:rPr>
                  <m:sty m:val="b"/>
                </m:rPr>
                <w:rPr>
                  <w:rFonts w:ascii="Cambria Math" w:hAnsi="Cambria Math"/>
                  <w:szCs w:val="21"/>
                </w:rPr>
                <m:t>q</m:t>
              </w:ins>
            </m:r>
          </m:e>
          <m:sup>
            <m:r>
              <w:ins w:id="420" w:author="wang wei" w:date="2022-11-04T17:52:00Z">
                <m:rPr>
                  <m:sty m:val="bi"/>
                </m:rPr>
                <w:rPr>
                  <w:rFonts w:ascii="Cambria Math" w:hAnsi="Cambria Math"/>
                  <w:szCs w:val="21"/>
                </w:rPr>
                <m:t>(</m:t>
              </w:ins>
            </m:r>
            <m:r>
              <w:ins w:id="421" w:author="wang wei" w:date="2022-11-04T17:52:00Z">
                <w:rPr>
                  <w:rFonts w:ascii="Cambria Math" w:hAnsi="Cambria Math"/>
                  <w:szCs w:val="21"/>
                </w:rPr>
                <m:t>t</m:t>
              </w:ins>
            </m:r>
            <m:r>
              <w:ins w:id="422" w:author="wang wei" w:date="2022-11-04T17:52:00Z">
                <m:rPr>
                  <m:sty m:val="bi"/>
                </m:rPr>
                <w:rPr>
                  <w:rFonts w:ascii="Cambria Math" w:hAnsi="Cambria Math"/>
                  <w:szCs w:val="21"/>
                </w:rPr>
                <m:t>)</m:t>
              </w:ins>
            </m:r>
          </m:sup>
        </m:sSup>
      </m:oMath>
      <w:ins w:id="423" w:author="wang wei" w:date="2022-11-04T17:52:00Z">
        <w:r>
          <w:rPr>
            <w:b/>
            <w:bCs/>
            <w:szCs w:val="21"/>
          </w:rPr>
          <w:t xml:space="preserve"> </w:t>
        </w:r>
        <w:r w:rsidR="003C699C">
          <w:rPr>
            <w:szCs w:val="21"/>
          </w:rPr>
          <w:t xml:space="preserve">obtained </w:t>
        </w:r>
        <w:r w:rsidR="003C699C" w:rsidRPr="003C699C">
          <w:rPr>
            <w:szCs w:val="21"/>
          </w:rPr>
          <w:t xml:space="preserve">by the application of the </w:t>
        </w:r>
      </w:ins>
      <w:ins w:id="424" w:author="wang wei" w:date="2022-11-04T17:53:00Z">
        <w:r w:rsidR="003C699C" w:rsidRPr="003C699C">
          <w:rPr>
            <w:szCs w:val="21"/>
          </w:rPr>
          <w:t>natural</w:t>
        </w:r>
        <w:r w:rsidR="003C699C">
          <w:rPr>
            <w:szCs w:val="21"/>
          </w:rPr>
          <w:t>-</w:t>
        </w:r>
        <w:r w:rsidR="003C699C" w:rsidRPr="003C699C">
          <w:rPr>
            <w:szCs w:val="21"/>
          </w:rPr>
          <w:t>cubic</w:t>
        </w:r>
        <w:r w:rsidR="003C699C">
          <w:rPr>
            <w:szCs w:val="21"/>
          </w:rPr>
          <w:t>-</w:t>
        </w:r>
        <w:r w:rsidR="003C699C" w:rsidRPr="003C699C">
          <w:rPr>
            <w:szCs w:val="21"/>
          </w:rPr>
          <w:t xml:space="preserve">spline </w:t>
        </w:r>
      </w:ins>
      <w:ins w:id="425" w:author="wang wei" w:date="2022-11-04T17:52:00Z">
        <w:r w:rsidR="003C699C" w:rsidRPr="003C699C">
          <w:rPr>
            <w:szCs w:val="21"/>
          </w:rPr>
          <w:t>basis functions to the original</w:t>
        </w:r>
      </w:ins>
      <w:ins w:id="426" w:author="wang wei" w:date="2022-11-04T17:53:00Z">
        <w:r w:rsidR="003C699C">
          <w:rPr>
            <w:szCs w:val="21"/>
          </w:rPr>
          <w:t xml:space="preserve"> </w:t>
        </w:r>
      </w:ins>
      <m:oMath>
        <m:sSub>
          <m:sSubPr>
            <m:ctrlPr>
              <w:ins w:id="427" w:author="wang wei" w:date="2022-11-04T17:53:00Z">
                <w:rPr>
                  <w:rFonts w:ascii="Cambria Math" w:hAnsi="Cambria Math"/>
                  <w:i/>
                  <w:szCs w:val="21"/>
                </w:rPr>
              </w:ins>
            </m:ctrlPr>
          </m:sSubPr>
          <m:e>
            <m:r>
              <w:ins w:id="428" w:author="wang wei" w:date="2022-11-04T17:53:00Z">
                <m:rPr>
                  <m:sty m:val="bi"/>
                </m:rPr>
                <w:rPr>
                  <w:rFonts w:ascii="Cambria Math" w:hAnsi="Cambria Math"/>
                  <w:szCs w:val="21"/>
                </w:rPr>
                <m:t>x</m:t>
              </w:ins>
            </m:r>
          </m:e>
          <m:sub>
            <m:r>
              <w:ins w:id="429" w:author="wang wei" w:date="2022-11-04T17:53:00Z">
                <w:rPr>
                  <w:rFonts w:ascii="Cambria Math" w:hAnsi="Cambria Math"/>
                  <w:szCs w:val="21"/>
                </w:rPr>
                <m:t>t</m:t>
              </w:ins>
            </m:r>
          </m:sub>
        </m:sSub>
      </m:oMath>
      <w:bookmarkEnd w:id="414"/>
      <w:ins w:id="430" w:author="wang wei" w:date="2022-11-04T17:53:00Z">
        <w:r w:rsidR="003C699C" w:rsidRPr="003C699C">
          <w:rPr>
            <w:rFonts w:hint="eastAsia"/>
            <w:szCs w:val="21"/>
          </w:rPr>
          <w:t>.</w:t>
        </w:r>
        <w:r w:rsidR="003C699C">
          <w:rPr>
            <w:szCs w:val="21"/>
          </w:rPr>
          <w:t xml:space="preserve"> </w:t>
        </w:r>
      </w:ins>
      <m:oMath>
        <m:sSub>
          <m:sSubPr>
            <m:ctrlPr>
              <w:ins w:id="431" w:author="wang wei" w:date="2022-11-04T17:54:00Z">
                <w:rPr>
                  <w:rFonts w:ascii="Cambria Math" w:hAnsi="Cambria Math"/>
                  <w:i/>
                  <w:szCs w:val="21"/>
                </w:rPr>
              </w:ins>
            </m:ctrlPr>
          </m:sSubPr>
          <m:e>
            <m:r>
              <w:ins w:id="432" w:author="wang wei" w:date="2022-11-05T00:23:00Z">
                <m:rPr>
                  <m:sty m:val="bi"/>
                </m:rPr>
                <w:rPr>
                  <w:rFonts w:ascii="Cambria Math" w:hAnsi="Cambria Math"/>
                  <w:szCs w:val="21"/>
                </w:rPr>
                <m:t>c</m:t>
              </w:ins>
            </m:r>
          </m:e>
          <m:sub>
            <m:r>
              <w:ins w:id="433" w:author="wang wei" w:date="2022-11-04T17:54:00Z">
                <w:rPr>
                  <w:rFonts w:ascii="Cambria Math" w:hAnsi="Cambria Math"/>
                  <w:szCs w:val="21"/>
                </w:rPr>
                <m:t>∙j</m:t>
              </w:ins>
            </m:r>
          </m:sub>
        </m:sSub>
      </m:oMath>
      <w:ins w:id="434" w:author="wang wei" w:date="2022-11-04T17:54:00Z">
        <w:r w:rsidR="003C699C">
          <w:rPr>
            <w:rFonts w:hint="eastAsia"/>
            <w:szCs w:val="21"/>
          </w:rPr>
          <w:t xml:space="preserve"> </w:t>
        </w:r>
        <w:r w:rsidR="003C699C">
          <w:rPr>
            <w:szCs w:val="21"/>
          </w:rPr>
          <w:t xml:space="preserve">is the </w:t>
        </w:r>
      </w:ins>
      <m:oMath>
        <m:r>
          <w:ins w:id="435" w:author="wang wei" w:date="2022-11-04T17:54:00Z">
            <w:rPr>
              <w:rFonts w:ascii="Cambria Math" w:hAnsi="Cambria Math"/>
              <w:szCs w:val="21"/>
            </w:rPr>
            <m:t>j</m:t>
          </w:ins>
        </m:r>
      </m:oMath>
      <w:ins w:id="436" w:author="wang wei" w:date="2022-11-04T17:54:00Z">
        <w:r w:rsidR="003C699C">
          <w:rPr>
            <w:szCs w:val="21"/>
          </w:rPr>
          <w:t xml:space="preserve">th column of </w:t>
        </w:r>
      </w:ins>
      <m:oMath>
        <m:r>
          <w:ins w:id="437" w:author="wang wei" w:date="2022-11-04T17:55:00Z">
            <w:rPr>
              <w:rFonts w:ascii="Cambria Math" w:hAnsi="Cambria Math"/>
              <w:szCs w:val="21"/>
            </w:rPr>
            <m:t>11×4</m:t>
          </w:ins>
        </m:r>
      </m:oMath>
      <w:ins w:id="438" w:author="wang wei" w:date="2022-11-04T17:55:00Z">
        <w:r w:rsidR="003C699C" w:rsidRPr="003C699C">
          <w:rPr>
            <w:rFonts w:hint="eastAsia"/>
            <w:szCs w:val="21"/>
          </w:rPr>
          <w:t xml:space="preserve"> </w:t>
        </w:r>
        <w:r w:rsidR="003C699C" w:rsidRPr="003C699C">
          <w:rPr>
            <w:szCs w:val="21"/>
          </w:rPr>
          <w:t xml:space="preserve">basis matrix </w:t>
        </w:r>
      </w:ins>
      <w:ins w:id="439" w:author="wang wei" w:date="2022-11-05T00:24:00Z">
        <w:r w:rsidR="00920D4F">
          <w:rPr>
            <w:b/>
            <w:bCs/>
            <w:szCs w:val="21"/>
          </w:rPr>
          <w:t>c</w:t>
        </w:r>
      </w:ins>
      <w:ins w:id="440" w:author="wang wei" w:date="2022-11-04T17:55:00Z">
        <w:r w:rsidR="003C699C" w:rsidRPr="003C699C">
          <w:rPr>
            <w:b/>
            <w:bCs/>
            <w:szCs w:val="21"/>
          </w:rPr>
          <w:t xml:space="preserve"> </w:t>
        </w:r>
        <w:r w:rsidR="003C699C" w:rsidRPr="003C699C">
          <w:rPr>
            <w:szCs w:val="21"/>
          </w:rPr>
          <w:t xml:space="preserve">obtained by the application of the natural-cubic-spline basis functions to </w:t>
        </w:r>
      </w:ins>
      <m:oMath>
        <m:r>
          <w:ins w:id="441" w:author="wang wei" w:date="2022-11-04T17:56:00Z">
            <m:rPr>
              <m:scr m:val="script"/>
              <m:sty m:val="bi"/>
            </m:rPr>
            <w:rPr>
              <w:rFonts w:ascii="Cambria Math" w:hAnsi="Cambria Math"/>
              <w:szCs w:val="21"/>
            </w:rPr>
            <m:t>l</m:t>
          </w:ins>
        </m:r>
      </m:oMath>
      <w:ins w:id="442" w:author="wang wei" w:date="2022-11-04T17:56:00Z">
        <w:r w:rsidR="003C699C" w:rsidRPr="00427A50">
          <w:rPr>
            <w:szCs w:val="21"/>
          </w:rPr>
          <w:t>.</w:t>
        </w:r>
        <w:r w:rsidR="003C699C">
          <w:rPr>
            <w:szCs w:val="21"/>
          </w:rPr>
          <w:t xml:space="preserve"> </w:t>
        </w:r>
      </w:ins>
      <m:oMath>
        <m:r>
          <w:ins w:id="443" w:author="wang wei" w:date="2022-11-05T00:27:00Z">
            <m:rPr>
              <m:sty m:val="bi"/>
            </m:rPr>
            <w:rPr>
              <w:rFonts w:ascii="Cambria Math" w:hAnsi="Cambria Math"/>
              <w:szCs w:val="21"/>
            </w:rPr>
            <m:t>η</m:t>
          </w:ins>
        </m:r>
      </m:oMath>
      <w:ins w:id="444" w:author="wang wei" w:date="2022-11-05T00:29:00Z">
        <w:r w:rsidR="00920D4F">
          <w:rPr>
            <w:szCs w:val="21"/>
          </w:rPr>
          <w:t xml:space="preserve"> </w:t>
        </w:r>
      </w:ins>
      <w:ins w:id="445" w:author="wang wei" w:date="2022-11-05T00:27:00Z">
        <w:r w:rsidR="00920D4F">
          <w:rPr>
            <w:szCs w:val="21"/>
          </w:rPr>
          <w:t xml:space="preserve">is </w:t>
        </w:r>
      </w:ins>
      <w:ins w:id="446" w:author="wang wei" w:date="2022-11-05T00:28:00Z">
        <w:r w:rsidR="00920D4F">
          <w:rPr>
            <w:szCs w:val="21"/>
          </w:rPr>
          <w:t>a</w:t>
        </w:r>
      </w:ins>
      <w:ins w:id="447" w:author="wang wei" w:date="2022-11-05T00:30:00Z">
        <w:r w:rsidR="00920D4F">
          <w:rPr>
            <w:szCs w:val="21"/>
          </w:rPr>
          <w:t>n</w:t>
        </w:r>
      </w:ins>
      <w:ins w:id="448" w:author="wang wei" w:date="2022-11-05T00:27:00Z">
        <w:r w:rsidR="00920D4F">
          <w:rPr>
            <w:szCs w:val="21"/>
          </w:rPr>
          <w:t xml:space="preserve"> </w:t>
        </w:r>
      </w:ins>
      <w:ins w:id="449" w:author="wang wei" w:date="2022-11-05T00:30:00Z">
        <w:r w:rsidR="00920D4F">
          <w:rPr>
            <w:szCs w:val="21"/>
          </w:rPr>
          <w:t xml:space="preserve">unknown </w:t>
        </w:r>
      </w:ins>
      <w:ins w:id="450" w:author="wang wei" w:date="2022-11-05T00:28:00Z">
        <w:r w:rsidR="00920D4F">
          <w:rPr>
            <w:szCs w:val="21"/>
          </w:rPr>
          <w:t>20-diment</w:t>
        </w:r>
      </w:ins>
      <w:ins w:id="451" w:author="wang wei" w:date="2022-11-05T00:29:00Z">
        <w:r w:rsidR="00920D4F">
          <w:rPr>
            <w:szCs w:val="21"/>
          </w:rPr>
          <w:t>ional vector</w:t>
        </w:r>
      </w:ins>
      <w:ins w:id="452" w:author="wang wei" w:date="2022-11-05T00:30:00Z">
        <w:r w:rsidR="001775D4" w:rsidRPr="001775D4">
          <w:rPr>
            <w:szCs w:val="21"/>
          </w:rPr>
          <w:t xml:space="preserve"> </w:t>
        </w:r>
        <w:r w:rsidR="001775D4">
          <w:rPr>
            <w:szCs w:val="21"/>
          </w:rPr>
          <w:t xml:space="preserve">composed of </w:t>
        </w:r>
      </w:ins>
      <m:oMath>
        <m:r>
          <w:ins w:id="453" w:author="wang wei" w:date="2022-11-05T00:55:00Z">
            <w:rPr>
              <w:rFonts w:ascii="Cambria Math" w:hAnsi="Cambria Math"/>
              <w:szCs w:val="21"/>
            </w:rPr>
            <m:t>{</m:t>
          </w:ins>
        </m:r>
        <m:sSub>
          <m:sSubPr>
            <m:ctrlPr>
              <w:ins w:id="454" w:author="wang wei" w:date="2022-11-05T00:30:00Z">
                <w:rPr>
                  <w:rFonts w:ascii="Cambria Math" w:hAnsi="Cambria Math"/>
                  <w:i/>
                  <w:szCs w:val="21"/>
                </w:rPr>
              </w:ins>
            </m:ctrlPr>
          </m:sSubPr>
          <m:e>
            <m:r>
              <w:ins w:id="455" w:author="wang wei" w:date="2022-11-05T00:30:00Z">
                <w:rPr>
                  <w:rFonts w:ascii="Cambria Math" w:hAnsi="Cambria Math"/>
                  <w:szCs w:val="21"/>
                </w:rPr>
                <m:t>η</m:t>
              </w:ins>
            </m:r>
          </m:e>
          <m:sub>
            <m:r>
              <w:ins w:id="456" w:author="wang wei" w:date="2022-11-05T00:43:00Z">
                <w:rPr>
                  <w:rFonts w:ascii="Cambria Math" w:hAnsi="Cambria Math"/>
                  <w:szCs w:val="21"/>
                </w:rPr>
                <m:t>k</m:t>
              </w:ins>
            </m:r>
            <m:r>
              <w:ins w:id="457" w:author="wang wei" w:date="2022-11-05T00:30:00Z">
                <w:rPr>
                  <w:rFonts w:ascii="Cambria Math" w:hAnsi="Cambria Math"/>
                  <w:szCs w:val="21"/>
                </w:rPr>
                <m:t>j</m:t>
              </w:ins>
            </m:r>
          </m:sub>
        </m:sSub>
        <m:r>
          <w:ins w:id="458" w:author="wang wei" w:date="2022-11-05T00:55:00Z">
            <w:rPr>
              <w:rFonts w:ascii="Cambria Math" w:hAnsi="Cambria Math"/>
              <w:szCs w:val="21"/>
            </w:rPr>
            <m:t>}</m:t>
          </w:ins>
        </m:r>
      </m:oMath>
      <w:ins w:id="459" w:author="wang wei" w:date="2022-11-05T00:30:00Z">
        <w:r w:rsidR="00920D4F">
          <w:rPr>
            <w:szCs w:val="21"/>
          </w:rPr>
          <w:t xml:space="preserve">. </w:t>
        </w:r>
      </w:ins>
      <w:ins w:id="460" w:author="wang wei" w:date="2022-11-04T18:58:00Z">
        <w:r w:rsidR="00413556" w:rsidRPr="00413556">
          <w:rPr>
            <w:szCs w:val="21"/>
          </w:rPr>
          <w:t xml:space="preserve">The maximum likelihood method is used to estimate the value of </w:t>
        </w:r>
      </w:ins>
      <m:oMath>
        <m:r>
          <w:ins w:id="461" w:author="wang wei" w:date="2022-11-05T00:30:00Z">
            <m:rPr>
              <m:sty m:val="bi"/>
            </m:rPr>
            <w:rPr>
              <w:rFonts w:ascii="Cambria Math" w:hAnsi="Cambria Math"/>
              <w:szCs w:val="21"/>
            </w:rPr>
            <m:t>η</m:t>
          </w:ins>
        </m:r>
      </m:oMath>
      <w:ins w:id="462" w:author="wang wei" w:date="2022-11-04T18:58:00Z">
        <w:r w:rsidR="00413556">
          <w:rPr>
            <w:rFonts w:hint="eastAsia"/>
            <w:szCs w:val="21"/>
          </w:rPr>
          <w:t>.</w:t>
        </w:r>
      </w:ins>
      <w:ins w:id="463" w:author="wang wei" w:date="2022-11-04T18:59:00Z">
        <w:r w:rsidR="00413556">
          <w:rPr>
            <w:szCs w:val="21"/>
          </w:rPr>
          <w:t xml:space="preserve"> </w:t>
        </w:r>
      </w:ins>
      <w:moveToRangeStart w:id="464" w:author="wang wei" w:date="2022-11-04T17:56:00Z" w:name="move118477008"/>
      <w:moveTo w:id="465" w:author="wang wei" w:date="2022-11-04T17:56:00Z">
        <w:del w:id="466" w:author="wang wei" w:date="2022-11-04T18:59:00Z">
          <w:r w:rsidR="003C699C" w:rsidRPr="0016267E" w:rsidDel="00413556">
            <w:rPr>
              <w:szCs w:val="21"/>
            </w:rPr>
            <w:delText>As such</w:delText>
          </w:r>
        </w:del>
        <w:del w:id="467" w:author="wang wei" w:date="2022-11-05T00:54:00Z">
          <w:r w:rsidR="003C699C" w:rsidRPr="0016267E" w:rsidDel="005B7A9E">
            <w:rPr>
              <w:szCs w:val="21"/>
            </w:rPr>
            <w:delText xml:space="preserve">, </w:delText>
          </w:r>
        </w:del>
      </w:moveTo>
      <w:ins w:id="468" w:author="wang wei" w:date="2022-11-05T00:54:00Z">
        <w:r w:rsidR="005B7A9E">
          <w:rPr>
            <w:szCs w:val="21"/>
          </w:rPr>
          <w:t>L</w:t>
        </w:r>
      </w:ins>
      <w:ins w:id="469" w:author="wang wei" w:date="2022-11-05T00:31:00Z">
        <w:r w:rsidR="001775D4">
          <w:rPr>
            <w:szCs w:val="21"/>
          </w:rPr>
          <w:t xml:space="preserve">et </w:t>
        </w:r>
      </w:ins>
      <m:oMath>
        <m:r>
          <w:ins w:id="470" w:author="wang wei" w:date="2022-11-05T00:34:00Z">
            <m:rPr>
              <m:sty m:val="b"/>
            </m:rPr>
            <w:rPr>
              <w:rFonts w:ascii="Cambria Math" w:hAnsi="Cambria Math"/>
              <w:szCs w:val="21"/>
            </w:rPr>
            <m:t>M</m:t>
          </w:ins>
        </m:r>
        <m:r>
          <w:ins w:id="471" w:author="wang wei" w:date="2022-11-05T00:34:00Z">
            <w:rPr>
              <w:rFonts w:ascii="Cambria Math" w:hAnsi="Cambria Math"/>
              <w:szCs w:val="21"/>
            </w:rPr>
            <m:t>=</m:t>
          </w:ins>
        </m:r>
        <m:sSubSup>
          <m:sSubSupPr>
            <m:ctrlPr>
              <w:ins w:id="472" w:author="wang wei" w:date="2022-11-05T00:34:00Z">
                <w:rPr>
                  <w:rFonts w:ascii="Cambria Math" w:hAnsi="Cambria Math"/>
                  <w:b/>
                  <w:bCs/>
                  <w:i/>
                  <w:szCs w:val="21"/>
                </w:rPr>
              </w:ins>
            </m:ctrlPr>
          </m:sSubSupPr>
          <m:e>
            <m:r>
              <w:ins w:id="473" w:author="wang wei" w:date="2022-11-05T00:35:00Z">
                <m:rPr>
                  <m:sty m:val="bi"/>
                </m:rPr>
                <w:rPr>
                  <w:rFonts w:ascii="Cambria Math" w:hAnsi="Cambria Math"/>
                  <w:szCs w:val="21"/>
                </w:rPr>
                <m:t>l</m:t>
              </w:ins>
            </m:r>
          </m:e>
          <m:sub>
            <m:r>
              <w:ins w:id="474" w:author="wang wei" w:date="2022-11-05T00:34:00Z">
                <w:rPr>
                  <w:rFonts w:ascii="Cambria Math" w:hAnsi="Cambria Math"/>
                  <w:szCs w:val="21"/>
                </w:rPr>
                <m:t>11</m:t>
              </w:ins>
            </m:r>
          </m:sub>
          <m:sup>
            <m:r>
              <w:ins w:id="475" w:author="wang wei" w:date="2022-11-05T00:34:00Z">
                <m:rPr>
                  <m:sty m:val="p"/>
                </m:rPr>
                <w:rPr>
                  <w:rFonts w:ascii="Cambria Math" w:hAnsi="Cambria Math"/>
                  <w:szCs w:val="21"/>
                </w:rPr>
                <m:t>T</m:t>
              </w:ins>
            </m:r>
          </m:sup>
        </m:sSubSup>
        <m:r>
          <w:ins w:id="476" w:author="wang wei" w:date="2022-11-05T00:35:00Z">
            <m:rPr>
              <m:sty m:val="b"/>
            </m:rPr>
            <w:rPr>
              <w:rFonts w:ascii="Cambria Math" w:hAnsi="Cambria Math"/>
              <w:szCs w:val="21"/>
            </w:rPr>
            <m:t>c</m:t>
          </w:ins>
        </m:r>
        <m:r>
          <w:ins w:id="477" w:author="wang wei" w:date="2022-11-05T00:36:00Z">
            <w:rPr>
              <w:rFonts w:ascii="Cambria Math" w:hAnsi="Cambria Math"/>
              <w:szCs w:val="21"/>
            </w:rPr>
            <m:t>⨂</m:t>
          </w:ins>
        </m:r>
        <m:sSub>
          <m:sSubPr>
            <m:ctrlPr>
              <w:ins w:id="478" w:author="wang wei" w:date="2022-11-05T00:36:00Z">
                <w:rPr>
                  <w:rFonts w:ascii="Cambria Math" w:hAnsi="Cambria Math"/>
                  <w:iCs/>
                  <w:szCs w:val="21"/>
                </w:rPr>
              </w:ins>
            </m:ctrlPr>
          </m:sSubPr>
          <m:e>
            <m:r>
              <w:ins w:id="479" w:author="wang wei" w:date="2022-11-05T00:36:00Z">
                <m:rPr>
                  <m:sty m:val="b"/>
                </m:rPr>
                <w:rPr>
                  <w:rFonts w:ascii="Cambria Math" w:hAnsi="Cambria Math"/>
                  <w:szCs w:val="21"/>
                </w:rPr>
                <m:t>I</m:t>
              </w:ins>
            </m:r>
          </m:e>
          <m:sub>
            <m:r>
              <w:ins w:id="480" w:author="wang wei" w:date="2022-11-05T00:36:00Z">
                <w:rPr>
                  <w:rFonts w:ascii="Cambria Math" w:hAnsi="Cambria Math"/>
                  <w:szCs w:val="21"/>
                </w:rPr>
                <m:t>5</m:t>
              </w:ins>
            </m:r>
          </m:sub>
        </m:sSub>
      </m:oMath>
      <w:ins w:id="481" w:author="wang wei" w:date="2022-11-05T00:53:00Z">
        <w:r w:rsidR="005B7A9E">
          <w:rPr>
            <w:rFonts w:hint="eastAsia"/>
            <w:iCs/>
            <w:szCs w:val="21"/>
          </w:rPr>
          <w:t xml:space="preserve"> </w:t>
        </w:r>
        <w:r w:rsidR="005B7A9E">
          <w:rPr>
            <w:iCs/>
            <w:szCs w:val="21"/>
          </w:rPr>
          <w:t>w</w:t>
        </w:r>
      </w:ins>
      <w:ins w:id="482" w:author="wang wei" w:date="2022-11-05T00:54:00Z">
        <w:r w:rsidR="005B7A9E">
          <w:rPr>
            <w:iCs/>
            <w:szCs w:val="21"/>
          </w:rPr>
          <w:t xml:space="preserve">here </w:t>
        </w:r>
      </w:ins>
      <m:oMath>
        <m:sSubSup>
          <m:sSubSupPr>
            <m:ctrlPr>
              <w:ins w:id="483" w:author="wang wei" w:date="2022-11-05T00:54:00Z">
                <w:rPr>
                  <w:rFonts w:ascii="Cambria Math" w:hAnsi="Cambria Math"/>
                  <w:b/>
                  <w:bCs/>
                  <w:i/>
                  <w:szCs w:val="21"/>
                </w:rPr>
              </w:ins>
            </m:ctrlPr>
          </m:sSubSupPr>
          <m:e>
            <m:r>
              <w:ins w:id="484" w:author="wang wei" w:date="2022-11-05T00:54:00Z">
                <m:rPr>
                  <m:sty m:val="bi"/>
                </m:rPr>
                <w:rPr>
                  <w:rFonts w:ascii="Cambria Math" w:hAnsi="Cambria Math"/>
                  <w:szCs w:val="21"/>
                </w:rPr>
                <m:t>l</m:t>
              </w:ins>
            </m:r>
          </m:e>
          <m:sub>
            <m:r>
              <w:ins w:id="485" w:author="wang wei" w:date="2022-11-05T00:54:00Z">
                <w:rPr>
                  <w:rFonts w:ascii="Cambria Math" w:hAnsi="Cambria Math"/>
                  <w:szCs w:val="21"/>
                </w:rPr>
                <m:t>11</m:t>
              </w:ins>
            </m:r>
          </m:sub>
          <m:sup>
            <m:r>
              <w:ins w:id="486" w:author="wang wei" w:date="2022-11-05T00:54:00Z">
                <m:rPr>
                  <m:sty m:val="p"/>
                </m:rPr>
                <w:rPr>
                  <w:rFonts w:ascii="Cambria Math" w:hAnsi="Cambria Math"/>
                  <w:szCs w:val="21"/>
                </w:rPr>
                <m:t>T</m:t>
              </w:ins>
            </m:r>
          </m:sup>
        </m:sSubSup>
      </m:oMath>
      <w:ins w:id="487" w:author="wang wei" w:date="2022-11-05T00:54:00Z">
        <w:r w:rsidR="005B7A9E">
          <w:rPr>
            <w:rFonts w:hint="eastAsia"/>
            <w:b/>
            <w:bCs/>
            <w:szCs w:val="21"/>
          </w:rPr>
          <w:t xml:space="preserve"> </w:t>
        </w:r>
        <w:r w:rsidR="005B7A9E">
          <w:rPr>
            <w:szCs w:val="21"/>
          </w:rPr>
          <w:t>is a 11-dimentional vector of one</w:t>
        </w:r>
      </w:ins>
      <w:ins w:id="488" w:author="wang wei" w:date="2022-11-05T00:37:00Z">
        <w:r w:rsidR="001775D4">
          <w:rPr>
            <w:rFonts w:hint="eastAsia"/>
            <w:iCs/>
            <w:szCs w:val="21"/>
          </w:rPr>
          <w:t>,</w:t>
        </w:r>
        <w:r w:rsidR="001775D4">
          <w:rPr>
            <w:iCs/>
            <w:szCs w:val="21"/>
          </w:rPr>
          <w:t xml:space="preserve"> </w:t>
        </w:r>
      </w:ins>
      <w:ins w:id="489" w:author="wang wei" w:date="2022-11-05T00:54:00Z">
        <w:r w:rsidR="005B7A9E">
          <w:rPr>
            <w:szCs w:val="21"/>
          </w:rPr>
          <w:t xml:space="preserve">then, </w:t>
        </w:r>
      </w:ins>
      <w:moveTo w:id="490" w:author="wang wei" w:date="2022-11-04T17:56:00Z">
        <w:r w:rsidR="003C699C" w:rsidRPr="0016267E">
          <w:rPr>
            <w:szCs w:val="21"/>
          </w:rPr>
          <w:t>the accumulative temperature-HFMD ERR</w:t>
        </w:r>
      </w:moveTo>
      <w:ins w:id="491" w:author="wang wei" w:date="2022-11-05T00:38:00Z">
        <w:r w:rsidR="001775D4">
          <w:rPr>
            <w:szCs w:val="21"/>
          </w:rPr>
          <w:t xml:space="preserve"> for city</w:t>
        </w:r>
      </w:ins>
      <w:ins w:id="492" w:author="wang wei" w:date="2022-11-05T00:44:00Z">
        <w:r w:rsidR="00E977AB">
          <w:rPr>
            <w:szCs w:val="21"/>
          </w:rPr>
          <w:t xml:space="preserve"> </w:t>
        </w:r>
      </w:ins>
      <m:oMath>
        <m:r>
          <w:ins w:id="493" w:author="wang wei" w:date="2022-11-05T00:44:00Z">
            <w:rPr>
              <w:rFonts w:ascii="Cambria Math" w:hAnsi="Cambria Math"/>
              <w:szCs w:val="21"/>
            </w:rPr>
            <m:t>i</m:t>
          </w:ins>
        </m:r>
      </m:oMath>
      <w:moveTo w:id="494" w:author="wang wei" w:date="2022-11-04T17:56:00Z">
        <w:r w:rsidR="003C699C" w:rsidRPr="0016267E">
          <w:rPr>
            <w:szCs w:val="21"/>
          </w:rPr>
          <w:t xml:space="preserve"> </w:t>
        </w:r>
        <w:del w:id="495" w:author="wang wei" w:date="2022-11-04T17:59:00Z">
          <w:r w:rsidR="003C699C" w:rsidRPr="0016267E" w:rsidDel="003C699C">
            <w:rPr>
              <w:szCs w:val="21"/>
            </w:rPr>
            <w:delText xml:space="preserve">for each city </w:delText>
          </w:r>
        </w:del>
        <w:del w:id="496" w:author="wang wei" w:date="2022-11-05T00:55:00Z">
          <w:r w:rsidR="003C699C" w:rsidRPr="0016267E" w:rsidDel="005B7A9E">
            <w:rPr>
              <w:szCs w:val="21"/>
            </w:rPr>
            <w:delText>was</w:delText>
          </w:r>
        </w:del>
      </w:moveTo>
      <w:ins w:id="497" w:author="wang wei" w:date="2022-11-05T00:55:00Z">
        <w:r w:rsidR="005B7A9E">
          <w:rPr>
            <w:szCs w:val="21"/>
          </w:rPr>
          <w:t>is</w:t>
        </w:r>
      </w:ins>
      <w:moveTo w:id="498" w:author="wang wei" w:date="2022-11-04T17:56:00Z">
        <w:r w:rsidR="003C699C" w:rsidRPr="0016267E">
          <w:rPr>
            <w:szCs w:val="21"/>
          </w:rPr>
          <w:t xml:space="preserve"> defined by a 5-</w:t>
        </w:r>
        <w:r w:rsidR="003C699C" w:rsidRPr="0016267E">
          <w:rPr>
            <w:rFonts w:eastAsia="等线"/>
            <w:szCs w:val="21"/>
          </w:rPr>
          <w:t>dimensional</w:t>
        </w:r>
        <w:r w:rsidR="003C699C" w:rsidRPr="0016267E">
          <w:rPr>
            <w:szCs w:val="21"/>
          </w:rPr>
          <w:t xml:space="preserve"> vector</w:t>
        </w:r>
      </w:moveTo>
      <w:ins w:id="499" w:author="wang wei" w:date="2022-11-05T00:39:00Z">
        <w:r w:rsidR="001775D4">
          <w:rPr>
            <w:szCs w:val="21"/>
          </w:rPr>
          <w:t xml:space="preserve"> </w:t>
        </w:r>
      </w:ins>
      <m:oMath>
        <m:sSub>
          <m:sSubPr>
            <m:ctrlPr>
              <w:ins w:id="500" w:author="wang wei" w:date="2022-11-05T00:44:00Z">
                <w:rPr>
                  <w:rFonts w:ascii="Cambria Math" w:hAnsi="Cambria Math"/>
                  <w:b/>
                  <w:bCs/>
                  <w:i/>
                  <w:szCs w:val="21"/>
                </w:rPr>
              </w:ins>
            </m:ctrlPr>
          </m:sSubPr>
          <m:e>
            <m:r>
              <w:ins w:id="501" w:author="wang wei" w:date="2022-11-05T00:44:00Z">
                <m:rPr>
                  <m:sty m:val="bi"/>
                </m:rPr>
                <w:rPr>
                  <w:rFonts w:ascii="Cambria Math" w:hAnsi="Cambria Math"/>
                  <w:szCs w:val="21"/>
                </w:rPr>
                <m:t>θ</m:t>
              </w:ins>
            </m:r>
          </m:e>
          <m:sub>
            <m:r>
              <w:ins w:id="502" w:author="wang wei" w:date="2022-11-05T00:44:00Z">
                <w:rPr>
                  <w:rFonts w:ascii="Cambria Math" w:hAnsi="Cambria Math"/>
                  <w:szCs w:val="21"/>
                </w:rPr>
                <m:t>i</m:t>
              </w:ins>
            </m:r>
          </m:sub>
        </m:sSub>
      </m:oMath>
      <w:ins w:id="503" w:author="wang wei" w:date="2022-11-05T00:39:00Z">
        <w:r w:rsidR="001775D4">
          <w:rPr>
            <w:szCs w:val="21"/>
          </w:rPr>
          <w:t>, estimated as</w:t>
        </w:r>
      </w:ins>
    </w:p>
    <w:p w14:paraId="1F585383" w14:textId="3C815469" w:rsidR="00646734" w:rsidRDefault="00000000" w:rsidP="001775D4">
      <w:pPr>
        <w:jc w:val="center"/>
        <w:rPr>
          <w:ins w:id="504" w:author="wang wei" w:date="2022-11-05T00:40:00Z"/>
          <w:szCs w:val="21"/>
        </w:rPr>
      </w:pPr>
      <m:oMath>
        <m:sSub>
          <m:sSubPr>
            <m:ctrlPr>
              <w:ins w:id="505" w:author="wang wei" w:date="2022-11-05T00:44:00Z">
                <w:rPr>
                  <w:rFonts w:ascii="Cambria Math" w:hAnsi="Cambria Math"/>
                  <w:b/>
                  <w:bCs/>
                  <w:i/>
                  <w:szCs w:val="21"/>
                </w:rPr>
              </w:ins>
            </m:ctrlPr>
          </m:sSubPr>
          <m:e>
            <m:acc>
              <m:accPr>
                <m:ctrlPr>
                  <w:ins w:id="506" w:author="wang wei" w:date="2022-11-05T00:44:00Z">
                    <w:rPr>
                      <w:rFonts w:ascii="Cambria Math" w:hAnsi="Cambria Math"/>
                      <w:b/>
                      <w:bCs/>
                      <w:i/>
                      <w:szCs w:val="21"/>
                    </w:rPr>
                  </w:ins>
                </m:ctrlPr>
              </m:accPr>
              <m:e>
                <m:r>
                  <w:ins w:id="507" w:author="wang wei" w:date="2022-11-05T00:44:00Z">
                    <m:rPr>
                      <m:sty m:val="bi"/>
                    </m:rPr>
                    <w:rPr>
                      <w:rFonts w:ascii="Cambria Math" w:hAnsi="Cambria Math"/>
                      <w:szCs w:val="21"/>
                    </w:rPr>
                    <m:t>θ</m:t>
                  </w:ins>
                </m:r>
              </m:e>
            </m:acc>
          </m:e>
          <m:sub>
            <m:r>
              <w:ins w:id="508" w:author="wang wei" w:date="2022-11-05T00:44:00Z">
                <w:rPr>
                  <w:rFonts w:ascii="Cambria Math" w:hAnsi="Cambria Math"/>
                  <w:szCs w:val="21"/>
                </w:rPr>
                <m:t>i</m:t>
              </w:ins>
            </m:r>
          </m:sub>
        </m:sSub>
        <m:r>
          <w:ins w:id="509" w:author="wang wei" w:date="2022-11-05T00:40:00Z">
            <w:rPr>
              <w:rFonts w:ascii="Cambria Math" w:hAnsi="Cambria Math"/>
              <w:szCs w:val="21"/>
            </w:rPr>
            <m:t>=</m:t>
          </w:ins>
        </m:r>
        <m:r>
          <w:ins w:id="510" w:author="wang wei" w:date="2022-11-05T00:40:00Z">
            <m:rPr>
              <m:sty m:val="b"/>
            </m:rPr>
            <w:rPr>
              <w:rFonts w:ascii="Cambria Math" w:hAnsi="Cambria Math"/>
              <w:szCs w:val="21"/>
            </w:rPr>
            <m:t>M</m:t>
          </w:ins>
        </m:r>
        <m:sSub>
          <m:sSubPr>
            <m:ctrlPr>
              <w:ins w:id="511" w:author="wang wei" w:date="2022-11-05T00:44:00Z">
                <w:rPr>
                  <w:rFonts w:ascii="Cambria Math" w:hAnsi="Cambria Math"/>
                  <w:b/>
                  <w:bCs/>
                  <w:i/>
                  <w:szCs w:val="21"/>
                </w:rPr>
              </w:ins>
            </m:ctrlPr>
          </m:sSubPr>
          <m:e>
            <m:acc>
              <m:accPr>
                <m:ctrlPr>
                  <w:ins w:id="512" w:author="wang wei" w:date="2022-11-05T00:44:00Z">
                    <w:rPr>
                      <w:rFonts w:ascii="Cambria Math" w:hAnsi="Cambria Math"/>
                      <w:b/>
                      <w:bCs/>
                      <w:i/>
                      <w:szCs w:val="21"/>
                    </w:rPr>
                  </w:ins>
                </m:ctrlPr>
              </m:accPr>
              <m:e>
                <m:r>
                  <w:ins w:id="513" w:author="wang wei" w:date="2022-11-05T00:44:00Z">
                    <m:rPr>
                      <m:sty m:val="bi"/>
                    </m:rPr>
                    <w:rPr>
                      <w:rFonts w:ascii="Cambria Math" w:hAnsi="Cambria Math"/>
                      <w:szCs w:val="21"/>
                    </w:rPr>
                    <m:t>η</m:t>
                  </w:ins>
                </m:r>
              </m:e>
            </m:acc>
          </m:e>
          <m:sub>
            <m:r>
              <w:ins w:id="514" w:author="wang wei" w:date="2022-11-05T00:45:00Z">
                <w:rPr>
                  <w:rFonts w:ascii="Cambria Math" w:hAnsi="Cambria Math"/>
                  <w:szCs w:val="21"/>
                </w:rPr>
                <m:t>i</m:t>
              </w:ins>
            </m:r>
          </m:sub>
        </m:sSub>
        <m:r>
          <w:ins w:id="515" w:author="wang wei" w:date="2022-11-05T00:40:00Z">
            <w:rPr>
              <w:rFonts w:ascii="Cambria Math" w:hAnsi="Cambria Math"/>
              <w:szCs w:val="21"/>
            </w:rPr>
            <m:t>,</m:t>
          </w:ins>
        </m:r>
      </m:oMath>
      <w:moveTo w:id="516" w:author="wang wei" w:date="2022-11-04T17:56:00Z">
        <w:del w:id="517" w:author="wang wei" w:date="2022-11-04T18:00:00Z">
          <w:r w:rsidR="003C699C" w:rsidRPr="0016267E" w:rsidDel="003C699C">
            <w:rPr>
              <w:szCs w:val="21"/>
            </w:rPr>
            <w:delText>.</w:delText>
          </w:r>
        </w:del>
      </w:moveTo>
      <w:moveToRangeEnd w:id="464"/>
    </w:p>
    <w:p w14:paraId="20897A1A" w14:textId="58D0FBC9" w:rsidR="00E977AB" w:rsidRDefault="00E977AB" w:rsidP="00427A50">
      <w:pPr>
        <w:jc w:val="center"/>
        <w:rPr>
          <w:ins w:id="518" w:author="wang wei" w:date="2022-11-04T18:00:00Z"/>
          <w:szCs w:val="21"/>
        </w:rPr>
      </w:pPr>
      <m:oMathPara>
        <m:oMath>
          <m:r>
            <w:ins w:id="519" w:author="wang wei" w:date="2022-11-05T00:40:00Z">
              <m:rPr>
                <m:sty m:val="p"/>
              </m:rPr>
              <w:rPr>
                <w:rFonts w:ascii="Cambria Math" w:hAnsi="Cambria Math"/>
                <w:szCs w:val="21"/>
              </w:rPr>
              <m:t>Cov</m:t>
            </w:ins>
          </m:r>
          <m:d>
            <m:dPr>
              <m:ctrlPr>
                <w:ins w:id="520" w:author="wang wei" w:date="2022-11-05T00:40:00Z">
                  <w:rPr>
                    <w:rFonts w:ascii="Cambria Math" w:hAnsi="Cambria Math"/>
                    <w:i/>
                    <w:szCs w:val="21"/>
                  </w:rPr>
                </w:ins>
              </m:ctrlPr>
            </m:dPr>
            <m:e>
              <m:sSub>
                <m:sSubPr>
                  <m:ctrlPr>
                    <w:ins w:id="521" w:author="wang wei" w:date="2022-11-05T00:45:00Z">
                      <w:rPr>
                        <w:rFonts w:ascii="Cambria Math" w:hAnsi="Cambria Math"/>
                        <w:b/>
                        <w:bCs/>
                        <w:i/>
                        <w:szCs w:val="21"/>
                      </w:rPr>
                    </w:ins>
                  </m:ctrlPr>
                </m:sSubPr>
                <m:e>
                  <m:acc>
                    <m:accPr>
                      <m:ctrlPr>
                        <w:ins w:id="522" w:author="wang wei" w:date="2022-11-05T00:45:00Z">
                          <w:rPr>
                            <w:rFonts w:ascii="Cambria Math" w:hAnsi="Cambria Math"/>
                            <w:b/>
                            <w:bCs/>
                            <w:i/>
                            <w:szCs w:val="21"/>
                          </w:rPr>
                        </w:ins>
                      </m:ctrlPr>
                    </m:accPr>
                    <m:e>
                      <m:r>
                        <w:ins w:id="523" w:author="wang wei" w:date="2022-11-05T00:45:00Z">
                          <m:rPr>
                            <m:sty m:val="bi"/>
                          </m:rPr>
                          <w:rPr>
                            <w:rFonts w:ascii="Cambria Math" w:hAnsi="Cambria Math"/>
                            <w:szCs w:val="21"/>
                          </w:rPr>
                          <m:t>θ</m:t>
                        </w:ins>
                      </m:r>
                    </m:e>
                  </m:acc>
                </m:e>
                <m:sub>
                  <m:r>
                    <w:ins w:id="524" w:author="wang wei" w:date="2022-11-05T00:45:00Z">
                      <w:rPr>
                        <w:rFonts w:ascii="Cambria Math" w:hAnsi="Cambria Math"/>
                        <w:szCs w:val="21"/>
                      </w:rPr>
                      <m:t>i</m:t>
                    </w:ins>
                  </m:r>
                </m:sub>
              </m:sSub>
            </m:e>
          </m:d>
          <m:r>
            <w:ins w:id="525" w:author="wang wei" w:date="2022-11-05T00:41:00Z">
              <w:rPr>
                <w:rFonts w:ascii="Cambria Math" w:hAnsi="Cambria Math"/>
                <w:szCs w:val="21"/>
              </w:rPr>
              <m:t>=</m:t>
            </w:ins>
          </m:r>
          <m:r>
            <w:ins w:id="526" w:author="wang wei" w:date="2022-11-05T00:41:00Z">
              <m:rPr>
                <m:sty m:val="b"/>
              </m:rPr>
              <w:rPr>
                <w:rFonts w:ascii="Cambria Math" w:hAnsi="Cambria Math"/>
                <w:szCs w:val="21"/>
              </w:rPr>
              <m:t>M</m:t>
            </w:ins>
          </m:r>
          <m:r>
            <w:ins w:id="527" w:author="wang wei" w:date="2022-11-05T00:41:00Z">
              <m:rPr>
                <m:sty m:val="p"/>
              </m:rPr>
              <w:rPr>
                <w:rFonts w:ascii="Cambria Math" w:hAnsi="Cambria Math"/>
                <w:szCs w:val="21"/>
              </w:rPr>
              <m:t>cov</m:t>
            </w:ins>
          </m:r>
          <m:d>
            <m:dPr>
              <m:ctrlPr>
                <w:ins w:id="528" w:author="wang wei" w:date="2022-11-05T00:41:00Z">
                  <w:rPr>
                    <w:rFonts w:ascii="Cambria Math" w:hAnsi="Cambria Math"/>
                    <w:b/>
                    <w:bCs/>
                    <w:iCs/>
                    <w:szCs w:val="21"/>
                  </w:rPr>
                </w:ins>
              </m:ctrlPr>
            </m:dPr>
            <m:e>
              <m:sSub>
                <m:sSubPr>
                  <m:ctrlPr>
                    <w:ins w:id="529" w:author="wang wei" w:date="2022-11-05T00:45:00Z">
                      <w:rPr>
                        <w:rFonts w:ascii="Cambria Math" w:hAnsi="Cambria Math"/>
                        <w:b/>
                        <w:bCs/>
                        <w:i/>
                        <w:szCs w:val="21"/>
                      </w:rPr>
                    </w:ins>
                  </m:ctrlPr>
                </m:sSubPr>
                <m:e>
                  <m:acc>
                    <m:accPr>
                      <m:ctrlPr>
                        <w:ins w:id="530" w:author="wang wei" w:date="2022-11-05T00:45:00Z">
                          <w:rPr>
                            <w:rFonts w:ascii="Cambria Math" w:hAnsi="Cambria Math"/>
                            <w:b/>
                            <w:bCs/>
                            <w:i/>
                            <w:szCs w:val="21"/>
                          </w:rPr>
                        </w:ins>
                      </m:ctrlPr>
                    </m:accPr>
                    <m:e>
                      <m:r>
                        <w:ins w:id="531" w:author="wang wei" w:date="2022-11-05T00:45:00Z">
                          <m:rPr>
                            <m:sty m:val="bi"/>
                          </m:rPr>
                          <w:rPr>
                            <w:rFonts w:ascii="Cambria Math" w:hAnsi="Cambria Math"/>
                            <w:szCs w:val="21"/>
                          </w:rPr>
                          <m:t>η</m:t>
                        </w:ins>
                      </m:r>
                    </m:e>
                  </m:acc>
                </m:e>
                <m:sub>
                  <m:r>
                    <w:ins w:id="532" w:author="wang wei" w:date="2022-11-05T00:45:00Z">
                      <w:rPr>
                        <w:rFonts w:ascii="Cambria Math" w:hAnsi="Cambria Math"/>
                        <w:szCs w:val="21"/>
                      </w:rPr>
                      <m:t>i</m:t>
                    </w:ins>
                  </m:r>
                </m:sub>
              </m:sSub>
              <m:ctrlPr>
                <w:ins w:id="533" w:author="wang wei" w:date="2022-11-05T00:41:00Z">
                  <w:rPr>
                    <w:rFonts w:ascii="Cambria Math" w:hAnsi="Cambria Math"/>
                    <w:b/>
                    <w:bCs/>
                    <w:i/>
                    <w:szCs w:val="21"/>
                  </w:rPr>
                </w:ins>
              </m:ctrlPr>
            </m:e>
          </m:d>
          <m:sSup>
            <m:sSupPr>
              <m:ctrlPr>
                <w:ins w:id="534" w:author="wang wei" w:date="2022-11-05T00:41:00Z">
                  <w:rPr>
                    <w:rFonts w:ascii="Cambria Math" w:hAnsi="Cambria Math"/>
                    <w:b/>
                    <w:bCs/>
                    <w:iCs/>
                    <w:szCs w:val="21"/>
                  </w:rPr>
                </w:ins>
              </m:ctrlPr>
            </m:sSupPr>
            <m:e>
              <m:r>
                <w:ins w:id="535" w:author="wang wei" w:date="2022-11-05T00:41:00Z">
                  <m:rPr>
                    <m:sty m:val="b"/>
                  </m:rPr>
                  <w:rPr>
                    <w:rFonts w:ascii="Cambria Math" w:hAnsi="Cambria Math"/>
                    <w:szCs w:val="21"/>
                  </w:rPr>
                  <m:t>M</m:t>
                </w:ins>
              </m:r>
            </m:e>
            <m:sup>
              <m:r>
                <w:ins w:id="536" w:author="wang wei" w:date="2022-11-05T00:41:00Z">
                  <m:rPr>
                    <m:sty m:val="p"/>
                  </m:rPr>
                  <w:rPr>
                    <w:rFonts w:ascii="Cambria Math" w:hAnsi="Cambria Math"/>
                    <w:szCs w:val="21"/>
                  </w:rPr>
                  <m:t>T</m:t>
                </w:ins>
              </m:r>
            </m:sup>
          </m:sSup>
          <m:r>
            <w:ins w:id="537" w:author="wang wei" w:date="2022-11-05T00:42:00Z">
              <m:rPr>
                <m:sty m:val="bi"/>
              </m:rPr>
              <w:rPr>
                <w:rFonts w:ascii="Cambria Math" w:hAnsi="Cambria Math"/>
                <w:szCs w:val="21"/>
              </w:rPr>
              <m:t>.</m:t>
            </w:ins>
          </m:r>
        </m:oMath>
      </m:oMathPara>
    </w:p>
    <w:p w14:paraId="752A778D" w14:textId="78DE313B" w:rsidR="00EB6518" w:rsidRPr="0016267E" w:rsidRDefault="00D91F51" w:rsidP="00EB6518">
      <w:moveFromRangeStart w:id="538" w:author="wang wei" w:date="2022-11-04T16:32:00Z" w:name="move118471956"/>
      <m:oMath>
        <m:r>
          <w:del w:id="539" w:author="wang wei" w:date="2022-11-07T10:18:00Z">
            <w:rPr>
              <w:rFonts w:ascii="Cambria Math" w:hAnsi="Cambria Math"/>
              <w:szCs w:val="21"/>
            </w:rPr>
            <m:t>Confounders</m:t>
          </w:del>
        </m:r>
      </m:oMath>
      <w:moveFrom w:id="540" w:author="wang wei" w:date="2022-11-04T16:32:00Z">
        <w:r w:rsidR="003368F9" w:rsidRPr="0016267E" w:rsidDel="00CB31EA">
          <w:t xml:space="preserve"> indicates the confounding effects from daily relative humidity, air pressure, rainfall, sunshine hours, holidays</w:t>
        </w:r>
        <w:r w:rsidR="003368F9" w:rsidRPr="0016267E" w:rsidDel="00CB31EA">
          <w:rPr>
            <w:rFonts w:hint="eastAsia"/>
          </w:rPr>
          <w:t>,</w:t>
        </w:r>
        <w:r w:rsidRPr="0016267E" w:rsidDel="00CB31EA">
          <w:rPr>
            <w:szCs w:val="21"/>
          </w:rPr>
          <w:t xml:space="preserve"> weekends, long-term trends, and seasonality. </w:t>
        </w:r>
      </w:moveFrom>
      <w:moveFromRangeEnd w:id="538"/>
      <w:r w:rsidRPr="0016267E">
        <w:rPr>
          <w:szCs w:val="21"/>
        </w:rPr>
        <w:t>The detail</w:t>
      </w:r>
      <w:ins w:id="541" w:author="wang wei" w:date="2022-11-05T00:46:00Z">
        <w:r w:rsidR="00A32C19">
          <w:rPr>
            <w:szCs w:val="21"/>
          </w:rPr>
          <w:t>ed methodology of defin</w:t>
        </w:r>
      </w:ins>
      <w:ins w:id="542" w:author="wang wei" w:date="2022-11-05T00:47:00Z">
        <w:r w:rsidR="00A32C19">
          <w:rPr>
            <w:szCs w:val="21"/>
          </w:rPr>
          <w:t>ing ERR in DLNM</w:t>
        </w:r>
      </w:ins>
      <w:ins w:id="543" w:author="wang wei" w:date="2022-11-05T00:46:00Z">
        <w:r w:rsidR="00A32C19">
          <w:rPr>
            <w:szCs w:val="21"/>
          </w:rPr>
          <w:t xml:space="preserve"> </w:t>
        </w:r>
      </w:ins>
      <w:del w:id="544" w:author="wang wei" w:date="2022-11-05T00:46:00Z">
        <w:r w:rsidRPr="0016267E" w:rsidDel="00A32C19">
          <w:rPr>
            <w:szCs w:val="21"/>
          </w:rPr>
          <w:delText xml:space="preserve">s </w:delText>
        </w:r>
      </w:del>
      <w:r w:rsidRPr="0016267E">
        <w:rPr>
          <w:rFonts w:eastAsia="等线"/>
          <w:szCs w:val="21"/>
        </w:rPr>
        <w:t>can</w:t>
      </w:r>
      <w:r w:rsidRPr="0016267E">
        <w:rPr>
          <w:szCs w:val="21"/>
        </w:rPr>
        <w:t xml:space="preserve"> be found in </w:t>
      </w:r>
      <w:ins w:id="545" w:author="wang wei" w:date="2022-11-05T00:48:00Z">
        <w:r w:rsidR="00A32C19" w:rsidRPr="00A32C19">
          <w:rPr>
            <w:szCs w:val="21"/>
          </w:rPr>
          <w:t>Gasparrini</w:t>
        </w:r>
        <w:r w:rsidR="00A32C19">
          <w:rPr>
            <w:szCs w:val="21"/>
          </w:rPr>
          <w:t xml:space="preserve"> </w:t>
        </w:r>
      </w:ins>
      <w:del w:id="546" w:author="wang wei" w:date="2022-11-05T00:48:00Z">
        <w:r w:rsidRPr="0016267E" w:rsidDel="00A32C19">
          <w:rPr>
            <w:szCs w:val="21"/>
          </w:rPr>
          <w:delText xml:space="preserve">Xiong </w:delText>
        </w:r>
      </w:del>
      <w:r w:rsidRPr="0016267E">
        <w:rPr>
          <w:szCs w:val="21"/>
        </w:rPr>
        <w:t xml:space="preserve">et </w:t>
      </w:r>
      <w:r w:rsidRPr="0016267E">
        <w:rPr>
          <w:szCs w:val="21"/>
        </w:rPr>
        <w:lastRenderedPageBreak/>
        <w:t>al.’s work</w:t>
      </w:r>
      <w:ins w:id="547" w:author="wang wei" w:date="2022-11-07T10:19:00Z">
        <w:r w:rsidR="0050652F">
          <w:rPr>
            <w:szCs w:val="21"/>
          </w:rPr>
          <w:t>s</w:t>
        </w:r>
      </w:ins>
      <w:r w:rsidR="00993B7B">
        <w:rPr>
          <w:szCs w:val="21"/>
        </w:rPr>
        <w:fldChar w:fldCharType="begin"/>
      </w:r>
      <w:r w:rsidR="00363C5A">
        <w:rPr>
          <w:szCs w:val="21"/>
        </w:rPr>
        <w:instrText xml:space="preserve"> ADDIN EN.CITE &lt;EndNote&gt;&lt;Cite&gt;&lt;Author&gt;Gasparrini&lt;/Author&gt;&lt;Year&gt;2013&lt;/Year&gt;&lt;RecNum&gt;128&lt;/RecNum&gt;&lt;DisplayText&gt;&lt;style face="superscript"&gt;[10, 35]&lt;/style&gt;&lt;/DisplayText&gt;&lt;record&gt;&lt;rec-number&gt;128&lt;/rec-number&gt;&lt;foreign-keys&gt;&lt;key app="EN" db-id="2rwasr2aazvtwietz2j5029cwd9drpd5vp9p" timestamp="1667580603"&gt;128&lt;/key&gt;&lt;/foreign-keys&gt;&lt;ref-type name="Journal Article"&gt;17&lt;/ref-type&gt;&lt;contributors&gt;&lt;authors&gt;&lt;author&gt;Gasparrini, Antonio&lt;/author&gt;&lt;author&gt;Armstrong, Ben&lt;/author&gt;&lt;/authors&gt;&lt;/contributors&gt;&lt;titles&gt;&lt;title&gt;Reducing and meta-analysing estimates from distributed lag non-linear models&lt;/title&gt;&lt;secondary-title&gt;BMC medical research methodology&lt;/secondary-title&gt;&lt;/titles&gt;&lt;periodical&gt;&lt;full-title&gt;BMC medical research methodology&lt;/full-title&gt;&lt;/periodical&gt;&lt;pages&gt;1-10&lt;/pages&gt;&lt;volume&gt;13&lt;/volume&gt;&lt;number&gt;1&lt;/number&gt;&lt;dates&gt;&lt;year&gt;2013&lt;/year&gt;&lt;/dates&gt;&lt;isbn&gt;1471-2288&lt;/isbn&gt;&lt;urls&gt;&lt;/urls&gt;&lt;/record&gt;&lt;/Cite&gt;&lt;Cite&gt;&lt;Author&gt;Gasparrini&lt;/Author&gt;&lt;Year&gt;2014&lt;/Year&gt;&lt;RecNum&gt;49&lt;/RecNum&gt;&lt;record&gt;&lt;rec-number&gt;49&lt;/rec-number&gt;&lt;foreign-keys&gt;&lt;key app="EN" db-id="2rwasr2aazvtwietz2j5029cwd9drpd5vp9p" timestamp="1650976028"&gt;49&lt;/key&gt;&lt;/foreign-keys&gt;&lt;ref-type name="Journal Article"&gt;17&lt;/ref-type&gt;&lt;contributors&gt;&lt;authors&gt;&lt;author&gt;Gasparrini, A.&lt;/author&gt;&lt;/authors&gt;&lt;/contributors&gt;&lt;titles&gt;&lt;title&gt;Modeling exposure-lag-response associations with distributed lag non-linear models&lt;/title&gt;&lt;secondary-title&gt;Statistics in Medicine&lt;/secondary-title&gt;&lt;/titles&gt;&lt;periodical&gt;&lt;full-title&gt;Statistics in Medicine&lt;/full-title&gt;&lt;/periodical&gt;&lt;pages&gt;881-899&lt;/pages&gt;&lt;volume&gt;33&lt;/volume&gt;&lt;number&gt;5&lt;/number&gt;&lt;dates&gt;&lt;year&gt;2014&lt;/year&gt;&lt;pub-dates&gt;&lt;date&gt;Feb&lt;/date&gt;&lt;/pub-dates&gt;&lt;/dates&gt;&lt;isbn&gt;0277-6715&lt;/isbn&gt;&lt;accession-num&gt;WOS:000331383200013&lt;/accession-num&gt;&lt;urls&gt;&lt;related-urls&gt;&lt;url&gt;&amp;lt;Go to ISI&amp;gt;://WOS:000331383200013&lt;/url&gt;&lt;/related-urls&gt;&lt;/urls&gt;&lt;electronic-resource-num&gt;10.1002/sim.5963&lt;/electronic-resource-num&gt;&lt;/record&gt;&lt;/Cite&gt;&lt;/EndNote&gt;</w:instrText>
      </w:r>
      <w:r w:rsidR="00993B7B">
        <w:rPr>
          <w:szCs w:val="21"/>
        </w:rPr>
        <w:fldChar w:fldCharType="separate"/>
      </w:r>
      <w:r w:rsidR="00363C5A" w:rsidRPr="00363C5A">
        <w:rPr>
          <w:noProof/>
          <w:szCs w:val="21"/>
          <w:vertAlign w:val="superscript"/>
        </w:rPr>
        <w:t>[10, 35]</w:t>
      </w:r>
      <w:r w:rsidR="00993B7B">
        <w:rPr>
          <w:szCs w:val="21"/>
        </w:rPr>
        <w:fldChar w:fldCharType="end"/>
      </w:r>
      <w:r w:rsidRPr="0016267E">
        <w:rPr>
          <w:szCs w:val="21"/>
        </w:rPr>
        <w:t xml:space="preserve">. </w:t>
      </w:r>
      <w:moveFromRangeStart w:id="548" w:author="wang wei" w:date="2022-11-04T17:56:00Z" w:name="move118477008"/>
      <w:moveFrom w:id="549" w:author="wang wei" w:date="2022-11-04T17:56:00Z">
        <w:r w:rsidRPr="0016267E" w:rsidDel="003C699C">
          <w:rPr>
            <w:szCs w:val="21"/>
          </w:rPr>
          <w:t>As such, the accumulative temperature-HFMD ERR for each city was defined by a 5-</w:t>
        </w:r>
        <w:r w:rsidRPr="0016267E" w:rsidDel="003C699C">
          <w:rPr>
            <w:rFonts w:eastAsia="等线"/>
            <w:szCs w:val="21"/>
          </w:rPr>
          <w:t>dimensional</w:t>
        </w:r>
        <w:r w:rsidRPr="0016267E" w:rsidDel="003C699C">
          <w:rPr>
            <w:szCs w:val="21"/>
          </w:rPr>
          <w:t xml:space="preserve"> vector.</w:t>
        </w:r>
      </w:moveFrom>
      <w:moveFromRangeEnd w:id="548"/>
    </w:p>
    <w:p w14:paraId="05800377" w14:textId="4035D0B5" w:rsidR="00BA1DEE" w:rsidRPr="0016267E" w:rsidRDefault="00ED6CA9" w:rsidP="005F316B">
      <w:pPr>
        <w:pStyle w:val="3"/>
      </w:pPr>
      <w:r>
        <w:t>3</w:t>
      </w:r>
      <w:r w:rsidR="007D4C0A" w:rsidRPr="0016267E">
        <w:t xml:space="preserve">.4. The second stage: </w:t>
      </w:r>
      <w:r w:rsidR="00E73729">
        <w:t>Mapping</w:t>
      </w:r>
      <w:r w:rsidR="007D4C0A" w:rsidRPr="0016267E">
        <w:t xml:space="preserve"> the ERRs and </w:t>
      </w:r>
      <w:r w:rsidR="00E73729">
        <w:t>identifying</w:t>
      </w:r>
      <w:r w:rsidR="007D4C0A" w:rsidRPr="0016267E">
        <w:t xml:space="preserve"> the </w:t>
      </w:r>
      <w:r w:rsidR="00E73729">
        <w:t>causes of heterogeneity</w:t>
      </w:r>
    </w:p>
    <w:p w14:paraId="51AD2FA9" w14:textId="5A2D8E17" w:rsidR="002E5235" w:rsidRPr="0016267E" w:rsidRDefault="00D91F51" w:rsidP="00BA1DEE">
      <w:r w:rsidRPr="0016267E">
        <w:t xml:space="preserve">In the second stage, Xiong et al. used MMR with only </w:t>
      </w:r>
      <w:r w:rsidRPr="0016267E">
        <w:rPr>
          <w:rFonts w:eastAsia="等线"/>
        </w:rPr>
        <w:t xml:space="preserve">the </w:t>
      </w:r>
      <w:r w:rsidRPr="0016267E">
        <w:t xml:space="preserve">intercept to obtain the average ERR across 143 cities and used MMR with a single region-level predictor to study the heterogeneity attributable to the predictor. In this work, we further used MCMAR to achieve the same objectives and compared the results to those from MMR. The </w:t>
      </w:r>
      <w:r w:rsidR="00285460">
        <w:t>spatially adjacent</w:t>
      </w:r>
      <w:r w:rsidRPr="0016267E">
        <w:t xml:space="preserve"> relationships among cities were constructed based on </w:t>
      </w:r>
      <w:ins w:id="550" w:author="wang wei" w:date="2022-11-04T00:31:00Z">
        <w:r w:rsidR="00DD63E4">
          <w:t xml:space="preserve">an empirical </w:t>
        </w:r>
      </w:ins>
      <w:del w:id="551" w:author="wang wei" w:date="2022-11-04T00:31:00Z">
        <w:r w:rsidRPr="0016267E" w:rsidDel="00DD63E4">
          <w:delText xml:space="preserve">a naive </w:delText>
        </w:r>
      </w:del>
      <m:oMath>
        <m:r>
          <w:del w:id="552" w:author="wang wei" w:date="2022-11-04T00:32:00Z">
            <w:rPr>
              <w:rFonts w:ascii="Cambria Math" w:hAnsi="Cambria Math"/>
            </w:rPr>
            <m:t>k</m:t>
          </w:del>
        </m:r>
      </m:oMath>
      <w:ins w:id="553" w:author="wang wei" w:date="2022-11-04T00:32:00Z">
        <w:r w:rsidR="00DD63E4">
          <w:t>4</w:t>
        </w:r>
      </w:ins>
      <w:r w:rsidRPr="0016267E">
        <w:t xml:space="preserve">-nearest </w:t>
      </w:r>
      <w:proofErr w:type="gramStart"/>
      <w:r w:rsidRPr="0016267E">
        <w:t>neighbor</w:t>
      </w:r>
      <w:ins w:id="554" w:author="wang wei" w:date="2022-11-04T16:01:00Z">
        <w:r w:rsidR="002645A0">
          <w:t>s</w:t>
        </w:r>
      </w:ins>
      <w:proofErr w:type="gramEnd"/>
      <w:r w:rsidRPr="0016267E">
        <w:t xml:space="preserve"> method. </w:t>
      </w:r>
      <w:ins w:id="555" w:author="wang wei" w:date="2022-11-04T00:32:00Z">
        <w:r w:rsidR="00DD63E4">
          <w:t>The other methods</w:t>
        </w:r>
      </w:ins>
      <w:ins w:id="556" w:author="wang wei" w:date="2022-11-04T00:33:00Z">
        <w:r w:rsidR="00DD63E4">
          <w:t xml:space="preserve">, such as </w:t>
        </w:r>
        <w:r w:rsidR="00DD63E4" w:rsidRPr="00DD63E4">
          <w:t xml:space="preserve">3, 5, 6-nearest </w:t>
        </w:r>
        <w:proofErr w:type="gramStart"/>
        <w:r w:rsidR="00DD63E4" w:rsidRPr="00DD63E4">
          <w:t>neighbor</w:t>
        </w:r>
      </w:ins>
      <w:ins w:id="557" w:author="wang wei" w:date="2022-11-04T00:38:00Z">
        <w:r w:rsidR="00C6612E">
          <w:t>s</w:t>
        </w:r>
      </w:ins>
      <w:proofErr w:type="gramEnd"/>
      <w:ins w:id="558" w:author="wang wei" w:date="2022-11-04T00:33:00Z">
        <w:r w:rsidR="00DD63E4" w:rsidRPr="00DD63E4">
          <w:t xml:space="preserve"> methods and the Thiessen-polygons-based method</w:t>
        </w:r>
      </w:ins>
      <w:ins w:id="559" w:author="wang wei" w:date="2022-11-04T00:34:00Z">
        <w:r w:rsidR="00DD63E4">
          <w:t>,</w:t>
        </w:r>
      </w:ins>
      <w:ins w:id="560" w:author="wang wei" w:date="2022-11-04T00:32:00Z">
        <w:r w:rsidR="00DD63E4">
          <w:t xml:space="preserve"> </w:t>
        </w:r>
      </w:ins>
      <w:ins w:id="561" w:author="wang wei" w:date="2022-11-04T00:33:00Z">
        <w:r w:rsidR="00DD63E4">
          <w:t>were</w:t>
        </w:r>
      </w:ins>
      <w:ins w:id="562" w:author="wang wei" w:date="2022-11-04T00:32:00Z">
        <w:r w:rsidR="00DD63E4">
          <w:t xml:space="preserve"> also selected as sensit</w:t>
        </w:r>
      </w:ins>
      <w:ins w:id="563" w:author="wang wei" w:date="2022-11-04T00:33:00Z">
        <w:r w:rsidR="00DD63E4">
          <w:t>ivity analys</w:t>
        </w:r>
      </w:ins>
      <w:ins w:id="564" w:author="wang wei" w:date="2022-11-04T00:34:00Z">
        <w:r w:rsidR="00DD63E4">
          <w:t>e</w:t>
        </w:r>
      </w:ins>
      <w:ins w:id="565" w:author="wang wei" w:date="2022-11-04T00:33:00Z">
        <w:r w:rsidR="00DD63E4">
          <w:t>s</w:t>
        </w:r>
      </w:ins>
      <w:ins w:id="566" w:author="wang wei" w:date="2022-11-04T00:34:00Z">
        <w:r w:rsidR="00DD63E4">
          <w:t xml:space="preserve">. </w:t>
        </w:r>
      </w:ins>
      <w:r w:rsidRPr="0016267E">
        <w:t xml:space="preserve">The details </w:t>
      </w:r>
      <w:r w:rsidRPr="0016267E">
        <w:rPr>
          <w:rFonts w:eastAsia="等线"/>
        </w:rPr>
        <w:t>are</w:t>
      </w:r>
      <w:r w:rsidRPr="0016267E">
        <w:t xml:space="preserve"> shown in the supplementary material.</w:t>
      </w:r>
    </w:p>
    <w:p w14:paraId="3A94730D" w14:textId="3770AC48" w:rsidR="00DC60B1" w:rsidRDefault="00D91F51" w:rsidP="002E5235">
      <w:pPr>
        <w:ind w:firstLineChars="100" w:firstLine="240"/>
      </w:pPr>
      <w:r w:rsidRPr="0016267E">
        <w:rPr>
          <w:rFonts w:hint="eastAsia"/>
        </w:rPr>
        <w:t>The</w:t>
      </w:r>
      <w:r w:rsidRPr="0016267E">
        <w:t xml:space="preserve"> </w:t>
      </w:r>
      <w:r w:rsidRPr="0016267E">
        <w:rPr>
          <w:rFonts w:hint="eastAsia"/>
        </w:rPr>
        <w:t>com</w:t>
      </w:r>
      <w:r w:rsidRPr="0016267E">
        <w:t xml:space="preserve">parison </w:t>
      </w:r>
      <w:r w:rsidRPr="0016267E">
        <w:rPr>
          <w:rFonts w:eastAsia="等线"/>
        </w:rPr>
        <w:t>of</w:t>
      </w:r>
      <w:r w:rsidRPr="0016267E">
        <w:t xml:space="preserve"> heterogeneity </w:t>
      </w:r>
      <w:r w:rsidRPr="0016267E">
        <w:rPr>
          <w:rFonts w:eastAsia="等线"/>
        </w:rPr>
        <w:t>is</w:t>
      </w:r>
      <w:r w:rsidRPr="0016267E">
        <w:t xml:space="preserve"> shown in Table 1. </w:t>
      </w:r>
      <w:r w:rsidRPr="0016267E">
        <w:rPr>
          <w:rFonts w:eastAsia="等线"/>
        </w:rPr>
        <w:t xml:space="preserve">The </w:t>
      </w:r>
      <w:r w:rsidR="00CA30CE" w:rsidRPr="0016267E">
        <w:rPr>
          <w:rFonts w:eastAsia="等线"/>
        </w:rPr>
        <w:t>Cochran Q test</w:t>
      </w:r>
      <w:r w:rsidR="002146B5" w:rsidRPr="0016267E">
        <w:t xml:space="preserve"> showed significant region-level heterogeneity in ERRs. Using </w:t>
      </w:r>
      <w:r w:rsidRPr="0016267E">
        <w:rPr>
          <w:rFonts w:eastAsia="等线"/>
        </w:rPr>
        <w:t xml:space="preserve">the </w:t>
      </w:r>
      <w:r w:rsidR="002146B5" w:rsidRPr="0016267E">
        <w:t xml:space="preserve">LR test, MMR identified eight of sixteen predictors </w:t>
      </w:r>
      <w:r w:rsidRPr="0016267E">
        <w:rPr>
          <w:rFonts w:eastAsia="等线"/>
        </w:rPr>
        <w:t>that</w:t>
      </w:r>
      <w:r w:rsidR="002146B5" w:rsidRPr="0016267E">
        <w:t xml:space="preserve"> significantly contributed to the heterogeneity (</w:t>
      </w:r>
      <w:r w:rsidR="002146B5" w:rsidRPr="0016267E">
        <w:rPr>
          <w:i/>
          <w:iCs/>
        </w:rPr>
        <w:t>P</w:t>
      </w:r>
      <w:r w:rsidR="002146B5" w:rsidRPr="0016267E">
        <w:t xml:space="preserve"> &lt; 0.05), while MCMAR identified no predictor (</w:t>
      </w:r>
      <w:r w:rsidR="002146B5" w:rsidRPr="0016267E">
        <w:rPr>
          <w:i/>
          <w:iCs/>
        </w:rPr>
        <w:t>P</w:t>
      </w:r>
      <w:r w:rsidR="00B43F67" w:rsidRPr="0016267E">
        <w:t xml:space="preserve"> &gt; 0.05). In all the models, MCMAR achieved considerably smaller AICs than MMR, which suggests</w:t>
      </w:r>
      <w:r w:rsidRPr="0016267E">
        <w:rPr>
          <w:rFonts w:eastAsia="等线"/>
        </w:rPr>
        <w:t xml:space="preserve"> that</w:t>
      </w:r>
      <w:r w:rsidR="00B43F67" w:rsidRPr="0016267E">
        <w:t xml:space="preserve"> MCMAR may obtain more accurate results than MMR. </w:t>
      </w:r>
      <w:del w:id="567" w:author="wang wei" w:date="2022-11-05T19:10:00Z">
        <w:r w:rsidR="00B43F67" w:rsidRPr="0016267E" w:rsidDel="002A71E8">
          <w:delText>Further s</w:delText>
        </w:r>
      </w:del>
      <w:ins w:id="568" w:author="wang wei" w:date="2022-11-05T19:10:00Z">
        <w:r w:rsidR="002A71E8">
          <w:t>S</w:t>
        </w:r>
      </w:ins>
      <w:r w:rsidR="00B43F67" w:rsidRPr="0016267E">
        <w:t xml:space="preserve">tatistical tests for </w:t>
      </w:r>
      <m:oMath>
        <m:r>
          <w:rPr>
            <w:rFonts w:ascii="Cambria Math" w:hAnsi="Cambria Math"/>
          </w:rPr>
          <m:t>ρ=0</m:t>
        </m:r>
      </m:oMath>
      <w:r w:rsidR="00B43F67" w:rsidRPr="0016267E">
        <w:rPr>
          <w:rFonts w:hint="eastAsia"/>
        </w:rPr>
        <w:t xml:space="preserve"> </w:t>
      </w:r>
      <w:r w:rsidR="00D77B34" w:rsidRPr="0016267E">
        <w:t>in MCMAR showed that the spatial autocorrelation of ERRs significantly existed in all the models (</w:t>
      </w:r>
      <w:r w:rsidR="00D77B34" w:rsidRPr="0016267E">
        <w:rPr>
          <w:i/>
          <w:iCs/>
        </w:rPr>
        <w:t>P</w:t>
      </w:r>
      <w:r w:rsidR="00781144" w:rsidRPr="0016267E">
        <w:t xml:space="preserve"> &lt; 0.001), suggesting the reasonableness of incorporating spatial autocorrelation into the second-stage model.</w:t>
      </w:r>
      <w:ins w:id="569" w:author="wang wei" w:date="2022-11-05T18:42:00Z">
        <w:r w:rsidR="00FF2C43">
          <w:t xml:space="preserve"> </w:t>
        </w:r>
      </w:ins>
      <w:ins w:id="570" w:author="wang wei" w:date="2022-11-05T17:37:00Z">
        <w:r w:rsidR="00DC60B1">
          <w:t xml:space="preserve">In addition, </w:t>
        </w:r>
      </w:ins>
      <w:ins w:id="571" w:author="wang wei" w:date="2022-11-05T18:46:00Z">
        <w:r w:rsidR="00FF2C43">
          <w:t>we</w:t>
        </w:r>
      </w:ins>
      <w:ins w:id="572" w:author="wang wei" w:date="2022-11-05T18:45:00Z">
        <w:r w:rsidR="00FF2C43">
          <w:t xml:space="preserve"> also constructed </w:t>
        </w:r>
      </w:ins>
      <w:ins w:id="573" w:author="wang wei" w:date="2022-11-05T18:47:00Z">
        <w:r w:rsidR="00FF2C43">
          <w:t xml:space="preserve">MMR or </w:t>
        </w:r>
      </w:ins>
      <w:ins w:id="574" w:author="wang wei" w:date="2022-11-05T18:48:00Z">
        <w:r w:rsidR="00FF2C43">
          <w:t>MCMAR with multiple predictors, which were selected using a forward method based</w:t>
        </w:r>
      </w:ins>
      <w:ins w:id="575" w:author="wang wei" w:date="2022-11-05T18:51:00Z">
        <w:r w:rsidR="00FF2C43">
          <w:t xml:space="preserve"> on</w:t>
        </w:r>
      </w:ins>
      <w:ins w:id="576" w:author="wang wei" w:date="2022-11-05T18:48:00Z">
        <w:r w:rsidR="00FF2C43">
          <w:t xml:space="preserve"> AIC. </w:t>
        </w:r>
      </w:ins>
      <w:ins w:id="577" w:author="wang wei" w:date="2022-11-05T19:00:00Z">
        <w:r w:rsidR="00324424">
          <w:t xml:space="preserve">In MCMAR, no predictor was deserved to be incorporated. </w:t>
        </w:r>
      </w:ins>
      <w:ins w:id="578" w:author="wang wei" w:date="2022-11-05T18:51:00Z">
        <w:r w:rsidR="00FF2C43">
          <w:t>In MMR, four predictors</w:t>
        </w:r>
      </w:ins>
      <w:ins w:id="579" w:author="wang wei" w:date="2022-11-05T18:52:00Z">
        <w:r w:rsidR="00324424">
          <w:t xml:space="preserve">, i.e., </w:t>
        </w:r>
      </w:ins>
      <w:ins w:id="580" w:author="wang wei" w:date="2022-11-05T18:53:00Z">
        <w:r w:rsidR="00324424">
          <w:t xml:space="preserve">average </w:t>
        </w:r>
      </w:ins>
      <w:ins w:id="581" w:author="wang wei" w:date="2022-11-05T18:52:00Z">
        <w:r w:rsidR="00324424">
          <w:t>rainfall, longitude, GDP</w:t>
        </w:r>
      </w:ins>
      <w:ins w:id="582" w:author="wang wei" w:date="2022-11-05T18:53:00Z">
        <w:r w:rsidR="00324424">
          <w:t xml:space="preserve"> increase, and </w:t>
        </w:r>
      </w:ins>
      <w:ins w:id="583" w:author="wang wei" w:date="2022-11-05T18:54:00Z">
        <w:r w:rsidR="00324424">
          <w:t>average</w:t>
        </w:r>
      </w:ins>
      <w:ins w:id="584" w:author="wang wei" w:date="2022-11-05T18:53:00Z">
        <w:r w:rsidR="00324424">
          <w:t xml:space="preserve"> temperature,</w:t>
        </w:r>
      </w:ins>
      <w:ins w:id="585" w:author="wang wei" w:date="2022-11-05T18:51:00Z">
        <w:r w:rsidR="00FF2C43">
          <w:t xml:space="preserve"> were incorporate</w:t>
        </w:r>
      </w:ins>
      <w:ins w:id="586" w:author="wang wei" w:date="2022-11-05T18:52:00Z">
        <w:r w:rsidR="00FF2C43">
          <w:t>d</w:t>
        </w:r>
      </w:ins>
      <w:ins w:id="587" w:author="wang wei" w:date="2022-11-05T18:54:00Z">
        <w:r w:rsidR="00324424">
          <w:t xml:space="preserve">, and </w:t>
        </w:r>
      </w:ins>
      <w:ins w:id="588" w:author="wang wei" w:date="2022-11-05T18:55:00Z">
        <w:r w:rsidR="00324424">
          <w:t>the first three were identified</w:t>
        </w:r>
      </w:ins>
      <w:ins w:id="589" w:author="wang wei" w:date="2022-11-05T18:56:00Z">
        <w:r w:rsidR="00324424">
          <w:t xml:space="preserve"> </w:t>
        </w:r>
      </w:ins>
      <w:ins w:id="590" w:author="wang wei" w:date="2022-11-05T19:05:00Z">
        <w:r w:rsidR="002A71E8">
          <w:t xml:space="preserve">as </w:t>
        </w:r>
      </w:ins>
      <w:ins w:id="591" w:author="wang wei" w:date="2022-11-05T19:06:00Z">
        <w:r w:rsidR="002A71E8">
          <w:t>the</w:t>
        </w:r>
      </w:ins>
      <w:ins w:id="592" w:author="wang wei" w:date="2022-11-05T19:08:00Z">
        <w:r w:rsidR="002A71E8">
          <w:t xml:space="preserve"> significant</w:t>
        </w:r>
      </w:ins>
      <w:ins w:id="593" w:author="wang wei" w:date="2022-11-05T19:06:00Z">
        <w:r w:rsidR="002A71E8">
          <w:t xml:space="preserve"> causes contributing to the heterogeneity (</w:t>
        </w:r>
        <w:r w:rsidR="002A71E8" w:rsidRPr="0016267E">
          <w:rPr>
            <w:i/>
            <w:iCs/>
          </w:rPr>
          <w:t>P</w:t>
        </w:r>
        <w:r w:rsidR="002A71E8" w:rsidRPr="0016267E">
          <w:t xml:space="preserve"> &lt; 0.0</w:t>
        </w:r>
        <w:r w:rsidR="002A71E8">
          <w:t xml:space="preserve">01) and </w:t>
        </w:r>
      </w:ins>
      <w:ins w:id="594" w:author="wang wei" w:date="2022-11-05T19:07:00Z">
        <w:r w:rsidR="002A71E8">
          <w:t>the average temperature was not identified (</w:t>
        </w:r>
        <w:r w:rsidR="002A71E8" w:rsidRPr="0016267E">
          <w:rPr>
            <w:i/>
            <w:iCs/>
          </w:rPr>
          <w:t>P</w:t>
        </w:r>
        <w:r w:rsidR="002A71E8" w:rsidRPr="0016267E">
          <w:t xml:space="preserve"> </w:t>
        </w:r>
        <w:r w:rsidR="002A71E8">
          <w:t>= 0.06).</w:t>
        </w:r>
      </w:ins>
      <w:ins w:id="595" w:author="wang wei" w:date="2022-11-05T19:05:00Z">
        <w:r w:rsidR="002A71E8">
          <w:t xml:space="preserve"> </w:t>
        </w:r>
      </w:ins>
      <w:ins w:id="596" w:author="wang wei" w:date="2022-11-05T19:09:00Z">
        <w:r w:rsidR="002A71E8">
          <w:t xml:space="preserve">Furtherly, </w:t>
        </w:r>
      </w:ins>
      <w:ins w:id="597" w:author="wang wei" w:date="2022-11-05T19:10:00Z">
        <w:r w:rsidR="002A71E8">
          <w:t xml:space="preserve">the AIC of MMR with the four predictors </w:t>
        </w:r>
      </w:ins>
      <w:ins w:id="598" w:author="wang wei" w:date="2022-11-05T19:13:00Z">
        <w:r w:rsidR="00E20BC6">
          <w:t xml:space="preserve">was </w:t>
        </w:r>
      </w:ins>
      <w:ins w:id="599" w:author="wang wei" w:date="2022-11-05T19:11:00Z">
        <w:r w:rsidR="002A71E8">
          <w:t xml:space="preserve">still considerably larger than </w:t>
        </w:r>
      </w:ins>
      <w:ins w:id="600" w:author="wang wei" w:date="2022-11-05T19:12:00Z">
        <w:r w:rsidR="002A71E8">
          <w:t>that</w:t>
        </w:r>
        <w:r w:rsidR="00E20BC6">
          <w:t xml:space="preserve"> </w:t>
        </w:r>
        <w:r w:rsidR="002A71E8">
          <w:t xml:space="preserve">of </w:t>
        </w:r>
        <w:r w:rsidR="00E20BC6">
          <w:t>MCMAR with only intercept</w:t>
        </w:r>
      </w:ins>
      <w:ins w:id="601" w:author="wang wei" w:date="2022-11-05T19:13:00Z">
        <w:r w:rsidR="00E20BC6">
          <w:t xml:space="preserve"> (497</w:t>
        </w:r>
      </w:ins>
      <w:ins w:id="602" w:author="wang wei" w:date="2022-11-05T19:14:00Z">
        <w:r w:rsidR="00E20BC6">
          <w:t xml:space="preserve">.6 vs </w:t>
        </w:r>
      </w:ins>
      <w:ins w:id="603" w:author="wang wei" w:date="2022-11-05T19:13:00Z">
        <w:r w:rsidR="00E20BC6">
          <w:t>469.7)</w:t>
        </w:r>
      </w:ins>
      <w:ins w:id="604" w:author="wang wei" w:date="2022-11-05T19:12:00Z">
        <w:r w:rsidR="00E20BC6">
          <w:t>.</w:t>
        </w:r>
      </w:ins>
      <w:ins w:id="605" w:author="wang wei" w:date="2022-11-05T18:51:00Z">
        <w:r w:rsidR="00FF2C43">
          <w:t xml:space="preserve">  </w:t>
        </w:r>
      </w:ins>
      <w:ins w:id="606" w:author="wang wei" w:date="2022-11-05T18:44:00Z">
        <w:r w:rsidR="00FF2C43">
          <w:t xml:space="preserve"> </w:t>
        </w:r>
      </w:ins>
    </w:p>
    <w:p w14:paraId="3F0AEC7B" w14:textId="77777777" w:rsidR="00340440" w:rsidRDefault="00340440" w:rsidP="002E5235">
      <w:pPr>
        <w:ind w:firstLineChars="100" w:firstLine="240"/>
      </w:pPr>
    </w:p>
    <w:p w14:paraId="1E854308" w14:textId="77777777" w:rsidR="00340440" w:rsidRPr="00340440" w:rsidRDefault="00340440" w:rsidP="00340440">
      <w:pPr>
        <w:spacing w:line="240" w:lineRule="auto"/>
        <w:rPr>
          <w:sz w:val="21"/>
          <w:szCs w:val="21"/>
        </w:rPr>
      </w:pPr>
      <w:r w:rsidRPr="00340440">
        <w:rPr>
          <w:rFonts w:hint="eastAsia"/>
          <w:sz w:val="21"/>
          <w:szCs w:val="21"/>
        </w:rPr>
        <w:lastRenderedPageBreak/>
        <w:t>T</w:t>
      </w:r>
      <w:r w:rsidRPr="00340440">
        <w:rPr>
          <w:sz w:val="21"/>
          <w:szCs w:val="21"/>
        </w:rPr>
        <w:t xml:space="preserve">able 1. </w:t>
      </w:r>
      <w:bookmarkStart w:id="607" w:name="_Hlk113483047"/>
      <w:r w:rsidRPr="00340440">
        <w:rPr>
          <w:sz w:val="21"/>
          <w:szCs w:val="21"/>
        </w:rPr>
        <w:t xml:space="preserve">Comparison between MMR and MCMAR in </w:t>
      </w:r>
      <w:r w:rsidRPr="00340440">
        <w:rPr>
          <w:rFonts w:eastAsia="等线"/>
          <w:sz w:val="21"/>
          <w:szCs w:val="21"/>
        </w:rPr>
        <w:t>terms</w:t>
      </w:r>
      <w:r w:rsidRPr="00340440">
        <w:rPr>
          <w:sz w:val="21"/>
          <w:szCs w:val="21"/>
        </w:rPr>
        <w:t xml:space="preserve"> of investigating the heterogeneity attributable to region-level predictors.</w:t>
      </w:r>
      <w:bookmarkEnd w:id="607"/>
    </w:p>
    <w:tbl>
      <w:tblPr>
        <w:tblStyle w:val="a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1820"/>
        <w:gridCol w:w="624"/>
        <w:gridCol w:w="922"/>
        <w:gridCol w:w="78"/>
        <w:gridCol w:w="700"/>
        <w:gridCol w:w="922"/>
        <w:gridCol w:w="78"/>
        <w:gridCol w:w="836"/>
        <w:gridCol w:w="842"/>
        <w:gridCol w:w="80"/>
        <w:gridCol w:w="565"/>
        <w:gridCol w:w="839"/>
      </w:tblGrid>
      <w:tr w:rsidR="00340440" w:rsidRPr="003F0DC6" w14:paraId="2E16B958" w14:textId="77777777" w:rsidTr="007A6B90">
        <w:trPr>
          <w:trHeight w:val="285"/>
        </w:trPr>
        <w:tc>
          <w:tcPr>
            <w:tcW w:w="1096" w:type="pct"/>
            <w:vMerge w:val="restart"/>
            <w:tcBorders>
              <w:top w:val="single" w:sz="12" w:space="0" w:color="auto"/>
              <w:bottom w:val="nil"/>
            </w:tcBorders>
            <w:noWrap/>
            <w:vAlign w:val="center"/>
            <w:hideMark/>
          </w:tcPr>
          <w:p w14:paraId="79695BF3" w14:textId="77777777" w:rsidR="00340440" w:rsidRPr="003F0DC6" w:rsidRDefault="00340440" w:rsidP="007A6B90">
            <w:pPr>
              <w:rPr>
                <w:sz w:val="21"/>
                <w:szCs w:val="21"/>
              </w:rPr>
            </w:pPr>
            <w:r w:rsidRPr="003F0DC6">
              <w:rPr>
                <w:rFonts w:hint="eastAsia"/>
                <w:sz w:val="21"/>
                <w:szCs w:val="21"/>
              </w:rPr>
              <w:t>M</w:t>
            </w:r>
            <w:r w:rsidRPr="003F0DC6">
              <w:rPr>
                <w:sz w:val="21"/>
                <w:szCs w:val="21"/>
              </w:rPr>
              <w:t>odel including a</w:t>
            </w:r>
          </w:p>
          <w:p w14:paraId="59F97582" w14:textId="77777777" w:rsidR="00340440" w:rsidRPr="003F0DC6" w:rsidRDefault="00340440" w:rsidP="007A6B90">
            <w:pPr>
              <w:rPr>
                <w:sz w:val="21"/>
                <w:szCs w:val="21"/>
              </w:rPr>
            </w:pPr>
            <w:r w:rsidRPr="003F0DC6">
              <w:rPr>
                <w:sz w:val="21"/>
                <w:szCs w:val="21"/>
              </w:rPr>
              <w:t>single predictor</w:t>
            </w:r>
          </w:p>
        </w:tc>
        <w:tc>
          <w:tcPr>
            <w:tcW w:w="931" w:type="pct"/>
            <w:gridSpan w:val="2"/>
            <w:tcBorders>
              <w:top w:val="single" w:sz="12" w:space="0" w:color="auto"/>
              <w:bottom w:val="single" w:sz="8" w:space="0" w:color="auto"/>
            </w:tcBorders>
            <w:noWrap/>
            <w:vAlign w:val="center"/>
            <w:hideMark/>
          </w:tcPr>
          <w:p w14:paraId="521DDC5C" w14:textId="77777777" w:rsidR="00340440" w:rsidRPr="003F0DC6" w:rsidRDefault="00340440" w:rsidP="007A6B90">
            <w:pPr>
              <w:jc w:val="center"/>
              <w:rPr>
                <w:sz w:val="21"/>
                <w:szCs w:val="21"/>
              </w:rPr>
            </w:pPr>
            <w:r w:rsidRPr="003F0DC6">
              <w:rPr>
                <w:sz w:val="21"/>
                <w:szCs w:val="21"/>
              </w:rPr>
              <w:t>AIC</w:t>
            </w:r>
          </w:p>
        </w:tc>
        <w:tc>
          <w:tcPr>
            <w:tcW w:w="47" w:type="pct"/>
            <w:tcBorders>
              <w:top w:val="single" w:sz="12" w:space="0" w:color="auto"/>
              <w:bottom w:val="nil"/>
            </w:tcBorders>
          </w:tcPr>
          <w:p w14:paraId="5E9B90FC" w14:textId="77777777" w:rsidR="00340440" w:rsidRPr="003F0DC6" w:rsidRDefault="00340440" w:rsidP="007A6B90">
            <w:pPr>
              <w:jc w:val="center"/>
              <w:rPr>
                <w:rFonts w:eastAsia="等线"/>
                <w:sz w:val="21"/>
                <w:szCs w:val="21"/>
              </w:rPr>
            </w:pPr>
          </w:p>
        </w:tc>
        <w:tc>
          <w:tcPr>
            <w:tcW w:w="976" w:type="pct"/>
            <w:gridSpan w:val="2"/>
            <w:tcBorders>
              <w:top w:val="single" w:sz="12" w:space="0" w:color="auto"/>
              <w:bottom w:val="single" w:sz="8" w:space="0" w:color="auto"/>
            </w:tcBorders>
            <w:noWrap/>
            <w:vAlign w:val="center"/>
            <w:hideMark/>
          </w:tcPr>
          <w:p w14:paraId="1115EC0A" w14:textId="77777777" w:rsidR="00340440" w:rsidRPr="003F0DC6" w:rsidRDefault="00340440" w:rsidP="007A6B90">
            <w:pPr>
              <w:jc w:val="center"/>
              <w:rPr>
                <w:sz w:val="21"/>
                <w:szCs w:val="21"/>
              </w:rPr>
            </w:pPr>
            <w:r w:rsidRPr="003F0DC6">
              <w:rPr>
                <w:sz w:val="21"/>
                <w:szCs w:val="21"/>
              </w:rPr>
              <w:t>Test predictor (</w:t>
            </w:r>
            <w:r w:rsidRPr="003F0DC6">
              <w:rPr>
                <w:i/>
                <w:iCs/>
                <w:sz w:val="21"/>
                <w:szCs w:val="21"/>
              </w:rPr>
              <w:t>P</w:t>
            </w:r>
            <w:r w:rsidRPr="003F0DC6">
              <w:rPr>
                <w:sz w:val="21"/>
                <w:szCs w:val="21"/>
              </w:rPr>
              <w:t>)</w:t>
            </w:r>
          </w:p>
        </w:tc>
        <w:tc>
          <w:tcPr>
            <w:tcW w:w="47" w:type="pct"/>
            <w:tcBorders>
              <w:top w:val="single" w:sz="12" w:space="0" w:color="auto"/>
              <w:bottom w:val="nil"/>
            </w:tcBorders>
          </w:tcPr>
          <w:p w14:paraId="110D02F8" w14:textId="77777777" w:rsidR="00340440" w:rsidRPr="003F0DC6" w:rsidRDefault="00340440" w:rsidP="007A6B90">
            <w:pPr>
              <w:jc w:val="center"/>
              <w:rPr>
                <w:rFonts w:eastAsia="等线"/>
                <w:sz w:val="21"/>
                <w:szCs w:val="21"/>
              </w:rPr>
            </w:pPr>
          </w:p>
        </w:tc>
        <w:tc>
          <w:tcPr>
            <w:tcW w:w="1010" w:type="pct"/>
            <w:gridSpan w:val="2"/>
            <w:tcBorders>
              <w:top w:val="single" w:sz="12" w:space="0" w:color="auto"/>
              <w:bottom w:val="single" w:sz="8" w:space="0" w:color="auto"/>
            </w:tcBorders>
            <w:noWrap/>
            <w:vAlign w:val="center"/>
            <w:hideMark/>
          </w:tcPr>
          <w:p w14:paraId="3B379493" w14:textId="77777777" w:rsidR="00340440" w:rsidRPr="003F0DC6" w:rsidRDefault="00340440" w:rsidP="007A6B90">
            <w:pPr>
              <w:jc w:val="center"/>
              <w:rPr>
                <w:sz w:val="21"/>
                <w:szCs w:val="21"/>
                <w:vertAlign w:val="superscript"/>
              </w:rPr>
            </w:pPr>
            <m:oMath>
              <m:r>
                <w:rPr>
                  <w:rFonts w:ascii="Cambria Math" w:hAnsi="Cambria Math"/>
                  <w:sz w:val="21"/>
                  <w:szCs w:val="21"/>
                </w:rPr>
                <m:t>ρ</m:t>
              </m:r>
            </m:oMath>
            <w:r w:rsidRPr="003F0DC6">
              <w:rPr>
                <w:rFonts w:hint="eastAsia"/>
                <w:sz w:val="21"/>
                <w:szCs w:val="21"/>
              </w:rPr>
              <w:t xml:space="preserve"> </w:t>
            </w:r>
            <w:r w:rsidRPr="003F0DC6">
              <w:rPr>
                <w:sz w:val="21"/>
                <w:szCs w:val="21"/>
              </w:rPr>
              <w:t>in MCMAR</w:t>
            </w:r>
            <w:r w:rsidRPr="003F0DC6">
              <w:rPr>
                <w:sz w:val="21"/>
                <w:szCs w:val="21"/>
                <w:vertAlign w:val="superscript"/>
              </w:rPr>
              <w:t>1</w:t>
            </w:r>
          </w:p>
        </w:tc>
        <w:tc>
          <w:tcPr>
            <w:tcW w:w="48" w:type="pct"/>
            <w:tcBorders>
              <w:top w:val="single" w:sz="12" w:space="0" w:color="auto"/>
              <w:bottom w:val="nil"/>
            </w:tcBorders>
          </w:tcPr>
          <w:p w14:paraId="5E4B92E2" w14:textId="77777777" w:rsidR="00340440" w:rsidRPr="003F0DC6" w:rsidRDefault="00340440" w:rsidP="007A6B90">
            <w:pPr>
              <w:jc w:val="center"/>
              <w:rPr>
                <w:rFonts w:eastAsia="等线"/>
                <w:sz w:val="21"/>
                <w:szCs w:val="21"/>
              </w:rPr>
            </w:pPr>
          </w:p>
        </w:tc>
        <w:tc>
          <w:tcPr>
            <w:tcW w:w="845" w:type="pct"/>
            <w:gridSpan w:val="2"/>
            <w:tcBorders>
              <w:top w:val="single" w:sz="12" w:space="0" w:color="auto"/>
              <w:bottom w:val="single" w:sz="8" w:space="0" w:color="auto"/>
            </w:tcBorders>
            <w:noWrap/>
            <w:vAlign w:val="center"/>
            <w:hideMark/>
          </w:tcPr>
          <w:p w14:paraId="144ECCE2" w14:textId="77777777" w:rsidR="00340440" w:rsidRPr="003F0DC6" w:rsidRDefault="00340440" w:rsidP="007A6B90">
            <w:pPr>
              <w:jc w:val="center"/>
              <w:rPr>
                <w:rFonts w:eastAsia="等线"/>
                <w:sz w:val="21"/>
                <w:szCs w:val="21"/>
                <w:vertAlign w:val="superscript"/>
              </w:rPr>
            </w:pPr>
            <w:r w:rsidRPr="003F0DC6">
              <w:rPr>
                <w:rFonts w:eastAsia="等线"/>
                <w:sz w:val="21"/>
                <w:szCs w:val="21"/>
              </w:rPr>
              <w:t>Cochran Q test</w:t>
            </w:r>
            <w:r w:rsidRPr="003F0DC6">
              <w:rPr>
                <w:rFonts w:eastAsia="等线"/>
                <w:sz w:val="21"/>
                <w:szCs w:val="21"/>
                <w:vertAlign w:val="superscript"/>
              </w:rPr>
              <w:t>2</w:t>
            </w:r>
          </w:p>
        </w:tc>
      </w:tr>
      <w:tr w:rsidR="00340440" w:rsidRPr="003F0DC6" w14:paraId="1A9B0E6C" w14:textId="77777777" w:rsidTr="007A6B90">
        <w:trPr>
          <w:trHeight w:val="285"/>
        </w:trPr>
        <w:tc>
          <w:tcPr>
            <w:tcW w:w="1096" w:type="pct"/>
            <w:vMerge/>
            <w:tcBorders>
              <w:top w:val="nil"/>
              <w:bottom w:val="single" w:sz="8" w:space="0" w:color="auto"/>
            </w:tcBorders>
            <w:noWrap/>
            <w:vAlign w:val="center"/>
          </w:tcPr>
          <w:p w14:paraId="38D12422" w14:textId="77777777" w:rsidR="00340440" w:rsidRPr="003F0DC6" w:rsidRDefault="00340440" w:rsidP="007A6B90">
            <w:pPr>
              <w:rPr>
                <w:sz w:val="21"/>
                <w:szCs w:val="21"/>
              </w:rPr>
            </w:pPr>
          </w:p>
        </w:tc>
        <w:tc>
          <w:tcPr>
            <w:tcW w:w="376" w:type="pct"/>
            <w:tcBorders>
              <w:top w:val="single" w:sz="8" w:space="0" w:color="auto"/>
              <w:bottom w:val="single" w:sz="8" w:space="0" w:color="auto"/>
            </w:tcBorders>
            <w:noWrap/>
            <w:vAlign w:val="center"/>
          </w:tcPr>
          <w:p w14:paraId="4A640AE9" w14:textId="77777777" w:rsidR="00340440" w:rsidRPr="003F0DC6" w:rsidRDefault="00340440" w:rsidP="007A6B90">
            <w:pPr>
              <w:jc w:val="center"/>
              <w:rPr>
                <w:sz w:val="21"/>
                <w:szCs w:val="21"/>
              </w:rPr>
            </w:pPr>
            <w:r w:rsidRPr="003F0DC6">
              <w:rPr>
                <w:rFonts w:hint="eastAsia"/>
                <w:sz w:val="21"/>
                <w:szCs w:val="21"/>
              </w:rPr>
              <w:t>M</w:t>
            </w:r>
            <w:r w:rsidRPr="003F0DC6">
              <w:rPr>
                <w:sz w:val="21"/>
                <w:szCs w:val="21"/>
              </w:rPr>
              <w:t>MR</w:t>
            </w:r>
          </w:p>
        </w:tc>
        <w:tc>
          <w:tcPr>
            <w:tcW w:w="555" w:type="pct"/>
            <w:tcBorders>
              <w:top w:val="single" w:sz="8" w:space="0" w:color="auto"/>
              <w:bottom w:val="single" w:sz="8" w:space="0" w:color="auto"/>
            </w:tcBorders>
            <w:noWrap/>
            <w:vAlign w:val="center"/>
          </w:tcPr>
          <w:p w14:paraId="7B036F52" w14:textId="77777777" w:rsidR="00340440" w:rsidRPr="003F0DC6" w:rsidRDefault="00340440" w:rsidP="007A6B90">
            <w:pPr>
              <w:jc w:val="center"/>
              <w:rPr>
                <w:sz w:val="21"/>
                <w:szCs w:val="21"/>
              </w:rPr>
            </w:pPr>
            <w:r w:rsidRPr="003F0DC6">
              <w:rPr>
                <w:sz w:val="21"/>
                <w:szCs w:val="21"/>
              </w:rPr>
              <w:t>MCMAR</w:t>
            </w:r>
          </w:p>
        </w:tc>
        <w:tc>
          <w:tcPr>
            <w:tcW w:w="47" w:type="pct"/>
            <w:tcBorders>
              <w:top w:val="nil"/>
              <w:bottom w:val="single" w:sz="8" w:space="0" w:color="auto"/>
            </w:tcBorders>
          </w:tcPr>
          <w:p w14:paraId="4DD2A575" w14:textId="77777777" w:rsidR="00340440" w:rsidRPr="003F0DC6" w:rsidRDefault="00340440" w:rsidP="007A6B90">
            <w:pPr>
              <w:jc w:val="center"/>
              <w:rPr>
                <w:sz w:val="21"/>
                <w:szCs w:val="21"/>
              </w:rPr>
            </w:pPr>
          </w:p>
        </w:tc>
        <w:tc>
          <w:tcPr>
            <w:tcW w:w="421" w:type="pct"/>
            <w:tcBorders>
              <w:top w:val="single" w:sz="8" w:space="0" w:color="auto"/>
              <w:bottom w:val="single" w:sz="8" w:space="0" w:color="auto"/>
            </w:tcBorders>
            <w:noWrap/>
            <w:vAlign w:val="center"/>
          </w:tcPr>
          <w:p w14:paraId="25225F55" w14:textId="77777777" w:rsidR="00340440" w:rsidRPr="003F0DC6" w:rsidRDefault="00340440" w:rsidP="007A6B90">
            <w:pPr>
              <w:jc w:val="center"/>
              <w:rPr>
                <w:sz w:val="21"/>
                <w:szCs w:val="21"/>
              </w:rPr>
            </w:pPr>
            <w:r w:rsidRPr="003F0DC6">
              <w:rPr>
                <w:rFonts w:hint="eastAsia"/>
                <w:sz w:val="21"/>
                <w:szCs w:val="21"/>
              </w:rPr>
              <w:t>M</w:t>
            </w:r>
            <w:r w:rsidRPr="003F0DC6">
              <w:rPr>
                <w:sz w:val="21"/>
                <w:szCs w:val="21"/>
              </w:rPr>
              <w:t>MR</w:t>
            </w:r>
          </w:p>
        </w:tc>
        <w:tc>
          <w:tcPr>
            <w:tcW w:w="555" w:type="pct"/>
            <w:tcBorders>
              <w:top w:val="single" w:sz="8" w:space="0" w:color="auto"/>
              <w:bottom w:val="single" w:sz="8" w:space="0" w:color="auto"/>
            </w:tcBorders>
            <w:noWrap/>
            <w:vAlign w:val="center"/>
          </w:tcPr>
          <w:p w14:paraId="32B013F3" w14:textId="77777777" w:rsidR="00340440" w:rsidRPr="003F0DC6" w:rsidRDefault="00340440" w:rsidP="007A6B90">
            <w:pPr>
              <w:jc w:val="center"/>
              <w:rPr>
                <w:sz w:val="21"/>
                <w:szCs w:val="21"/>
              </w:rPr>
            </w:pPr>
            <w:r w:rsidRPr="003F0DC6">
              <w:rPr>
                <w:sz w:val="21"/>
                <w:szCs w:val="21"/>
              </w:rPr>
              <w:t>MCMAR</w:t>
            </w:r>
          </w:p>
        </w:tc>
        <w:tc>
          <w:tcPr>
            <w:tcW w:w="47" w:type="pct"/>
            <w:tcBorders>
              <w:top w:val="nil"/>
              <w:bottom w:val="single" w:sz="8" w:space="0" w:color="auto"/>
            </w:tcBorders>
          </w:tcPr>
          <w:p w14:paraId="27FA237A" w14:textId="77777777" w:rsidR="00340440" w:rsidRPr="003F0DC6" w:rsidRDefault="00340440" w:rsidP="007A6B90">
            <w:pPr>
              <w:jc w:val="center"/>
              <w:rPr>
                <w:rFonts w:eastAsia="等线"/>
                <w:sz w:val="21"/>
                <w:szCs w:val="21"/>
              </w:rPr>
            </w:pPr>
          </w:p>
        </w:tc>
        <w:tc>
          <w:tcPr>
            <w:tcW w:w="503" w:type="pct"/>
            <w:tcBorders>
              <w:top w:val="single" w:sz="8" w:space="0" w:color="auto"/>
              <w:bottom w:val="single" w:sz="8" w:space="0" w:color="auto"/>
            </w:tcBorders>
            <w:noWrap/>
            <w:vAlign w:val="center"/>
          </w:tcPr>
          <w:p w14:paraId="422FBCC3" w14:textId="77777777" w:rsidR="00340440" w:rsidRPr="003F0DC6" w:rsidRDefault="00340440" w:rsidP="007A6B90">
            <w:pPr>
              <w:jc w:val="center"/>
              <w:rPr>
                <w:sz w:val="21"/>
                <w:szCs w:val="21"/>
              </w:rPr>
            </w:pPr>
            <m:oMath>
              <m:r>
                <w:rPr>
                  <w:rFonts w:ascii="Cambria Math" w:hAnsi="Cambria Math"/>
                  <w:sz w:val="21"/>
                  <w:szCs w:val="21"/>
                </w:rPr>
                <m:t>ρ</m:t>
              </m:r>
            </m:oMath>
            <w:r w:rsidRPr="003F0DC6">
              <w:rPr>
                <w:rFonts w:hint="eastAsia"/>
                <w:sz w:val="21"/>
                <w:szCs w:val="21"/>
              </w:rPr>
              <w:t xml:space="preserve"> </w:t>
            </w:r>
            <w:r w:rsidRPr="003F0DC6">
              <w:rPr>
                <w:sz w:val="21"/>
                <w:szCs w:val="21"/>
              </w:rPr>
              <w:t>value</w:t>
            </w:r>
          </w:p>
        </w:tc>
        <w:tc>
          <w:tcPr>
            <w:tcW w:w="507" w:type="pct"/>
            <w:tcBorders>
              <w:top w:val="single" w:sz="8" w:space="0" w:color="auto"/>
              <w:bottom w:val="single" w:sz="8" w:space="0" w:color="auto"/>
            </w:tcBorders>
            <w:noWrap/>
            <w:vAlign w:val="center"/>
          </w:tcPr>
          <w:p w14:paraId="3C695C95" w14:textId="77777777" w:rsidR="00340440" w:rsidRPr="003F0DC6" w:rsidRDefault="00340440" w:rsidP="007A6B90">
            <w:pPr>
              <w:jc w:val="center"/>
              <w:rPr>
                <w:i/>
                <w:iCs/>
                <w:sz w:val="21"/>
                <w:szCs w:val="21"/>
              </w:rPr>
            </w:pPr>
            <w:r w:rsidRPr="003F0DC6">
              <w:rPr>
                <w:rFonts w:hint="eastAsia"/>
                <w:i/>
                <w:iCs/>
                <w:sz w:val="21"/>
                <w:szCs w:val="21"/>
              </w:rPr>
              <w:t>P</w:t>
            </w:r>
          </w:p>
        </w:tc>
        <w:tc>
          <w:tcPr>
            <w:tcW w:w="48" w:type="pct"/>
            <w:tcBorders>
              <w:top w:val="nil"/>
              <w:bottom w:val="single" w:sz="8" w:space="0" w:color="auto"/>
            </w:tcBorders>
          </w:tcPr>
          <w:p w14:paraId="31118E81" w14:textId="77777777" w:rsidR="00340440" w:rsidRPr="003F0DC6" w:rsidRDefault="00340440" w:rsidP="007A6B90">
            <w:pPr>
              <w:jc w:val="center"/>
              <w:rPr>
                <w:rFonts w:eastAsia="等线"/>
                <w:sz w:val="21"/>
                <w:szCs w:val="21"/>
              </w:rPr>
            </w:pPr>
          </w:p>
        </w:tc>
        <w:tc>
          <w:tcPr>
            <w:tcW w:w="340" w:type="pct"/>
            <w:tcBorders>
              <w:top w:val="single" w:sz="8" w:space="0" w:color="auto"/>
              <w:bottom w:val="single" w:sz="8" w:space="0" w:color="auto"/>
            </w:tcBorders>
            <w:noWrap/>
            <w:vAlign w:val="center"/>
          </w:tcPr>
          <w:p w14:paraId="0994C48E" w14:textId="77777777" w:rsidR="00340440" w:rsidRPr="003F0DC6" w:rsidRDefault="00000000" w:rsidP="007A6B90">
            <w:pPr>
              <w:jc w:val="center"/>
              <w:rPr>
                <w:sz w:val="21"/>
                <w:szCs w:val="21"/>
              </w:rPr>
            </w:pPr>
            <m:oMathPara>
              <m:oMath>
                <m:sSup>
                  <m:sSupPr>
                    <m:ctrlPr>
                      <w:rPr>
                        <w:rFonts w:ascii="Cambria Math" w:hAnsi="Cambria Math"/>
                        <w:i/>
                        <w:sz w:val="21"/>
                        <w:szCs w:val="21"/>
                      </w:rPr>
                    </m:ctrlPr>
                  </m:sSupPr>
                  <m:e>
                    <m:r>
                      <w:rPr>
                        <w:rFonts w:ascii="Cambria Math" w:hAnsi="Cambria Math"/>
                        <w:sz w:val="21"/>
                        <w:szCs w:val="21"/>
                      </w:rPr>
                      <m:t>I</m:t>
                    </m:r>
                  </m:e>
                  <m:sup>
                    <m:r>
                      <w:rPr>
                        <w:rFonts w:ascii="Cambria Math" w:hAnsi="Cambria Math"/>
                        <w:sz w:val="21"/>
                        <w:szCs w:val="21"/>
                      </w:rPr>
                      <m:t>2</m:t>
                    </m:r>
                  </m:sup>
                </m:sSup>
              </m:oMath>
            </m:oMathPara>
          </w:p>
        </w:tc>
        <w:tc>
          <w:tcPr>
            <w:tcW w:w="505" w:type="pct"/>
            <w:tcBorders>
              <w:top w:val="single" w:sz="8" w:space="0" w:color="auto"/>
              <w:bottom w:val="single" w:sz="8" w:space="0" w:color="auto"/>
            </w:tcBorders>
          </w:tcPr>
          <w:p w14:paraId="2B453F53" w14:textId="77777777" w:rsidR="00340440" w:rsidRPr="003F0DC6" w:rsidRDefault="00340440" w:rsidP="007A6B90">
            <w:pPr>
              <w:jc w:val="center"/>
              <w:rPr>
                <w:sz w:val="21"/>
                <w:szCs w:val="21"/>
              </w:rPr>
            </w:pPr>
            <m:oMathPara>
              <m:oMath>
                <m:r>
                  <w:rPr>
                    <w:rFonts w:ascii="Cambria Math" w:hAnsi="Cambria Math" w:hint="eastAsia"/>
                    <w:sz w:val="21"/>
                    <w:szCs w:val="21"/>
                  </w:rPr>
                  <m:t>P</m:t>
                </m:r>
              </m:oMath>
            </m:oMathPara>
          </w:p>
        </w:tc>
      </w:tr>
      <w:tr w:rsidR="00340440" w:rsidRPr="003F0DC6" w14:paraId="3567BE4F" w14:textId="77777777" w:rsidTr="007A6B90">
        <w:trPr>
          <w:trHeight w:val="285"/>
        </w:trPr>
        <w:tc>
          <w:tcPr>
            <w:tcW w:w="1096" w:type="pct"/>
            <w:tcBorders>
              <w:top w:val="single" w:sz="8" w:space="0" w:color="auto"/>
            </w:tcBorders>
            <w:noWrap/>
            <w:vAlign w:val="center"/>
            <w:hideMark/>
          </w:tcPr>
          <w:p w14:paraId="498512B6" w14:textId="77777777" w:rsidR="00340440" w:rsidRPr="003F0DC6" w:rsidRDefault="00340440" w:rsidP="007A6B90">
            <w:pPr>
              <w:rPr>
                <w:sz w:val="21"/>
                <w:szCs w:val="21"/>
                <w:vertAlign w:val="superscript"/>
              </w:rPr>
            </w:pPr>
            <w:bookmarkStart w:id="608" w:name="_Hlk104561333"/>
            <w:r w:rsidRPr="003F0DC6">
              <w:rPr>
                <w:rFonts w:hint="eastAsia"/>
                <w:sz w:val="21"/>
                <w:szCs w:val="21"/>
              </w:rPr>
              <w:t>Intercept only</w:t>
            </w:r>
            <w:r w:rsidRPr="003F0DC6">
              <w:rPr>
                <w:sz w:val="21"/>
                <w:szCs w:val="21"/>
                <w:vertAlign w:val="superscript"/>
              </w:rPr>
              <w:t>3</w:t>
            </w:r>
          </w:p>
        </w:tc>
        <w:tc>
          <w:tcPr>
            <w:tcW w:w="376" w:type="pct"/>
            <w:tcBorders>
              <w:top w:val="single" w:sz="8" w:space="0" w:color="auto"/>
            </w:tcBorders>
            <w:noWrap/>
            <w:vAlign w:val="center"/>
            <w:hideMark/>
          </w:tcPr>
          <w:p w14:paraId="112BA2EB" w14:textId="77777777" w:rsidR="00340440" w:rsidRPr="003F0DC6" w:rsidRDefault="00340440" w:rsidP="007A6B90">
            <w:pPr>
              <w:jc w:val="center"/>
              <w:rPr>
                <w:sz w:val="21"/>
                <w:szCs w:val="21"/>
              </w:rPr>
            </w:pPr>
            <w:r w:rsidRPr="003F0DC6">
              <w:rPr>
                <w:rFonts w:hint="eastAsia"/>
                <w:sz w:val="21"/>
                <w:szCs w:val="21"/>
              </w:rPr>
              <w:t>527.9</w:t>
            </w:r>
          </w:p>
        </w:tc>
        <w:tc>
          <w:tcPr>
            <w:tcW w:w="555" w:type="pct"/>
            <w:tcBorders>
              <w:top w:val="single" w:sz="8" w:space="0" w:color="auto"/>
            </w:tcBorders>
            <w:noWrap/>
            <w:vAlign w:val="center"/>
            <w:hideMark/>
          </w:tcPr>
          <w:p w14:paraId="5215B9D5" w14:textId="77777777" w:rsidR="00340440" w:rsidRPr="003F0DC6" w:rsidRDefault="00340440" w:rsidP="007A6B90">
            <w:pPr>
              <w:jc w:val="center"/>
              <w:rPr>
                <w:sz w:val="21"/>
                <w:szCs w:val="21"/>
              </w:rPr>
            </w:pPr>
            <w:r w:rsidRPr="003F0DC6">
              <w:rPr>
                <w:rFonts w:hint="eastAsia"/>
                <w:sz w:val="21"/>
                <w:szCs w:val="21"/>
              </w:rPr>
              <w:t>469.7</w:t>
            </w:r>
          </w:p>
        </w:tc>
        <w:tc>
          <w:tcPr>
            <w:tcW w:w="47" w:type="pct"/>
            <w:tcBorders>
              <w:top w:val="single" w:sz="8" w:space="0" w:color="auto"/>
            </w:tcBorders>
          </w:tcPr>
          <w:p w14:paraId="2686FD84" w14:textId="77777777" w:rsidR="00340440" w:rsidRPr="003F0DC6" w:rsidRDefault="00340440" w:rsidP="007A6B90">
            <w:pPr>
              <w:jc w:val="center"/>
              <w:rPr>
                <w:sz w:val="21"/>
                <w:szCs w:val="21"/>
              </w:rPr>
            </w:pPr>
          </w:p>
        </w:tc>
        <w:tc>
          <w:tcPr>
            <w:tcW w:w="421" w:type="pct"/>
            <w:tcBorders>
              <w:top w:val="single" w:sz="8" w:space="0" w:color="auto"/>
            </w:tcBorders>
            <w:noWrap/>
            <w:vAlign w:val="center"/>
            <w:hideMark/>
          </w:tcPr>
          <w:p w14:paraId="23B88254" w14:textId="77777777" w:rsidR="00340440" w:rsidRPr="003F0DC6" w:rsidRDefault="00340440" w:rsidP="007A6B90">
            <w:pPr>
              <w:jc w:val="center"/>
              <w:rPr>
                <w:sz w:val="21"/>
                <w:szCs w:val="21"/>
              </w:rPr>
            </w:pPr>
            <w:r w:rsidRPr="003F0DC6">
              <w:rPr>
                <w:rFonts w:hint="eastAsia"/>
                <w:sz w:val="21"/>
                <w:szCs w:val="21"/>
              </w:rPr>
              <w:t>N</w:t>
            </w:r>
            <w:r w:rsidRPr="003F0DC6">
              <w:rPr>
                <w:sz w:val="21"/>
                <w:szCs w:val="21"/>
              </w:rPr>
              <w:t>A</w:t>
            </w:r>
          </w:p>
        </w:tc>
        <w:tc>
          <w:tcPr>
            <w:tcW w:w="555" w:type="pct"/>
            <w:tcBorders>
              <w:top w:val="single" w:sz="8" w:space="0" w:color="auto"/>
            </w:tcBorders>
            <w:noWrap/>
            <w:vAlign w:val="center"/>
            <w:hideMark/>
          </w:tcPr>
          <w:p w14:paraId="786C8E07" w14:textId="77777777" w:rsidR="00340440" w:rsidRPr="003F0DC6" w:rsidRDefault="00340440" w:rsidP="007A6B90">
            <w:pPr>
              <w:jc w:val="center"/>
              <w:rPr>
                <w:sz w:val="21"/>
                <w:szCs w:val="21"/>
              </w:rPr>
            </w:pPr>
            <w:r w:rsidRPr="003F0DC6">
              <w:rPr>
                <w:rFonts w:hint="eastAsia"/>
                <w:sz w:val="21"/>
                <w:szCs w:val="21"/>
              </w:rPr>
              <w:t>N</w:t>
            </w:r>
            <w:r w:rsidRPr="003F0DC6">
              <w:rPr>
                <w:sz w:val="21"/>
                <w:szCs w:val="21"/>
              </w:rPr>
              <w:t>A</w:t>
            </w:r>
          </w:p>
        </w:tc>
        <w:tc>
          <w:tcPr>
            <w:tcW w:w="47" w:type="pct"/>
            <w:tcBorders>
              <w:top w:val="single" w:sz="8" w:space="0" w:color="auto"/>
            </w:tcBorders>
          </w:tcPr>
          <w:p w14:paraId="7791A79D" w14:textId="77777777" w:rsidR="00340440" w:rsidRPr="003F0DC6" w:rsidRDefault="00340440" w:rsidP="007A6B90">
            <w:pPr>
              <w:jc w:val="center"/>
              <w:rPr>
                <w:sz w:val="21"/>
                <w:szCs w:val="21"/>
              </w:rPr>
            </w:pPr>
          </w:p>
        </w:tc>
        <w:tc>
          <w:tcPr>
            <w:tcW w:w="503" w:type="pct"/>
            <w:tcBorders>
              <w:top w:val="single" w:sz="8" w:space="0" w:color="auto"/>
            </w:tcBorders>
            <w:noWrap/>
            <w:vAlign w:val="center"/>
            <w:hideMark/>
          </w:tcPr>
          <w:p w14:paraId="29D822A7" w14:textId="77777777" w:rsidR="00340440" w:rsidRPr="003F0DC6" w:rsidRDefault="00340440" w:rsidP="007A6B90">
            <w:pPr>
              <w:jc w:val="center"/>
              <w:rPr>
                <w:sz w:val="21"/>
                <w:szCs w:val="21"/>
              </w:rPr>
            </w:pPr>
            <w:r w:rsidRPr="003F0DC6">
              <w:rPr>
                <w:rFonts w:hint="eastAsia"/>
                <w:sz w:val="21"/>
                <w:szCs w:val="21"/>
              </w:rPr>
              <w:t>0.531</w:t>
            </w:r>
          </w:p>
        </w:tc>
        <w:tc>
          <w:tcPr>
            <w:tcW w:w="507" w:type="pct"/>
            <w:tcBorders>
              <w:top w:val="single" w:sz="8" w:space="0" w:color="auto"/>
            </w:tcBorders>
            <w:noWrap/>
            <w:vAlign w:val="center"/>
            <w:hideMark/>
          </w:tcPr>
          <w:p w14:paraId="63B63ACE" w14:textId="77777777" w:rsidR="00340440" w:rsidRPr="003F0DC6" w:rsidRDefault="00340440" w:rsidP="007A6B90">
            <w:pPr>
              <w:jc w:val="center"/>
              <w:rPr>
                <w:sz w:val="21"/>
                <w:szCs w:val="21"/>
              </w:rPr>
            </w:pPr>
            <w:r w:rsidRPr="003F0DC6">
              <w:rPr>
                <w:sz w:val="21"/>
                <w:szCs w:val="21"/>
              </w:rPr>
              <w:t>&lt; 0.001</w:t>
            </w:r>
          </w:p>
        </w:tc>
        <w:tc>
          <w:tcPr>
            <w:tcW w:w="48" w:type="pct"/>
            <w:tcBorders>
              <w:top w:val="single" w:sz="8" w:space="0" w:color="auto"/>
            </w:tcBorders>
          </w:tcPr>
          <w:p w14:paraId="60FADE61" w14:textId="77777777" w:rsidR="00340440" w:rsidRPr="003F0DC6" w:rsidRDefault="00340440" w:rsidP="007A6B90">
            <w:pPr>
              <w:jc w:val="center"/>
              <w:rPr>
                <w:sz w:val="21"/>
                <w:szCs w:val="21"/>
              </w:rPr>
            </w:pPr>
          </w:p>
        </w:tc>
        <w:tc>
          <w:tcPr>
            <w:tcW w:w="340" w:type="pct"/>
            <w:tcBorders>
              <w:top w:val="single" w:sz="8" w:space="0" w:color="auto"/>
            </w:tcBorders>
            <w:noWrap/>
            <w:vAlign w:val="center"/>
            <w:hideMark/>
          </w:tcPr>
          <w:p w14:paraId="13321E83" w14:textId="77777777" w:rsidR="00340440" w:rsidRPr="003F0DC6" w:rsidRDefault="00340440" w:rsidP="007A6B90">
            <w:pPr>
              <w:jc w:val="center"/>
              <w:rPr>
                <w:sz w:val="21"/>
                <w:szCs w:val="21"/>
              </w:rPr>
            </w:pPr>
            <w:r w:rsidRPr="003F0DC6">
              <w:rPr>
                <w:rFonts w:hint="eastAsia"/>
                <w:sz w:val="21"/>
                <w:szCs w:val="21"/>
              </w:rPr>
              <w:t>68.5</w:t>
            </w:r>
          </w:p>
        </w:tc>
        <w:tc>
          <w:tcPr>
            <w:tcW w:w="505" w:type="pct"/>
            <w:tcBorders>
              <w:top w:val="single" w:sz="8" w:space="0" w:color="auto"/>
            </w:tcBorders>
            <w:vAlign w:val="center"/>
          </w:tcPr>
          <w:p w14:paraId="04C930F4" w14:textId="77777777" w:rsidR="00340440" w:rsidRPr="003F0DC6" w:rsidRDefault="00340440" w:rsidP="007A6B90">
            <w:pPr>
              <w:jc w:val="center"/>
              <w:rPr>
                <w:sz w:val="21"/>
                <w:szCs w:val="21"/>
              </w:rPr>
            </w:pPr>
            <w:r w:rsidRPr="003F0DC6">
              <w:rPr>
                <w:sz w:val="21"/>
                <w:szCs w:val="21"/>
              </w:rPr>
              <w:t>&lt; 0.001</w:t>
            </w:r>
          </w:p>
        </w:tc>
      </w:tr>
      <w:bookmarkEnd w:id="608"/>
      <w:tr w:rsidR="00340440" w:rsidRPr="003F0DC6" w14:paraId="68A11919" w14:textId="77777777" w:rsidTr="007A6B90">
        <w:trPr>
          <w:trHeight w:val="285"/>
        </w:trPr>
        <w:tc>
          <w:tcPr>
            <w:tcW w:w="1096" w:type="pct"/>
            <w:noWrap/>
            <w:vAlign w:val="center"/>
            <w:hideMark/>
          </w:tcPr>
          <w:p w14:paraId="67FCA2FB" w14:textId="77777777" w:rsidR="00340440" w:rsidRPr="003F0DC6" w:rsidRDefault="00340440" w:rsidP="007A6B90">
            <w:pPr>
              <w:rPr>
                <w:sz w:val="21"/>
                <w:szCs w:val="21"/>
              </w:rPr>
            </w:pPr>
            <w:r w:rsidRPr="003F0DC6">
              <w:rPr>
                <w:rFonts w:hint="eastAsia"/>
                <w:sz w:val="21"/>
                <w:szCs w:val="21"/>
              </w:rPr>
              <w:t>Latitude</w:t>
            </w:r>
          </w:p>
        </w:tc>
        <w:tc>
          <w:tcPr>
            <w:tcW w:w="376" w:type="pct"/>
            <w:noWrap/>
            <w:vAlign w:val="center"/>
            <w:hideMark/>
          </w:tcPr>
          <w:p w14:paraId="62055F8F" w14:textId="77777777" w:rsidR="00340440" w:rsidRPr="003F0DC6" w:rsidRDefault="00340440" w:rsidP="007A6B90">
            <w:pPr>
              <w:jc w:val="center"/>
              <w:rPr>
                <w:sz w:val="21"/>
                <w:szCs w:val="21"/>
              </w:rPr>
            </w:pPr>
            <w:r w:rsidRPr="003F0DC6">
              <w:rPr>
                <w:rFonts w:hint="eastAsia"/>
                <w:sz w:val="21"/>
                <w:szCs w:val="21"/>
              </w:rPr>
              <w:t>514.8</w:t>
            </w:r>
          </w:p>
        </w:tc>
        <w:tc>
          <w:tcPr>
            <w:tcW w:w="555" w:type="pct"/>
            <w:noWrap/>
            <w:vAlign w:val="center"/>
            <w:hideMark/>
          </w:tcPr>
          <w:p w14:paraId="032FCBC4" w14:textId="77777777" w:rsidR="00340440" w:rsidRPr="003F0DC6" w:rsidRDefault="00340440" w:rsidP="007A6B90">
            <w:pPr>
              <w:jc w:val="center"/>
              <w:rPr>
                <w:sz w:val="21"/>
                <w:szCs w:val="21"/>
              </w:rPr>
            </w:pPr>
            <w:r w:rsidRPr="003F0DC6">
              <w:rPr>
                <w:rFonts w:hint="eastAsia"/>
                <w:sz w:val="21"/>
                <w:szCs w:val="21"/>
              </w:rPr>
              <w:t>472.8</w:t>
            </w:r>
          </w:p>
        </w:tc>
        <w:tc>
          <w:tcPr>
            <w:tcW w:w="47" w:type="pct"/>
          </w:tcPr>
          <w:p w14:paraId="5BA8D75F" w14:textId="77777777" w:rsidR="00340440" w:rsidRPr="003F0DC6" w:rsidRDefault="00340440" w:rsidP="007A6B90">
            <w:pPr>
              <w:jc w:val="center"/>
              <w:rPr>
                <w:sz w:val="21"/>
                <w:szCs w:val="21"/>
              </w:rPr>
            </w:pPr>
          </w:p>
        </w:tc>
        <w:tc>
          <w:tcPr>
            <w:tcW w:w="421" w:type="pct"/>
            <w:noWrap/>
            <w:vAlign w:val="center"/>
            <w:hideMark/>
          </w:tcPr>
          <w:p w14:paraId="775B480E" w14:textId="77777777" w:rsidR="00340440" w:rsidRPr="003F0DC6" w:rsidRDefault="00340440" w:rsidP="007A6B90">
            <w:pPr>
              <w:jc w:val="center"/>
              <w:rPr>
                <w:sz w:val="21"/>
                <w:szCs w:val="21"/>
              </w:rPr>
            </w:pPr>
            <w:r w:rsidRPr="003F0DC6">
              <w:rPr>
                <w:sz w:val="21"/>
                <w:szCs w:val="21"/>
              </w:rPr>
              <w:t>&lt; 0.001</w:t>
            </w:r>
          </w:p>
        </w:tc>
        <w:tc>
          <w:tcPr>
            <w:tcW w:w="555" w:type="pct"/>
            <w:noWrap/>
            <w:vAlign w:val="center"/>
            <w:hideMark/>
          </w:tcPr>
          <w:p w14:paraId="03E82B30" w14:textId="77777777" w:rsidR="00340440" w:rsidRPr="003F0DC6" w:rsidRDefault="00340440" w:rsidP="007A6B90">
            <w:pPr>
              <w:jc w:val="center"/>
              <w:rPr>
                <w:sz w:val="21"/>
                <w:szCs w:val="21"/>
              </w:rPr>
            </w:pPr>
            <w:r w:rsidRPr="003F0DC6">
              <w:rPr>
                <w:rFonts w:hint="eastAsia"/>
                <w:sz w:val="21"/>
                <w:szCs w:val="21"/>
              </w:rPr>
              <w:t>0.229</w:t>
            </w:r>
          </w:p>
        </w:tc>
        <w:tc>
          <w:tcPr>
            <w:tcW w:w="47" w:type="pct"/>
          </w:tcPr>
          <w:p w14:paraId="7CCD8BB4" w14:textId="77777777" w:rsidR="00340440" w:rsidRPr="003F0DC6" w:rsidRDefault="00340440" w:rsidP="007A6B90">
            <w:pPr>
              <w:jc w:val="center"/>
              <w:rPr>
                <w:sz w:val="21"/>
                <w:szCs w:val="21"/>
              </w:rPr>
            </w:pPr>
          </w:p>
        </w:tc>
        <w:tc>
          <w:tcPr>
            <w:tcW w:w="503" w:type="pct"/>
            <w:noWrap/>
            <w:vAlign w:val="center"/>
            <w:hideMark/>
          </w:tcPr>
          <w:p w14:paraId="74756C3A" w14:textId="77777777" w:rsidR="00340440" w:rsidRPr="003F0DC6" w:rsidRDefault="00340440" w:rsidP="007A6B90">
            <w:pPr>
              <w:jc w:val="center"/>
              <w:rPr>
                <w:sz w:val="21"/>
                <w:szCs w:val="21"/>
              </w:rPr>
            </w:pPr>
            <w:r w:rsidRPr="003F0DC6">
              <w:rPr>
                <w:rFonts w:hint="eastAsia"/>
                <w:sz w:val="21"/>
                <w:szCs w:val="21"/>
              </w:rPr>
              <w:t>0.452</w:t>
            </w:r>
          </w:p>
        </w:tc>
        <w:tc>
          <w:tcPr>
            <w:tcW w:w="507" w:type="pct"/>
            <w:noWrap/>
            <w:vAlign w:val="center"/>
            <w:hideMark/>
          </w:tcPr>
          <w:p w14:paraId="57C5E661" w14:textId="77777777" w:rsidR="00340440" w:rsidRPr="003F0DC6" w:rsidRDefault="00340440" w:rsidP="007A6B90">
            <w:pPr>
              <w:jc w:val="center"/>
              <w:rPr>
                <w:sz w:val="21"/>
                <w:szCs w:val="21"/>
              </w:rPr>
            </w:pPr>
            <w:r w:rsidRPr="003F0DC6">
              <w:rPr>
                <w:sz w:val="21"/>
                <w:szCs w:val="21"/>
              </w:rPr>
              <w:t>&lt; 0.001</w:t>
            </w:r>
          </w:p>
        </w:tc>
        <w:tc>
          <w:tcPr>
            <w:tcW w:w="48" w:type="pct"/>
          </w:tcPr>
          <w:p w14:paraId="5E23F413" w14:textId="77777777" w:rsidR="00340440" w:rsidRPr="003F0DC6" w:rsidRDefault="00340440" w:rsidP="007A6B90">
            <w:pPr>
              <w:jc w:val="center"/>
              <w:rPr>
                <w:sz w:val="21"/>
                <w:szCs w:val="21"/>
              </w:rPr>
            </w:pPr>
          </w:p>
        </w:tc>
        <w:tc>
          <w:tcPr>
            <w:tcW w:w="340" w:type="pct"/>
            <w:noWrap/>
            <w:vAlign w:val="center"/>
            <w:hideMark/>
          </w:tcPr>
          <w:p w14:paraId="245758C4" w14:textId="77777777" w:rsidR="00340440" w:rsidRPr="003F0DC6" w:rsidRDefault="00340440" w:rsidP="007A6B90">
            <w:pPr>
              <w:jc w:val="center"/>
              <w:rPr>
                <w:sz w:val="21"/>
                <w:szCs w:val="21"/>
              </w:rPr>
            </w:pPr>
            <w:r w:rsidRPr="003F0DC6">
              <w:rPr>
                <w:rFonts w:hint="eastAsia"/>
                <w:sz w:val="21"/>
                <w:szCs w:val="21"/>
              </w:rPr>
              <w:t>67</w:t>
            </w:r>
          </w:p>
        </w:tc>
        <w:tc>
          <w:tcPr>
            <w:tcW w:w="505" w:type="pct"/>
            <w:vAlign w:val="center"/>
          </w:tcPr>
          <w:p w14:paraId="45F52534" w14:textId="77777777" w:rsidR="00340440" w:rsidRPr="003F0DC6" w:rsidRDefault="00340440" w:rsidP="007A6B90">
            <w:pPr>
              <w:jc w:val="center"/>
              <w:rPr>
                <w:sz w:val="21"/>
                <w:szCs w:val="21"/>
              </w:rPr>
            </w:pPr>
            <w:r w:rsidRPr="003F0DC6">
              <w:rPr>
                <w:sz w:val="21"/>
                <w:szCs w:val="21"/>
              </w:rPr>
              <w:t>&lt; 0.001</w:t>
            </w:r>
          </w:p>
        </w:tc>
      </w:tr>
      <w:tr w:rsidR="00340440" w:rsidRPr="003F0DC6" w14:paraId="45DDE5F9" w14:textId="77777777" w:rsidTr="007A6B90">
        <w:trPr>
          <w:trHeight w:val="285"/>
        </w:trPr>
        <w:tc>
          <w:tcPr>
            <w:tcW w:w="1096" w:type="pct"/>
            <w:noWrap/>
            <w:vAlign w:val="center"/>
            <w:hideMark/>
          </w:tcPr>
          <w:p w14:paraId="074CD2CA" w14:textId="77777777" w:rsidR="00340440" w:rsidRPr="003F0DC6" w:rsidRDefault="00340440" w:rsidP="007A6B90">
            <w:pPr>
              <w:rPr>
                <w:sz w:val="21"/>
                <w:szCs w:val="21"/>
              </w:rPr>
            </w:pPr>
            <w:r w:rsidRPr="003F0DC6">
              <w:rPr>
                <w:rFonts w:hint="eastAsia"/>
                <w:sz w:val="21"/>
                <w:szCs w:val="21"/>
              </w:rPr>
              <w:t>Longitude</w:t>
            </w:r>
          </w:p>
        </w:tc>
        <w:tc>
          <w:tcPr>
            <w:tcW w:w="376" w:type="pct"/>
            <w:noWrap/>
            <w:vAlign w:val="center"/>
            <w:hideMark/>
          </w:tcPr>
          <w:p w14:paraId="293F48C8" w14:textId="77777777" w:rsidR="00340440" w:rsidRPr="003F0DC6" w:rsidRDefault="00340440" w:rsidP="007A6B90">
            <w:pPr>
              <w:jc w:val="center"/>
              <w:rPr>
                <w:sz w:val="21"/>
                <w:szCs w:val="21"/>
              </w:rPr>
            </w:pPr>
            <w:r w:rsidRPr="003F0DC6">
              <w:rPr>
                <w:rFonts w:hint="eastAsia"/>
                <w:sz w:val="21"/>
                <w:szCs w:val="21"/>
              </w:rPr>
              <w:t>527</w:t>
            </w:r>
          </w:p>
        </w:tc>
        <w:tc>
          <w:tcPr>
            <w:tcW w:w="555" w:type="pct"/>
            <w:noWrap/>
            <w:vAlign w:val="center"/>
            <w:hideMark/>
          </w:tcPr>
          <w:p w14:paraId="7BD7D960" w14:textId="77777777" w:rsidR="00340440" w:rsidRPr="003F0DC6" w:rsidRDefault="00340440" w:rsidP="007A6B90">
            <w:pPr>
              <w:jc w:val="center"/>
              <w:rPr>
                <w:sz w:val="21"/>
                <w:szCs w:val="21"/>
              </w:rPr>
            </w:pPr>
            <w:r w:rsidRPr="003F0DC6">
              <w:rPr>
                <w:rFonts w:hint="eastAsia"/>
                <w:sz w:val="21"/>
                <w:szCs w:val="21"/>
              </w:rPr>
              <w:t>475.9</w:t>
            </w:r>
          </w:p>
        </w:tc>
        <w:tc>
          <w:tcPr>
            <w:tcW w:w="47" w:type="pct"/>
          </w:tcPr>
          <w:p w14:paraId="22BB24F9" w14:textId="77777777" w:rsidR="00340440" w:rsidRPr="003F0DC6" w:rsidRDefault="00340440" w:rsidP="007A6B90">
            <w:pPr>
              <w:jc w:val="center"/>
              <w:rPr>
                <w:sz w:val="21"/>
                <w:szCs w:val="21"/>
              </w:rPr>
            </w:pPr>
          </w:p>
        </w:tc>
        <w:tc>
          <w:tcPr>
            <w:tcW w:w="421" w:type="pct"/>
            <w:noWrap/>
            <w:vAlign w:val="center"/>
            <w:hideMark/>
          </w:tcPr>
          <w:p w14:paraId="008629EB" w14:textId="77777777" w:rsidR="00340440" w:rsidRPr="003F0DC6" w:rsidRDefault="00340440" w:rsidP="007A6B90">
            <w:pPr>
              <w:jc w:val="center"/>
              <w:rPr>
                <w:sz w:val="21"/>
                <w:szCs w:val="21"/>
              </w:rPr>
            </w:pPr>
            <w:r w:rsidRPr="003F0DC6">
              <w:rPr>
                <w:rFonts w:hint="eastAsia"/>
                <w:sz w:val="21"/>
                <w:szCs w:val="21"/>
              </w:rPr>
              <w:t>0.053</w:t>
            </w:r>
          </w:p>
        </w:tc>
        <w:tc>
          <w:tcPr>
            <w:tcW w:w="555" w:type="pct"/>
            <w:noWrap/>
            <w:vAlign w:val="center"/>
            <w:hideMark/>
          </w:tcPr>
          <w:p w14:paraId="3602DE75" w14:textId="77777777" w:rsidR="00340440" w:rsidRPr="003F0DC6" w:rsidRDefault="00340440" w:rsidP="007A6B90">
            <w:pPr>
              <w:jc w:val="center"/>
              <w:rPr>
                <w:sz w:val="21"/>
                <w:szCs w:val="21"/>
              </w:rPr>
            </w:pPr>
            <w:r w:rsidRPr="003F0DC6">
              <w:rPr>
                <w:rFonts w:hint="eastAsia"/>
                <w:sz w:val="21"/>
                <w:szCs w:val="21"/>
              </w:rPr>
              <w:t>0.576</w:t>
            </w:r>
          </w:p>
        </w:tc>
        <w:tc>
          <w:tcPr>
            <w:tcW w:w="47" w:type="pct"/>
          </w:tcPr>
          <w:p w14:paraId="271D104A" w14:textId="77777777" w:rsidR="00340440" w:rsidRPr="003F0DC6" w:rsidRDefault="00340440" w:rsidP="007A6B90">
            <w:pPr>
              <w:jc w:val="center"/>
              <w:rPr>
                <w:sz w:val="21"/>
                <w:szCs w:val="21"/>
              </w:rPr>
            </w:pPr>
          </w:p>
        </w:tc>
        <w:tc>
          <w:tcPr>
            <w:tcW w:w="503" w:type="pct"/>
            <w:noWrap/>
            <w:vAlign w:val="center"/>
            <w:hideMark/>
          </w:tcPr>
          <w:p w14:paraId="2106A766" w14:textId="77777777" w:rsidR="00340440" w:rsidRPr="003F0DC6" w:rsidRDefault="00340440" w:rsidP="007A6B90">
            <w:pPr>
              <w:jc w:val="center"/>
              <w:rPr>
                <w:sz w:val="21"/>
                <w:szCs w:val="21"/>
              </w:rPr>
            </w:pPr>
            <w:r w:rsidRPr="003F0DC6">
              <w:rPr>
                <w:rFonts w:hint="eastAsia"/>
                <w:sz w:val="21"/>
                <w:szCs w:val="21"/>
              </w:rPr>
              <w:t>0.501</w:t>
            </w:r>
          </w:p>
        </w:tc>
        <w:tc>
          <w:tcPr>
            <w:tcW w:w="507" w:type="pct"/>
            <w:noWrap/>
            <w:vAlign w:val="center"/>
            <w:hideMark/>
          </w:tcPr>
          <w:p w14:paraId="1750B698" w14:textId="77777777" w:rsidR="00340440" w:rsidRPr="003F0DC6" w:rsidRDefault="00340440" w:rsidP="007A6B90">
            <w:pPr>
              <w:jc w:val="center"/>
              <w:rPr>
                <w:sz w:val="21"/>
                <w:szCs w:val="21"/>
              </w:rPr>
            </w:pPr>
            <w:r w:rsidRPr="003F0DC6">
              <w:rPr>
                <w:sz w:val="21"/>
                <w:szCs w:val="21"/>
              </w:rPr>
              <w:t>&lt; 0.001</w:t>
            </w:r>
          </w:p>
        </w:tc>
        <w:tc>
          <w:tcPr>
            <w:tcW w:w="48" w:type="pct"/>
          </w:tcPr>
          <w:p w14:paraId="0E79A416" w14:textId="77777777" w:rsidR="00340440" w:rsidRPr="003F0DC6" w:rsidRDefault="00340440" w:rsidP="007A6B90">
            <w:pPr>
              <w:jc w:val="center"/>
              <w:rPr>
                <w:sz w:val="21"/>
                <w:szCs w:val="21"/>
              </w:rPr>
            </w:pPr>
          </w:p>
        </w:tc>
        <w:tc>
          <w:tcPr>
            <w:tcW w:w="340" w:type="pct"/>
            <w:noWrap/>
            <w:vAlign w:val="center"/>
            <w:hideMark/>
          </w:tcPr>
          <w:p w14:paraId="6B98A2AD" w14:textId="77777777" w:rsidR="00340440" w:rsidRPr="003F0DC6" w:rsidRDefault="00340440" w:rsidP="007A6B90">
            <w:pPr>
              <w:jc w:val="center"/>
              <w:rPr>
                <w:sz w:val="21"/>
                <w:szCs w:val="21"/>
              </w:rPr>
            </w:pPr>
            <w:r w:rsidRPr="003F0DC6">
              <w:rPr>
                <w:rFonts w:hint="eastAsia"/>
                <w:sz w:val="21"/>
                <w:szCs w:val="21"/>
              </w:rPr>
              <w:t>68.2</w:t>
            </w:r>
          </w:p>
        </w:tc>
        <w:tc>
          <w:tcPr>
            <w:tcW w:w="505" w:type="pct"/>
            <w:vAlign w:val="center"/>
          </w:tcPr>
          <w:p w14:paraId="59A5BA03" w14:textId="77777777" w:rsidR="00340440" w:rsidRPr="003F0DC6" w:rsidRDefault="00340440" w:rsidP="007A6B90">
            <w:pPr>
              <w:jc w:val="center"/>
              <w:rPr>
                <w:sz w:val="21"/>
                <w:szCs w:val="21"/>
              </w:rPr>
            </w:pPr>
            <w:r w:rsidRPr="003F0DC6">
              <w:rPr>
                <w:sz w:val="21"/>
                <w:szCs w:val="21"/>
              </w:rPr>
              <w:t>&lt; 0.001</w:t>
            </w:r>
          </w:p>
        </w:tc>
      </w:tr>
      <w:tr w:rsidR="00340440" w:rsidRPr="003F0DC6" w14:paraId="22A9C710" w14:textId="77777777" w:rsidTr="007A6B90">
        <w:trPr>
          <w:trHeight w:val="285"/>
        </w:trPr>
        <w:tc>
          <w:tcPr>
            <w:tcW w:w="1096" w:type="pct"/>
            <w:noWrap/>
            <w:vAlign w:val="center"/>
            <w:hideMark/>
          </w:tcPr>
          <w:p w14:paraId="6CCC55F9" w14:textId="77777777" w:rsidR="00340440" w:rsidRPr="003F0DC6" w:rsidRDefault="00340440" w:rsidP="007A6B90">
            <w:pPr>
              <w:rPr>
                <w:sz w:val="21"/>
                <w:szCs w:val="21"/>
              </w:rPr>
            </w:pPr>
            <w:r w:rsidRPr="003F0DC6">
              <w:rPr>
                <w:rFonts w:hint="eastAsia"/>
                <w:sz w:val="21"/>
                <w:szCs w:val="21"/>
              </w:rPr>
              <w:t>Altitude</w:t>
            </w:r>
          </w:p>
        </w:tc>
        <w:tc>
          <w:tcPr>
            <w:tcW w:w="376" w:type="pct"/>
            <w:noWrap/>
            <w:vAlign w:val="center"/>
            <w:hideMark/>
          </w:tcPr>
          <w:p w14:paraId="760B2D76" w14:textId="77777777" w:rsidR="00340440" w:rsidRPr="003F0DC6" w:rsidRDefault="00340440" w:rsidP="007A6B90">
            <w:pPr>
              <w:jc w:val="center"/>
              <w:rPr>
                <w:sz w:val="21"/>
                <w:szCs w:val="21"/>
              </w:rPr>
            </w:pPr>
            <w:r w:rsidRPr="003F0DC6">
              <w:rPr>
                <w:rFonts w:hint="eastAsia"/>
                <w:sz w:val="21"/>
                <w:szCs w:val="21"/>
              </w:rPr>
              <w:t>522.4</w:t>
            </w:r>
          </w:p>
        </w:tc>
        <w:tc>
          <w:tcPr>
            <w:tcW w:w="555" w:type="pct"/>
            <w:noWrap/>
            <w:vAlign w:val="center"/>
            <w:hideMark/>
          </w:tcPr>
          <w:p w14:paraId="25DBF963" w14:textId="77777777" w:rsidR="00340440" w:rsidRPr="003F0DC6" w:rsidRDefault="00340440" w:rsidP="007A6B90">
            <w:pPr>
              <w:jc w:val="center"/>
              <w:rPr>
                <w:sz w:val="21"/>
                <w:szCs w:val="21"/>
              </w:rPr>
            </w:pPr>
            <w:r w:rsidRPr="003F0DC6">
              <w:rPr>
                <w:rFonts w:hint="eastAsia"/>
                <w:sz w:val="21"/>
                <w:szCs w:val="21"/>
              </w:rPr>
              <w:t>471.5</w:t>
            </w:r>
          </w:p>
        </w:tc>
        <w:tc>
          <w:tcPr>
            <w:tcW w:w="47" w:type="pct"/>
          </w:tcPr>
          <w:p w14:paraId="02FB05A3" w14:textId="77777777" w:rsidR="00340440" w:rsidRPr="003F0DC6" w:rsidRDefault="00340440" w:rsidP="007A6B90">
            <w:pPr>
              <w:jc w:val="center"/>
              <w:rPr>
                <w:sz w:val="21"/>
                <w:szCs w:val="21"/>
              </w:rPr>
            </w:pPr>
          </w:p>
        </w:tc>
        <w:tc>
          <w:tcPr>
            <w:tcW w:w="421" w:type="pct"/>
            <w:noWrap/>
            <w:vAlign w:val="center"/>
            <w:hideMark/>
          </w:tcPr>
          <w:p w14:paraId="7313FA4E" w14:textId="77777777" w:rsidR="00340440" w:rsidRPr="003F0DC6" w:rsidRDefault="00340440" w:rsidP="007A6B90">
            <w:pPr>
              <w:jc w:val="center"/>
              <w:rPr>
                <w:sz w:val="21"/>
                <w:szCs w:val="21"/>
              </w:rPr>
            </w:pPr>
            <w:r w:rsidRPr="003F0DC6">
              <w:rPr>
                <w:rFonts w:hint="eastAsia"/>
                <w:sz w:val="21"/>
                <w:szCs w:val="21"/>
              </w:rPr>
              <w:t>0.008</w:t>
            </w:r>
          </w:p>
        </w:tc>
        <w:tc>
          <w:tcPr>
            <w:tcW w:w="555" w:type="pct"/>
            <w:noWrap/>
            <w:vAlign w:val="center"/>
            <w:hideMark/>
          </w:tcPr>
          <w:p w14:paraId="6076761A" w14:textId="77777777" w:rsidR="00340440" w:rsidRPr="003F0DC6" w:rsidRDefault="00340440" w:rsidP="007A6B90">
            <w:pPr>
              <w:jc w:val="center"/>
              <w:rPr>
                <w:sz w:val="21"/>
                <w:szCs w:val="21"/>
              </w:rPr>
            </w:pPr>
            <w:r w:rsidRPr="003F0DC6">
              <w:rPr>
                <w:rFonts w:hint="eastAsia"/>
                <w:sz w:val="21"/>
                <w:szCs w:val="21"/>
              </w:rPr>
              <w:t>0.143</w:t>
            </w:r>
          </w:p>
        </w:tc>
        <w:tc>
          <w:tcPr>
            <w:tcW w:w="47" w:type="pct"/>
          </w:tcPr>
          <w:p w14:paraId="3B9DA647" w14:textId="77777777" w:rsidR="00340440" w:rsidRPr="003F0DC6" w:rsidRDefault="00340440" w:rsidP="007A6B90">
            <w:pPr>
              <w:jc w:val="center"/>
              <w:rPr>
                <w:sz w:val="21"/>
                <w:szCs w:val="21"/>
              </w:rPr>
            </w:pPr>
          </w:p>
        </w:tc>
        <w:tc>
          <w:tcPr>
            <w:tcW w:w="503" w:type="pct"/>
            <w:noWrap/>
            <w:vAlign w:val="center"/>
            <w:hideMark/>
          </w:tcPr>
          <w:p w14:paraId="2A00BBAD" w14:textId="77777777" w:rsidR="00340440" w:rsidRPr="003F0DC6" w:rsidRDefault="00340440" w:rsidP="007A6B90">
            <w:pPr>
              <w:jc w:val="center"/>
              <w:rPr>
                <w:sz w:val="21"/>
                <w:szCs w:val="21"/>
              </w:rPr>
            </w:pPr>
            <w:r w:rsidRPr="003F0DC6">
              <w:rPr>
                <w:rFonts w:hint="eastAsia"/>
                <w:sz w:val="21"/>
                <w:szCs w:val="21"/>
              </w:rPr>
              <w:t>0.497</w:t>
            </w:r>
          </w:p>
        </w:tc>
        <w:tc>
          <w:tcPr>
            <w:tcW w:w="507" w:type="pct"/>
            <w:noWrap/>
            <w:vAlign w:val="center"/>
            <w:hideMark/>
          </w:tcPr>
          <w:p w14:paraId="792C9311" w14:textId="77777777" w:rsidR="00340440" w:rsidRPr="003F0DC6" w:rsidRDefault="00340440" w:rsidP="007A6B90">
            <w:pPr>
              <w:jc w:val="center"/>
              <w:rPr>
                <w:sz w:val="21"/>
                <w:szCs w:val="21"/>
              </w:rPr>
            </w:pPr>
            <w:r w:rsidRPr="003F0DC6">
              <w:rPr>
                <w:sz w:val="21"/>
                <w:szCs w:val="21"/>
              </w:rPr>
              <w:t>&lt; 0.001</w:t>
            </w:r>
          </w:p>
        </w:tc>
        <w:tc>
          <w:tcPr>
            <w:tcW w:w="48" w:type="pct"/>
          </w:tcPr>
          <w:p w14:paraId="3E12EE5C" w14:textId="77777777" w:rsidR="00340440" w:rsidRPr="003F0DC6" w:rsidRDefault="00340440" w:rsidP="007A6B90">
            <w:pPr>
              <w:jc w:val="center"/>
              <w:rPr>
                <w:sz w:val="21"/>
                <w:szCs w:val="21"/>
              </w:rPr>
            </w:pPr>
          </w:p>
        </w:tc>
        <w:tc>
          <w:tcPr>
            <w:tcW w:w="340" w:type="pct"/>
            <w:noWrap/>
            <w:vAlign w:val="center"/>
            <w:hideMark/>
          </w:tcPr>
          <w:p w14:paraId="774F0A92" w14:textId="77777777" w:rsidR="00340440" w:rsidRPr="003F0DC6" w:rsidRDefault="00340440" w:rsidP="007A6B90">
            <w:pPr>
              <w:jc w:val="center"/>
              <w:rPr>
                <w:sz w:val="21"/>
                <w:szCs w:val="21"/>
              </w:rPr>
            </w:pPr>
            <w:r w:rsidRPr="003F0DC6">
              <w:rPr>
                <w:rFonts w:hint="eastAsia"/>
                <w:sz w:val="21"/>
                <w:szCs w:val="21"/>
              </w:rPr>
              <w:t>67.7</w:t>
            </w:r>
          </w:p>
        </w:tc>
        <w:tc>
          <w:tcPr>
            <w:tcW w:w="505" w:type="pct"/>
            <w:vAlign w:val="center"/>
          </w:tcPr>
          <w:p w14:paraId="2E558A5C" w14:textId="77777777" w:rsidR="00340440" w:rsidRPr="003F0DC6" w:rsidRDefault="00340440" w:rsidP="007A6B90">
            <w:pPr>
              <w:jc w:val="center"/>
              <w:rPr>
                <w:sz w:val="21"/>
                <w:szCs w:val="21"/>
              </w:rPr>
            </w:pPr>
            <w:r w:rsidRPr="003F0DC6">
              <w:rPr>
                <w:sz w:val="21"/>
                <w:szCs w:val="21"/>
              </w:rPr>
              <w:t>&lt; 0.001</w:t>
            </w:r>
          </w:p>
        </w:tc>
      </w:tr>
      <w:tr w:rsidR="00340440" w:rsidRPr="003F0DC6" w14:paraId="038B9DBB" w14:textId="77777777" w:rsidTr="007A6B90">
        <w:trPr>
          <w:trHeight w:val="285"/>
        </w:trPr>
        <w:tc>
          <w:tcPr>
            <w:tcW w:w="1096" w:type="pct"/>
            <w:noWrap/>
            <w:vAlign w:val="center"/>
            <w:hideMark/>
          </w:tcPr>
          <w:p w14:paraId="664669E8" w14:textId="77777777" w:rsidR="00340440" w:rsidRPr="003F0DC6" w:rsidRDefault="00340440" w:rsidP="007A6B90">
            <w:pPr>
              <w:rPr>
                <w:sz w:val="21"/>
                <w:szCs w:val="21"/>
              </w:rPr>
            </w:pPr>
            <w:r w:rsidRPr="003F0DC6">
              <w:rPr>
                <w:rFonts w:hint="eastAsia"/>
                <w:sz w:val="21"/>
                <w:szCs w:val="21"/>
              </w:rPr>
              <w:t>Temperature</w:t>
            </w:r>
          </w:p>
        </w:tc>
        <w:tc>
          <w:tcPr>
            <w:tcW w:w="376" w:type="pct"/>
            <w:noWrap/>
            <w:vAlign w:val="center"/>
            <w:hideMark/>
          </w:tcPr>
          <w:p w14:paraId="3659D2DB" w14:textId="77777777" w:rsidR="00340440" w:rsidRPr="003F0DC6" w:rsidRDefault="00340440" w:rsidP="007A6B90">
            <w:pPr>
              <w:jc w:val="center"/>
              <w:rPr>
                <w:sz w:val="21"/>
                <w:szCs w:val="21"/>
              </w:rPr>
            </w:pPr>
            <w:r w:rsidRPr="003F0DC6">
              <w:rPr>
                <w:rFonts w:hint="eastAsia"/>
                <w:sz w:val="21"/>
                <w:szCs w:val="21"/>
              </w:rPr>
              <w:t>514.3</w:t>
            </w:r>
          </w:p>
        </w:tc>
        <w:tc>
          <w:tcPr>
            <w:tcW w:w="555" w:type="pct"/>
            <w:noWrap/>
            <w:vAlign w:val="center"/>
            <w:hideMark/>
          </w:tcPr>
          <w:p w14:paraId="2EFAF2C7" w14:textId="77777777" w:rsidR="00340440" w:rsidRPr="003F0DC6" w:rsidRDefault="00340440" w:rsidP="007A6B90">
            <w:pPr>
              <w:jc w:val="center"/>
              <w:rPr>
                <w:sz w:val="21"/>
                <w:szCs w:val="21"/>
              </w:rPr>
            </w:pPr>
            <w:r w:rsidRPr="003F0DC6">
              <w:rPr>
                <w:rFonts w:hint="eastAsia"/>
                <w:sz w:val="21"/>
                <w:szCs w:val="21"/>
              </w:rPr>
              <w:t>470.5</w:t>
            </w:r>
          </w:p>
        </w:tc>
        <w:tc>
          <w:tcPr>
            <w:tcW w:w="47" w:type="pct"/>
          </w:tcPr>
          <w:p w14:paraId="6C408040" w14:textId="77777777" w:rsidR="00340440" w:rsidRPr="003F0DC6" w:rsidRDefault="00340440" w:rsidP="007A6B90">
            <w:pPr>
              <w:jc w:val="center"/>
              <w:rPr>
                <w:sz w:val="21"/>
                <w:szCs w:val="21"/>
              </w:rPr>
            </w:pPr>
          </w:p>
        </w:tc>
        <w:tc>
          <w:tcPr>
            <w:tcW w:w="421" w:type="pct"/>
            <w:noWrap/>
            <w:vAlign w:val="center"/>
            <w:hideMark/>
          </w:tcPr>
          <w:p w14:paraId="01850DCA" w14:textId="77777777" w:rsidR="00340440" w:rsidRPr="003F0DC6" w:rsidRDefault="00340440" w:rsidP="007A6B90">
            <w:pPr>
              <w:jc w:val="center"/>
              <w:rPr>
                <w:sz w:val="21"/>
                <w:szCs w:val="21"/>
              </w:rPr>
            </w:pPr>
            <w:r w:rsidRPr="003F0DC6">
              <w:rPr>
                <w:sz w:val="21"/>
                <w:szCs w:val="21"/>
              </w:rPr>
              <w:t>&lt; 0.001</w:t>
            </w:r>
          </w:p>
        </w:tc>
        <w:tc>
          <w:tcPr>
            <w:tcW w:w="555" w:type="pct"/>
            <w:noWrap/>
            <w:vAlign w:val="center"/>
            <w:hideMark/>
          </w:tcPr>
          <w:p w14:paraId="686EBFA5" w14:textId="77777777" w:rsidR="00340440" w:rsidRPr="003F0DC6" w:rsidRDefault="00340440" w:rsidP="007A6B90">
            <w:pPr>
              <w:jc w:val="center"/>
              <w:rPr>
                <w:sz w:val="21"/>
                <w:szCs w:val="21"/>
              </w:rPr>
            </w:pPr>
            <w:r w:rsidRPr="003F0DC6">
              <w:rPr>
                <w:rFonts w:hint="eastAsia"/>
                <w:sz w:val="21"/>
                <w:szCs w:val="21"/>
              </w:rPr>
              <w:t>0.1</w:t>
            </w:r>
          </w:p>
        </w:tc>
        <w:tc>
          <w:tcPr>
            <w:tcW w:w="47" w:type="pct"/>
          </w:tcPr>
          <w:p w14:paraId="7BBAFECC" w14:textId="77777777" w:rsidR="00340440" w:rsidRPr="003F0DC6" w:rsidRDefault="00340440" w:rsidP="007A6B90">
            <w:pPr>
              <w:jc w:val="center"/>
              <w:rPr>
                <w:sz w:val="21"/>
                <w:szCs w:val="21"/>
              </w:rPr>
            </w:pPr>
          </w:p>
        </w:tc>
        <w:tc>
          <w:tcPr>
            <w:tcW w:w="503" w:type="pct"/>
            <w:noWrap/>
            <w:vAlign w:val="center"/>
            <w:hideMark/>
          </w:tcPr>
          <w:p w14:paraId="4FCDC5F4" w14:textId="77777777" w:rsidR="00340440" w:rsidRPr="003F0DC6" w:rsidRDefault="00340440" w:rsidP="007A6B90">
            <w:pPr>
              <w:jc w:val="center"/>
              <w:rPr>
                <w:sz w:val="21"/>
                <w:szCs w:val="21"/>
              </w:rPr>
            </w:pPr>
            <w:r w:rsidRPr="003F0DC6">
              <w:rPr>
                <w:rFonts w:hint="eastAsia"/>
                <w:sz w:val="21"/>
                <w:szCs w:val="21"/>
              </w:rPr>
              <w:t>0.461</w:t>
            </w:r>
          </w:p>
        </w:tc>
        <w:tc>
          <w:tcPr>
            <w:tcW w:w="507" w:type="pct"/>
            <w:noWrap/>
            <w:vAlign w:val="center"/>
            <w:hideMark/>
          </w:tcPr>
          <w:p w14:paraId="24300692" w14:textId="77777777" w:rsidR="00340440" w:rsidRPr="003F0DC6" w:rsidRDefault="00340440" w:rsidP="007A6B90">
            <w:pPr>
              <w:jc w:val="center"/>
              <w:rPr>
                <w:sz w:val="21"/>
                <w:szCs w:val="21"/>
              </w:rPr>
            </w:pPr>
            <w:r w:rsidRPr="003F0DC6">
              <w:rPr>
                <w:sz w:val="21"/>
                <w:szCs w:val="21"/>
              </w:rPr>
              <w:t>&lt; 0.001</w:t>
            </w:r>
          </w:p>
        </w:tc>
        <w:tc>
          <w:tcPr>
            <w:tcW w:w="48" w:type="pct"/>
          </w:tcPr>
          <w:p w14:paraId="6178DC37" w14:textId="77777777" w:rsidR="00340440" w:rsidRPr="003F0DC6" w:rsidRDefault="00340440" w:rsidP="007A6B90">
            <w:pPr>
              <w:jc w:val="center"/>
              <w:rPr>
                <w:sz w:val="21"/>
                <w:szCs w:val="21"/>
              </w:rPr>
            </w:pPr>
          </w:p>
        </w:tc>
        <w:tc>
          <w:tcPr>
            <w:tcW w:w="340" w:type="pct"/>
            <w:noWrap/>
            <w:vAlign w:val="center"/>
            <w:hideMark/>
          </w:tcPr>
          <w:p w14:paraId="74A50743" w14:textId="77777777" w:rsidR="00340440" w:rsidRPr="003F0DC6" w:rsidRDefault="00340440" w:rsidP="007A6B90">
            <w:pPr>
              <w:jc w:val="center"/>
              <w:rPr>
                <w:sz w:val="21"/>
                <w:szCs w:val="21"/>
              </w:rPr>
            </w:pPr>
            <w:r w:rsidRPr="003F0DC6">
              <w:rPr>
                <w:rFonts w:hint="eastAsia"/>
                <w:sz w:val="21"/>
                <w:szCs w:val="21"/>
              </w:rPr>
              <w:t>66.9</w:t>
            </w:r>
          </w:p>
        </w:tc>
        <w:tc>
          <w:tcPr>
            <w:tcW w:w="505" w:type="pct"/>
            <w:vAlign w:val="center"/>
          </w:tcPr>
          <w:p w14:paraId="7A149B02" w14:textId="77777777" w:rsidR="00340440" w:rsidRPr="003F0DC6" w:rsidRDefault="00340440" w:rsidP="007A6B90">
            <w:pPr>
              <w:jc w:val="center"/>
              <w:rPr>
                <w:sz w:val="21"/>
                <w:szCs w:val="21"/>
              </w:rPr>
            </w:pPr>
            <w:r w:rsidRPr="003F0DC6">
              <w:rPr>
                <w:sz w:val="21"/>
                <w:szCs w:val="21"/>
              </w:rPr>
              <w:t>&lt; 0.001</w:t>
            </w:r>
          </w:p>
        </w:tc>
      </w:tr>
      <w:tr w:rsidR="00340440" w:rsidRPr="003F0DC6" w14:paraId="61C1DDF0" w14:textId="77777777" w:rsidTr="007A6B90">
        <w:trPr>
          <w:trHeight w:val="285"/>
        </w:trPr>
        <w:tc>
          <w:tcPr>
            <w:tcW w:w="1096" w:type="pct"/>
            <w:noWrap/>
            <w:vAlign w:val="center"/>
            <w:hideMark/>
          </w:tcPr>
          <w:p w14:paraId="1E2EC81B" w14:textId="77777777" w:rsidR="00340440" w:rsidRPr="003F0DC6" w:rsidRDefault="00340440" w:rsidP="007A6B90">
            <w:pPr>
              <w:rPr>
                <w:sz w:val="21"/>
                <w:szCs w:val="21"/>
              </w:rPr>
            </w:pPr>
            <w:r w:rsidRPr="003F0DC6">
              <w:rPr>
                <w:rFonts w:hint="eastAsia"/>
                <w:sz w:val="21"/>
                <w:szCs w:val="21"/>
              </w:rPr>
              <w:t>Relative humidity</w:t>
            </w:r>
          </w:p>
        </w:tc>
        <w:tc>
          <w:tcPr>
            <w:tcW w:w="376" w:type="pct"/>
            <w:noWrap/>
            <w:vAlign w:val="center"/>
            <w:hideMark/>
          </w:tcPr>
          <w:p w14:paraId="03BF7DFE" w14:textId="77777777" w:rsidR="00340440" w:rsidRPr="003F0DC6" w:rsidRDefault="00340440" w:rsidP="007A6B90">
            <w:pPr>
              <w:jc w:val="center"/>
              <w:rPr>
                <w:sz w:val="21"/>
                <w:szCs w:val="21"/>
              </w:rPr>
            </w:pPr>
            <w:r w:rsidRPr="003F0DC6">
              <w:rPr>
                <w:rFonts w:hint="eastAsia"/>
                <w:sz w:val="21"/>
                <w:szCs w:val="21"/>
              </w:rPr>
              <w:t>515.1</w:t>
            </w:r>
          </w:p>
        </w:tc>
        <w:tc>
          <w:tcPr>
            <w:tcW w:w="555" w:type="pct"/>
            <w:noWrap/>
            <w:vAlign w:val="center"/>
            <w:hideMark/>
          </w:tcPr>
          <w:p w14:paraId="64512601" w14:textId="77777777" w:rsidR="00340440" w:rsidRPr="003F0DC6" w:rsidRDefault="00340440" w:rsidP="007A6B90">
            <w:pPr>
              <w:jc w:val="center"/>
              <w:rPr>
                <w:sz w:val="21"/>
                <w:szCs w:val="21"/>
              </w:rPr>
            </w:pPr>
            <w:r w:rsidRPr="003F0DC6">
              <w:rPr>
                <w:rFonts w:hint="eastAsia"/>
                <w:sz w:val="21"/>
                <w:szCs w:val="21"/>
              </w:rPr>
              <w:t>474.8</w:t>
            </w:r>
          </w:p>
        </w:tc>
        <w:tc>
          <w:tcPr>
            <w:tcW w:w="47" w:type="pct"/>
          </w:tcPr>
          <w:p w14:paraId="182BDF10" w14:textId="77777777" w:rsidR="00340440" w:rsidRPr="003F0DC6" w:rsidRDefault="00340440" w:rsidP="007A6B90">
            <w:pPr>
              <w:jc w:val="center"/>
              <w:rPr>
                <w:sz w:val="21"/>
                <w:szCs w:val="21"/>
              </w:rPr>
            </w:pPr>
          </w:p>
        </w:tc>
        <w:tc>
          <w:tcPr>
            <w:tcW w:w="421" w:type="pct"/>
            <w:noWrap/>
            <w:vAlign w:val="center"/>
            <w:hideMark/>
          </w:tcPr>
          <w:p w14:paraId="66193576" w14:textId="77777777" w:rsidR="00340440" w:rsidRPr="003F0DC6" w:rsidRDefault="00340440" w:rsidP="007A6B90">
            <w:pPr>
              <w:jc w:val="center"/>
              <w:rPr>
                <w:sz w:val="21"/>
                <w:szCs w:val="21"/>
              </w:rPr>
            </w:pPr>
            <w:r w:rsidRPr="003F0DC6">
              <w:rPr>
                <w:sz w:val="21"/>
                <w:szCs w:val="21"/>
              </w:rPr>
              <w:t>&lt; 0.001</w:t>
            </w:r>
          </w:p>
        </w:tc>
        <w:tc>
          <w:tcPr>
            <w:tcW w:w="555" w:type="pct"/>
            <w:noWrap/>
            <w:vAlign w:val="center"/>
            <w:hideMark/>
          </w:tcPr>
          <w:p w14:paraId="7024E919" w14:textId="77777777" w:rsidR="00340440" w:rsidRPr="003F0DC6" w:rsidRDefault="00340440" w:rsidP="007A6B90">
            <w:pPr>
              <w:jc w:val="center"/>
              <w:rPr>
                <w:sz w:val="21"/>
                <w:szCs w:val="21"/>
              </w:rPr>
            </w:pPr>
            <w:r w:rsidRPr="003F0DC6">
              <w:rPr>
                <w:rFonts w:hint="eastAsia"/>
                <w:sz w:val="21"/>
                <w:szCs w:val="21"/>
              </w:rPr>
              <w:t>0.428</w:t>
            </w:r>
          </w:p>
        </w:tc>
        <w:tc>
          <w:tcPr>
            <w:tcW w:w="47" w:type="pct"/>
          </w:tcPr>
          <w:p w14:paraId="530F603D" w14:textId="77777777" w:rsidR="00340440" w:rsidRPr="003F0DC6" w:rsidRDefault="00340440" w:rsidP="007A6B90">
            <w:pPr>
              <w:jc w:val="center"/>
              <w:rPr>
                <w:sz w:val="21"/>
                <w:szCs w:val="21"/>
              </w:rPr>
            </w:pPr>
          </w:p>
        </w:tc>
        <w:tc>
          <w:tcPr>
            <w:tcW w:w="503" w:type="pct"/>
            <w:noWrap/>
            <w:vAlign w:val="center"/>
            <w:hideMark/>
          </w:tcPr>
          <w:p w14:paraId="0FEBDD41" w14:textId="77777777" w:rsidR="00340440" w:rsidRPr="003F0DC6" w:rsidRDefault="00340440" w:rsidP="007A6B90">
            <w:pPr>
              <w:jc w:val="center"/>
              <w:rPr>
                <w:sz w:val="21"/>
                <w:szCs w:val="21"/>
              </w:rPr>
            </w:pPr>
            <w:r w:rsidRPr="003F0DC6">
              <w:rPr>
                <w:rFonts w:hint="eastAsia"/>
                <w:sz w:val="21"/>
                <w:szCs w:val="21"/>
              </w:rPr>
              <w:t>0.463</w:t>
            </w:r>
          </w:p>
        </w:tc>
        <w:tc>
          <w:tcPr>
            <w:tcW w:w="507" w:type="pct"/>
            <w:noWrap/>
            <w:vAlign w:val="center"/>
            <w:hideMark/>
          </w:tcPr>
          <w:p w14:paraId="6693B8F7" w14:textId="77777777" w:rsidR="00340440" w:rsidRPr="003F0DC6" w:rsidRDefault="00340440" w:rsidP="007A6B90">
            <w:pPr>
              <w:jc w:val="center"/>
              <w:rPr>
                <w:sz w:val="21"/>
                <w:szCs w:val="21"/>
              </w:rPr>
            </w:pPr>
            <w:r w:rsidRPr="003F0DC6">
              <w:rPr>
                <w:sz w:val="21"/>
                <w:szCs w:val="21"/>
              </w:rPr>
              <w:t>&lt; 0.001</w:t>
            </w:r>
          </w:p>
        </w:tc>
        <w:tc>
          <w:tcPr>
            <w:tcW w:w="48" w:type="pct"/>
          </w:tcPr>
          <w:p w14:paraId="4C2BB7F7" w14:textId="77777777" w:rsidR="00340440" w:rsidRPr="003F0DC6" w:rsidRDefault="00340440" w:rsidP="007A6B90">
            <w:pPr>
              <w:jc w:val="center"/>
              <w:rPr>
                <w:sz w:val="21"/>
                <w:szCs w:val="21"/>
              </w:rPr>
            </w:pPr>
          </w:p>
        </w:tc>
        <w:tc>
          <w:tcPr>
            <w:tcW w:w="340" w:type="pct"/>
            <w:noWrap/>
            <w:vAlign w:val="center"/>
            <w:hideMark/>
          </w:tcPr>
          <w:p w14:paraId="443D6F93" w14:textId="77777777" w:rsidR="00340440" w:rsidRPr="003F0DC6" w:rsidRDefault="00340440" w:rsidP="007A6B90">
            <w:pPr>
              <w:jc w:val="center"/>
              <w:rPr>
                <w:sz w:val="21"/>
                <w:szCs w:val="21"/>
              </w:rPr>
            </w:pPr>
            <w:r w:rsidRPr="003F0DC6">
              <w:rPr>
                <w:rFonts w:hint="eastAsia"/>
                <w:sz w:val="21"/>
                <w:szCs w:val="21"/>
              </w:rPr>
              <w:t>67.1</w:t>
            </w:r>
          </w:p>
        </w:tc>
        <w:tc>
          <w:tcPr>
            <w:tcW w:w="505" w:type="pct"/>
            <w:vAlign w:val="center"/>
          </w:tcPr>
          <w:p w14:paraId="03EE2303" w14:textId="77777777" w:rsidR="00340440" w:rsidRPr="003F0DC6" w:rsidRDefault="00340440" w:rsidP="007A6B90">
            <w:pPr>
              <w:jc w:val="center"/>
              <w:rPr>
                <w:sz w:val="21"/>
                <w:szCs w:val="21"/>
              </w:rPr>
            </w:pPr>
            <w:r w:rsidRPr="003F0DC6">
              <w:rPr>
                <w:sz w:val="21"/>
                <w:szCs w:val="21"/>
              </w:rPr>
              <w:t>&lt; 0.001</w:t>
            </w:r>
          </w:p>
        </w:tc>
      </w:tr>
      <w:tr w:rsidR="00340440" w:rsidRPr="003F0DC6" w14:paraId="51D11FF1" w14:textId="77777777" w:rsidTr="007A6B90">
        <w:trPr>
          <w:trHeight w:val="285"/>
        </w:trPr>
        <w:tc>
          <w:tcPr>
            <w:tcW w:w="1096" w:type="pct"/>
            <w:noWrap/>
            <w:vAlign w:val="center"/>
            <w:hideMark/>
          </w:tcPr>
          <w:p w14:paraId="656C34B3" w14:textId="77777777" w:rsidR="00340440" w:rsidRPr="003F0DC6" w:rsidRDefault="00340440" w:rsidP="007A6B90">
            <w:pPr>
              <w:rPr>
                <w:sz w:val="21"/>
                <w:szCs w:val="21"/>
              </w:rPr>
            </w:pPr>
            <w:r w:rsidRPr="003F0DC6">
              <w:rPr>
                <w:rFonts w:hint="eastAsia"/>
                <w:sz w:val="21"/>
                <w:szCs w:val="21"/>
              </w:rPr>
              <w:t>Air pressure</w:t>
            </w:r>
          </w:p>
        </w:tc>
        <w:tc>
          <w:tcPr>
            <w:tcW w:w="376" w:type="pct"/>
            <w:noWrap/>
            <w:vAlign w:val="center"/>
            <w:hideMark/>
          </w:tcPr>
          <w:p w14:paraId="032EA22E" w14:textId="77777777" w:rsidR="00340440" w:rsidRPr="003F0DC6" w:rsidRDefault="00340440" w:rsidP="007A6B90">
            <w:pPr>
              <w:jc w:val="center"/>
              <w:rPr>
                <w:sz w:val="21"/>
                <w:szCs w:val="21"/>
              </w:rPr>
            </w:pPr>
            <w:r w:rsidRPr="003F0DC6">
              <w:rPr>
                <w:rFonts w:hint="eastAsia"/>
                <w:sz w:val="21"/>
                <w:szCs w:val="21"/>
              </w:rPr>
              <w:t>521.6</w:t>
            </w:r>
          </w:p>
        </w:tc>
        <w:tc>
          <w:tcPr>
            <w:tcW w:w="555" w:type="pct"/>
            <w:noWrap/>
            <w:vAlign w:val="center"/>
            <w:hideMark/>
          </w:tcPr>
          <w:p w14:paraId="2F106873" w14:textId="77777777" w:rsidR="00340440" w:rsidRPr="003F0DC6" w:rsidRDefault="00340440" w:rsidP="007A6B90">
            <w:pPr>
              <w:jc w:val="center"/>
              <w:rPr>
                <w:sz w:val="21"/>
                <w:szCs w:val="21"/>
              </w:rPr>
            </w:pPr>
            <w:r w:rsidRPr="003F0DC6">
              <w:rPr>
                <w:rFonts w:hint="eastAsia"/>
                <w:sz w:val="21"/>
                <w:szCs w:val="21"/>
              </w:rPr>
              <w:t>471.1</w:t>
            </w:r>
          </w:p>
        </w:tc>
        <w:tc>
          <w:tcPr>
            <w:tcW w:w="47" w:type="pct"/>
          </w:tcPr>
          <w:p w14:paraId="2383BDED" w14:textId="77777777" w:rsidR="00340440" w:rsidRPr="003F0DC6" w:rsidRDefault="00340440" w:rsidP="007A6B90">
            <w:pPr>
              <w:jc w:val="center"/>
              <w:rPr>
                <w:sz w:val="21"/>
                <w:szCs w:val="21"/>
              </w:rPr>
            </w:pPr>
          </w:p>
        </w:tc>
        <w:tc>
          <w:tcPr>
            <w:tcW w:w="421" w:type="pct"/>
            <w:noWrap/>
            <w:vAlign w:val="center"/>
            <w:hideMark/>
          </w:tcPr>
          <w:p w14:paraId="1019F5C8" w14:textId="77777777" w:rsidR="00340440" w:rsidRPr="003F0DC6" w:rsidRDefault="00340440" w:rsidP="007A6B90">
            <w:pPr>
              <w:jc w:val="center"/>
              <w:rPr>
                <w:sz w:val="21"/>
                <w:szCs w:val="21"/>
              </w:rPr>
            </w:pPr>
            <w:r w:rsidRPr="003F0DC6">
              <w:rPr>
                <w:rFonts w:hint="eastAsia"/>
                <w:sz w:val="21"/>
                <w:szCs w:val="21"/>
              </w:rPr>
              <w:t>0.006</w:t>
            </w:r>
          </w:p>
        </w:tc>
        <w:tc>
          <w:tcPr>
            <w:tcW w:w="555" w:type="pct"/>
            <w:noWrap/>
            <w:vAlign w:val="center"/>
            <w:hideMark/>
          </w:tcPr>
          <w:p w14:paraId="4EF6B479" w14:textId="77777777" w:rsidR="00340440" w:rsidRPr="003F0DC6" w:rsidRDefault="00340440" w:rsidP="007A6B90">
            <w:pPr>
              <w:jc w:val="center"/>
              <w:rPr>
                <w:sz w:val="21"/>
                <w:szCs w:val="21"/>
              </w:rPr>
            </w:pPr>
            <w:r w:rsidRPr="003F0DC6">
              <w:rPr>
                <w:rFonts w:hint="eastAsia"/>
                <w:sz w:val="21"/>
                <w:szCs w:val="21"/>
              </w:rPr>
              <w:t>0.124</w:t>
            </w:r>
          </w:p>
        </w:tc>
        <w:tc>
          <w:tcPr>
            <w:tcW w:w="47" w:type="pct"/>
          </w:tcPr>
          <w:p w14:paraId="69767659" w14:textId="77777777" w:rsidR="00340440" w:rsidRPr="003F0DC6" w:rsidRDefault="00340440" w:rsidP="007A6B90">
            <w:pPr>
              <w:jc w:val="center"/>
              <w:rPr>
                <w:sz w:val="21"/>
                <w:szCs w:val="21"/>
              </w:rPr>
            </w:pPr>
          </w:p>
        </w:tc>
        <w:tc>
          <w:tcPr>
            <w:tcW w:w="503" w:type="pct"/>
            <w:noWrap/>
            <w:vAlign w:val="center"/>
            <w:hideMark/>
          </w:tcPr>
          <w:p w14:paraId="00A71FDC" w14:textId="77777777" w:rsidR="00340440" w:rsidRPr="003F0DC6" w:rsidRDefault="00340440" w:rsidP="007A6B90">
            <w:pPr>
              <w:jc w:val="center"/>
              <w:rPr>
                <w:sz w:val="21"/>
                <w:szCs w:val="21"/>
              </w:rPr>
            </w:pPr>
            <w:r w:rsidRPr="003F0DC6">
              <w:rPr>
                <w:rFonts w:hint="eastAsia"/>
                <w:sz w:val="21"/>
                <w:szCs w:val="21"/>
              </w:rPr>
              <w:t>0.496</w:t>
            </w:r>
          </w:p>
        </w:tc>
        <w:tc>
          <w:tcPr>
            <w:tcW w:w="507" w:type="pct"/>
            <w:noWrap/>
            <w:vAlign w:val="center"/>
            <w:hideMark/>
          </w:tcPr>
          <w:p w14:paraId="267DE123" w14:textId="77777777" w:rsidR="00340440" w:rsidRPr="003F0DC6" w:rsidRDefault="00340440" w:rsidP="007A6B90">
            <w:pPr>
              <w:jc w:val="center"/>
              <w:rPr>
                <w:sz w:val="21"/>
                <w:szCs w:val="21"/>
              </w:rPr>
            </w:pPr>
            <w:r w:rsidRPr="003F0DC6">
              <w:rPr>
                <w:sz w:val="21"/>
                <w:szCs w:val="21"/>
              </w:rPr>
              <w:t>&lt; 0.001</w:t>
            </w:r>
          </w:p>
        </w:tc>
        <w:tc>
          <w:tcPr>
            <w:tcW w:w="48" w:type="pct"/>
          </w:tcPr>
          <w:p w14:paraId="4632C79E" w14:textId="77777777" w:rsidR="00340440" w:rsidRPr="003F0DC6" w:rsidRDefault="00340440" w:rsidP="007A6B90">
            <w:pPr>
              <w:jc w:val="center"/>
              <w:rPr>
                <w:sz w:val="21"/>
                <w:szCs w:val="21"/>
              </w:rPr>
            </w:pPr>
          </w:p>
        </w:tc>
        <w:tc>
          <w:tcPr>
            <w:tcW w:w="340" w:type="pct"/>
            <w:noWrap/>
            <w:vAlign w:val="center"/>
            <w:hideMark/>
          </w:tcPr>
          <w:p w14:paraId="2520DDD1" w14:textId="77777777" w:rsidR="00340440" w:rsidRPr="003F0DC6" w:rsidRDefault="00340440" w:rsidP="007A6B90">
            <w:pPr>
              <w:jc w:val="center"/>
              <w:rPr>
                <w:sz w:val="21"/>
                <w:szCs w:val="21"/>
              </w:rPr>
            </w:pPr>
            <w:r w:rsidRPr="003F0DC6">
              <w:rPr>
                <w:rFonts w:hint="eastAsia"/>
                <w:sz w:val="21"/>
                <w:szCs w:val="21"/>
              </w:rPr>
              <w:t>67.6</w:t>
            </w:r>
          </w:p>
        </w:tc>
        <w:tc>
          <w:tcPr>
            <w:tcW w:w="505" w:type="pct"/>
            <w:vAlign w:val="center"/>
          </w:tcPr>
          <w:p w14:paraId="78EA5BCF" w14:textId="77777777" w:rsidR="00340440" w:rsidRPr="003F0DC6" w:rsidRDefault="00340440" w:rsidP="007A6B90">
            <w:pPr>
              <w:jc w:val="center"/>
              <w:rPr>
                <w:sz w:val="21"/>
                <w:szCs w:val="21"/>
              </w:rPr>
            </w:pPr>
            <w:r w:rsidRPr="003F0DC6">
              <w:rPr>
                <w:sz w:val="21"/>
                <w:szCs w:val="21"/>
              </w:rPr>
              <w:t>&lt; 0.001</w:t>
            </w:r>
          </w:p>
        </w:tc>
      </w:tr>
      <w:tr w:rsidR="00340440" w:rsidRPr="003F0DC6" w14:paraId="308A56FE" w14:textId="77777777" w:rsidTr="007A6B90">
        <w:trPr>
          <w:trHeight w:val="285"/>
        </w:trPr>
        <w:tc>
          <w:tcPr>
            <w:tcW w:w="1096" w:type="pct"/>
            <w:noWrap/>
            <w:vAlign w:val="center"/>
            <w:hideMark/>
          </w:tcPr>
          <w:p w14:paraId="5EC3313F" w14:textId="77777777" w:rsidR="00340440" w:rsidRPr="003F0DC6" w:rsidRDefault="00340440" w:rsidP="007A6B90">
            <w:pPr>
              <w:rPr>
                <w:sz w:val="21"/>
                <w:szCs w:val="21"/>
              </w:rPr>
            </w:pPr>
            <w:r w:rsidRPr="003F0DC6">
              <w:rPr>
                <w:rFonts w:hint="eastAsia"/>
                <w:sz w:val="21"/>
                <w:szCs w:val="21"/>
              </w:rPr>
              <w:t>Rainfall</w:t>
            </w:r>
          </w:p>
        </w:tc>
        <w:tc>
          <w:tcPr>
            <w:tcW w:w="376" w:type="pct"/>
            <w:noWrap/>
            <w:vAlign w:val="center"/>
            <w:hideMark/>
          </w:tcPr>
          <w:p w14:paraId="01452FC8" w14:textId="77777777" w:rsidR="00340440" w:rsidRPr="003F0DC6" w:rsidRDefault="00340440" w:rsidP="007A6B90">
            <w:pPr>
              <w:jc w:val="center"/>
              <w:rPr>
                <w:sz w:val="21"/>
                <w:szCs w:val="21"/>
              </w:rPr>
            </w:pPr>
            <w:r w:rsidRPr="003F0DC6">
              <w:rPr>
                <w:rFonts w:hint="eastAsia"/>
                <w:sz w:val="21"/>
                <w:szCs w:val="21"/>
              </w:rPr>
              <w:t>501.3</w:t>
            </w:r>
          </w:p>
        </w:tc>
        <w:tc>
          <w:tcPr>
            <w:tcW w:w="555" w:type="pct"/>
            <w:noWrap/>
            <w:vAlign w:val="center"/>
            <w:hideMark/>
          </w:tcPr>
          <w:p w14:paraId="5646C2BA" w14:textId="77777777" w:rsidR="00340440" w:rsidRPr="003F0DC6" w:rsidRDefault="00340440" w:rsidP="007A6B90">
            <w:pPr>
              <w:jc w:val="center"/>
              <w:rPr>
                <w:sz w:val="21"/>
                <w:szCs w:val="21"/>
              </w:rPr>
            </w:pPr>
            <w:r w:rsidRPr="003F0DC6">
              <w:rPr>
                <w:rFonts w:hint="eastAsia"/>
                <w:sz w:val="21"/>
                <w:szCs w:val="21"/>
              </w:rPr>
              <w:t>471.6</w:t>
            </w:r>
          </w:p>
        </w:tc>
        <w:tc>
          <w:tcPr>
            <w:tcW w:w="47" w:type="pct"/>
          </w:tcPr>
          <w:p w14:paraId="73A946D0" w14:textId="77777777" w:rsidR="00340440" w:rsidRPr="003F0DC6" w:rsidRDefault="00340440" w:rsidP="007A6B90">
            <w:pPr>
              <w:jc w:val="center"/>
              <w:rPr>
                <w:sz w:val="21"/>
                <w:szCs w:val="21"/>
              </w:rPr>
            </w:pPr>
          </w:p>
        </w:tc>
        <w:tc>
          <w:tcPr>
            <w:tcW w:w="421" w:type="pct"/>
            <w:noWrap/>
            <w:vAlign w:val="center"/>
            <w:hideMark/>
          </w:tcPr>
          <w:p w14:paraId="400E9EC9" w14:textId="77777777" w:rsidR="00340440" w:rsidRPr="003F0DC6" w:rsidRDefault="00340440" w:rsidP="007A6B90">
            <w:pPr>
              <w:jc w:val="center"/>
              <w:rPr>
                <w:sz w:val="21"/>
                <w:szCs w:val="21"/>
              </w:rPr>
            </w:pPr>
            <w:r w:rsidRPr="003F0DC6">
              <w:rPr>
                <w:sz w:val="21"/>
                <w:szCs w:val="21"/>
              </w:rPr>
              <w:t>&lt; 0.001</w:t>
            </w:r>
          </w:p>
        </w:tc>
        <w:tc>
          <w:tcPr>
            <w:tcW w:w="555" w:type="pct"/>
            <w:noWrap/>
            <w:vAlign w:val="center"/>
            <w:hideMark/>
          </w:tcPr>
          <w:p w14:paraId="0BEE5D5D" w14:textId="77777777" w:rsidR="00340440" w:rsidRPr="003F0DC6" w:rsidRDefault="00340440" w:rsidP="007A6B90">
            <w:pPr>
              <w:jc w:val="center"/>
              <w:rPr>
                <w:sz w:val="21"/>
                <w:szCs w:val="21"/>
              </w:rPr>
            </w:pPr>
            <w:r w:rsidRPr="003F0DC6">
              <w:rPr>
                <w:rFonts w:hint="eastAsia"/>
                <w:sz w:val="21"/>
                <w:szCs w:val="21"/>
              </w:rPr>
              <w:t>0.152</w:t>
            </w:r>
          </w:p>
        </w:tc>
        <w:tc>
          <w:tcPr>
            <w:tcW w:w="47" w:type="pct"/>
          </w:tcPr>
          <w:p w14:paraId="5280722E" w14:textId="77777777" w:rsidR="00340440" w:rsidRPr="003F0DC6" w:rsidRDefault="00340440" w:rsidP="007A6B90">
            <w:pPr>
              <w:jc w:val="center"/>
              <w:rPr>
                <w:sz w:val="21"/>
                <w:szCs w:val="21"/>
              </w:rPr>
            </w:pPr>
          </w:p>
        </w:tc>
        <w:tc>
          <w:tcPr>
            <w:tcW w:w="503" w:type="pct"/>
            <w:noWrap/>
            <w:vAlign w:val="center"/>
            <w:hideMark/>
          </w:tcPr>
          <w:p w14:paraId="24A92DCC" w14:textId="77777777" w:rsidR="00340440" w:rsidRPr="003F0DC6" w:rsidRDefault="00340440" w:rsidP="007A6B90">
            <w:pPr>
              <w:jc w:val="center"/>
              <w:rPr>
                <w:sz w:val="21"/>
                <w:szCs w:val="21"/>
              </w:rPr>
            </w:pPr>
            <w:r w:rsidRPr="003F0DC6">
              <w:rPr>
                <w:rFonts w:hint="eastAsia"/>
                <w:sz w:val="21"/>
                <w:szCs w:val="21"/>
              </w:rPr>
              <w:t>0.385</w:t>
            </w:r>
          </w:p>
        </w:tc>
        <w:tc>
          <w:tcPr>
            <w:tcW w:w="507" w:type="pct"/>
            <w:noWrap/>
            <w:vAlign w:val="center"/>
            <w:hideMark/>
          </w:tcPr>
          <w:p w14:paraId="094EB1D8" w14:textId="77777777" w:rsidR="00340440" w:rsidRPr="003F0DC6" w:rsidRDefault="00340440" w:rsidP="007A6B90">
            <w:pPr>
              <w:jc w:val="center"/>
              <w:rPr>
                <w:sz w:val="21"/>
                <w:szCs w:val="21"/>
              </w:rPr>
            </w:pPr>
            <w:r w:rsidRPr="003F0DC6">
              <w:rPr>
                <w:sz w:val="21"/>
                <w:szCs w:val="21"/>
              </w:rPr>
              <w:t>&lt; 0.001</w:t>
            </w:r>
          </w:p>
        </w:tc>
        <w:tc>
          <w:tcPr>
            <w:tcW w:w="48" w:type="pct"/>
          </w:tcPr>
          <w:p w14:paraId="2B0970EE" w14:textId="77777777" w:rsidR="00340440" w:rsidRPr="003F0DC6" w:rsidRDefault="00340440" w:rsidP="007A6B90">
            <w:pPr>
              <w:jc w:val="center"/>
              <w:rPr>
                <w:sz w:val="21"/>
                <w:szCs w:val="21"/>
              </w:rPr>
            </w:pPr>
          </w:p>
        </w:tc>
        <w:tc>
          <w:tcPr>
            <w:tcW w:w="340" w:type="pct"/>
            <w:noWrap/>
            <w:vAlign w:val="center"/>
            <w:hideMark/>
          </w:tcPr>
          <w:p w14:paraId="243E1C8D" w14:textId="77777777" w:rsidR="00340440" w:rsidRPr="003F0DC6" w:rsidRDefault="00340440" w:rsidP="007A6B90">
            <w:pPr>
              <w:jc w:val="center"/>
              <w:rPr>
                <w:sz w:val="21"/>
                <w:szCs w:val="21"/>
              </w:rPr>
            </w:pPr>
            <w:r w:rsidRPr="003F0DC6">
              <w:rPr>
                <w:rFonts w:hint="eastAsia"/>
                <w:sz w:val="21"/>
                <w:szCs w:val="21"/>
              </w:rPr>
              <w:t>66.5</w:t>
            </w:r>
          </w:p>
        </w:tc>
        <w:tc>
          <w:tcPr>
            <w:tcW w:w="505" w:type="pct"/>
            <w:vAlign w:val="center"/>
          </w:tcPr>
          <w:p w14:paraId="7DDA08A3" w14:textId="77777777" w:rsidR="00340440" w:rsidRPr="003F0DC6" w:rsidRDefault="00340440" w:rsidP="007A6B90">
            <w:pPr>
              <w:jc w:val="center"/>
              <w:rPr>
                <w:sz w:val="21"/>
                <w:szCs w:val="21"/>
              </w:rPr>
            </w:pPr>
            <w:r w:rsidRPr="003F0DC6">
              <w:rPr>
                <w:sz w:val="21"/>
                <w:szCs w:val="21"/>
              </w:rPr>
              <w:t>&lt; 0.001</w:t>
            </w:r>
          </w:p>
        </w:tc>
      </w:tr>
      <w:tr w:rsidR="00340440" w:rsidRPr="003F0DC6" w14:paraId="59187FD3" w14:textId="77777777" w:rsidTr="007A6B90">
        <w:trPr>
          <w:trHeight w:val="285"/>
        </w:trPr>
        <w:tc>
          <w:tcPr>
            <w:tcW w:w="1096" w:type="pct"/>
            <w:noWrap/>
            <w:vAlign w:val="center"/>
            <w:hideMark/>
          </w:tcPr>
          <w:p w14:paraId="463818D4" w14:textId="77777777" w:rsidR="00340440" w:rsidRPr="003F0DC6" w:rsidRDefault="00340440" w:rsidP="007A6B90">
            <w:pPr>
              <w:rPr>
                <w:sz w:val="21"/>
                <w:szCs w:val="21"/>
              </w:rPr>
            </w:pPr>
            <w:r w:rsidRPr="003F0DC6">
              <w:rPr>
                <w:rFonts w:hint="eastAsia"/>
                <w:sz w:val="21"/>
                <w:szCs w:val="21"/>
              </w:rPr>
              <w:t>Sunshine</w:t>
            </w:r>
            <w:r w:rsidRPr="003F0DC6">
              <w:rPr>
                <w:sz w:val="21"/>
                <w:szCs w:val="21"/>
              </w:rPr>
              <w:t xml:space="preserve"> hours</w:t>
            </w:r>
          </w:p>
        </w:tc>
        <w:tc>
          <w:tcPr>
            <w:tcW w:w="376" w:type="pct"/>
            <w:noWrap/>
            <w:vAlign w:val="center"/>
            <w:hideMark/>
          </w:tcPr>
          <w:p w14:paraId="711D4C96" w14:textId="77777777" w:rsidR="00340440" w:rsidRPr="003F0DC6" w:rsidRDefault="00340440" w:rsidP="007A6B90">
            <w:pPr>
              <w:jc w:val="center"/>
              <w:rPr>
                <w:sz w:val="21"/>
                <w:szCs w:val="21"/>
              </w:rPr>
            </w:pPr>
            <w:r w:rsidRPr="003F0DC6">
              <w:rPr>
                <w:rFonts w:hint="eastAsia"/>
                <w:sz w:val="21"/>
                <w:szCs w:val="21"/>
              </w:rPr>
              <w:t>523.2</w:t>
            </w:r>
          </w:p>
        </w:tc>
        <w:tc>
          <w:tcPr>
            <w:tcW w:w="555" w:type="pct"/>
            <w:noWrap/>
            <w:vAlign w:val="center"/>
            <w:hideMark/>
          </w:tcPr>
          <w:p w14:paraId="0C1012F4" w14:textId="77777777" w:rsidR="00340440" w:rsidRPr="003F0DC6" w:rsidRDefault="00340440" w:rsidP="007A6B90">
            <w:pPr>
              <w:jc w:val="center"/>
              <w:rPr>
                <w:sz w:val="21"/>
                <w:szCs w:val="21"/>
              </w:rPr>
            </w:pPr>
            <w:r w:rsidRPr="003F0DC6">
              <w:rPr>
                <w:rFonts w:hint="eastAsia"/>
                <w:sz w:val="21"/>
                <w:szCs w:val="21"/>
              </w:rPr>
              <w:t>472.8</w:t>
            </w:r>
          </w:p>
        </w:tc>
        <w:tc>
          <w:tcPr>
            <w:tcW w:w="47" w:type="pct"/>
          </w:tcPr>
          <w:p w14:paraId="5FB3C2E0" w14:textId="77777777" w:rsidR="00340440" w:rsidRPr="003F0DC6" w:rsidRDefault="00340440" w:rsidP="007A6B90">
            <w:pPr>
              <w:jc w:val="center"/>
              <w:rPr>
                <w:sz w:val="21"/>
                <w:szCs w:val="21"/>
              </w:rPr>
            </w:pPr>
          </w:p>
        </w:tc>
        <w:tc>
          <w:tcPr>
            <w:tcW w:w="421" w:type="pct"/>
            <w:noWrap/>
            <w:vAlign w:val="center"/>
            <w:hideMark/>
          </w:tcPr>
          <w:p w14:paraId="0E47F9F9" w14:textId="77777777" w:rsidR="00340440" w:rsidRPr="003F0DC6" w:rsidRDefault="00340440" w:rsidP="007A6B90">
            <w:pPr>
              <w:jc w:val="center"/>
              <w:rPr>
                <w:sz w:val="21"/>
                <w:szCs w:val="21"/>
              </w:rPr>
            </w:pPr>
            <w:r w:rsidRPr="003F0DC6">
              <w:rPr>
                <w:rFonts w:hint="eastAsia"/>
                <w:sz w:val="21"/>
                <w:szCs w:val="21"/>
              </w:rPr>
              <w:t>0.011</w:t>
            </w:r>
          </w:p>
        </w:tc>
        <w:tc>
          <w:tcPr>
            <w:tcW w:w="555" w:type="pct"/>
            <w:noWrap/>
            <w:vAlign w:val="center"/>
            <w:hideMark/>
          </w:tcPr>
          <w:p w14:paraId="7A4D7CD3" w14:textId="77777777" w:rsidR="00340440" w:rsidRPr="003F0DC6" w:rsidRDefault="00340440" w:rsidP="007A6B90">
            <w:pPr>
              <w:jc w:val="center"/>
              <w:rPr>
                <w:sz w:val="21"/>
                <w:szCs w:val="21"/>
              </w:rPr>
            </w:pPr>
            <w:r w:rsidRPr="003F0DC6">
              <w:rPr>
                <w:rFonts w:hint="eastAsia"/>
                <w:sz w:val="21"/>
                <w:szCs w:val="21"/>
              </w:rPr>
              <w:t>0.231</w:t>
            </w:r>
          </w:p>
        </w:tc>
        <w:tc>
          <w:tcPr>
            <w:tcW w:w="47" w:type="pct"/>
          </w:tcPr>
          <w:p w14:paraId="09BAB3C6" w14:textId="77777777" w:rsidR="00340440" w:rsidRPr="003F0DC6" w:rsidRDefault="00340440" w:rsidP="007A6B90">
            <w:pPr>
              <w:jc w:val="center"/>
              <w:rPr>
                <w:sz w:val="21"/>
                <w:szCs w:val="21"/>
              </w:rPr>
            </w:pPr>
          </w:p>
        </w:tc>
        <w:tc>
          <w:tcPr>
            <w:tcW w:w="503" w:type="pct"/>
            <w:noWrap/>
            <w:vAlign w:val="center"/>
            <w:hideMark/>
          </w:tcPr>
          <w:p w14:paraId="5A8F75FD" w14:textId="77777777" w:rsidR="00340440" w:rsidRPr="003F0DC6" w:rsidRDefault="00340440" w:rsidP="007A6B90">
            <w:pPr>
              <w:jc w:val="center"/>
              <w:rPr>
                <w:sz w:val="21"/>
                <w:szCs w:val="21"/>
              </w:rPr>
            </w:pPr>
            <w:r w:rsidRPr="003F0DC6">
              <w:rPr>
                <w:rFonts w:hint="eastAsia"/>
                <w:sz w:val="21"/>
                <w:szCs w:val="21"/>
              </w:rPr>
              <w:t>0.501</w:t>
            </w:r>
          </w:p>
        </w:tc>
        <w:tc>
          <w:tcPr>
            <w:tcW w:w="507" w:type="pct"/>
            <w:noWrap/>
            <w:vAlign w:val="center"/>
            <w:hideMark/>
          </w:tcPr>
          <w:p w14:paraId="4CAE5A8E" w14:textId="77777777" w:rsidR="00340440" w:rsidRPr="003F0DC6" w:rsidRDefault="00340440" w:rsidP="007A6B90">
            <w:pPr>
              <w:jc w:val="center"/>
              <w:rPr>
                <w:sz w:val="21"/>
                <w:szCs w:val="21"/>
              </w:rPr>
            </w:pPr>
            <w:r w:rsidRPr="003F0DC6">
              <w:rPr>
                <w:sz w:val="21"/>
                <w:szCs w:val="21"/>
              </w:rPr>
              <w:t>&lt; 0.001</w:t>
            </w:r>
          </w:p>
        </w:tc>
        <w:tc>
          <w:tcPr>
            <w:tcW w:w="48" w:type="pct"/>
          </w:tcPr>
          <w:p w14:paraId="57D4C5C9" w14:textId="77777777" w:rsidR="00340440" w:rsidRPr="003F0DC6" w:rsidRDefault="00340440" w:rsidP="007A6B90">
            <w:pPr>
              <w:jc w:val="center"/>
              <w:rPr>
                <w:sz w:val="21"/>
                <w:szCs w:val="21"/>
              </w:rPr>
            </w:pPr>
          </w:p>
        </w:tc>
        <w:tc>
          <w:tcPr>
            <w:tcW w:w="340" w:type="pct"/>
            <w:noWrap/>
            <w:vAlign w:val="center"/>
            <w:hideMark/>
          </w:tcPr>
          <w:p w14:paraId="18B4A5CF" w14:textId="77777777" w:rsidR="00340440" w:rsidRPr="003F0DC6" w:rsidRDefault="00340440" w:rsidP="007A6B90">
            <w:pPr>
              <w:jc w:val="center"/>
              <w:rPr>
                <w:sz w:val="21"/>
                <w:szCs w:val="21"/>
              </w:rPr>
            </w:pPr>
            <w:r w:rsidRPr="003F0DC6">
              <w:rPr>
                <w:rFonts w:hint="eastAsia"/>
                <w:sz w:val="21"/>
                <w:szCs w:val="21"/>
              </w:rPr>
              <w:t>67.6</w:t>
            </w:r>
          </w:p>
        </w:tc>
        <w:tc>
          <w:tcPr>
            <w:tcW w:w="505" w:type="pct"/>
            <w:vAlign w:val="center"/>
          </w:tcPr>
          <w:p w14:paraId="6549BE5A" w14:textId="77777777" w:rsidR="00340440" w:rsidRPr="003F0DC6" w:rsidRDefault="00340440" w:rsidP="007A6B90">
            <w:pPr>
              <w:jc w:val="center"/>
              <w:rPr>
                <w:sz w:val="21"/>
                <w:szCs w:val="21"/>
              </w:rPr>
            </w:pPr>
            <w:r w:rsidRPr="003F0DC6">
              <w:rPr>
                <w:sz w:val="21"/>
                <w:szCs w:val="21"/>
              </w:rPr>
              <w:t>&lt; 0.001</w:t>
            </w:r>
          </w:p>
        </w:tc>
      </w:tr>
      <w:tr w:rsidR="00340440" w:rsidRPr="003F0DC6" w14:paraId="3E5DA9A3" w14:textId="77777777" w:rsidTr="007A6B90">
        <w:trPr>
          <w:trHeight w:val="285"/>
        </w:trPr>
        <w:tc>
          <w:tcPr>
            <w:tcW w:w="1096" w:type="pct"/>
            <w:noWrap/>
            <w:vAlign w:val="center"/>
            <w:hideMark/>
          </w:tcPr>
          <w:p w14:paraId="1BECA888" w14:textId="77777777" w:rsidR="00340440" w:rsidRPr="003F0DC6" w:rsidRDefault="00340440" w:rsidP="007A6B90">
            <w:pPr>
              <w:rPr>
                <w:sz w:val="21"/>
                <w:szCs w:val="21"/>
              </w:rPr>
            </w:pPr>
            <w:r w:rsidRPr="003F0DC6">
              <w:rPr>
                <w:rFonts w:hint="eastAsia"/>
                <w:sz w:val="21"/>
                <w:szCs w:val="21"/>
              </w:rPr>
              <w:t>Population increase</w:t>
            </w:r>
          </w:p>
        </w:tc>
        <w:tc>
          <w:tcPr>
            <w:tcW w:w="376" w:type="pct"/>
            <w:noWrap/>
            <w:vAlign w:val="center"/>
            <w:hideMark/>
          </w:tcPr>
          <w:p w14:paraId="610A2BF1" w14:textId="77777777" w:rsidR="00340440" w:rsidRPr="003F0DC6" w:rsidRDefault="00340440" w:rsidP="007A6B90">
            <w:pPr>
              <w:jc w:val="center"/>
              <w:rPr>
                <w:sz w:val="21"/>
                <w:szCs w:val="21"/>
              </w:rPr>
            </w:pPr>
            <w:r w:rsidRPr="003F0DC6">
              <w:rPr>
                <w:rFonts w:hint="eastAsia"/>
                <w:sz w:val="21"/>
                <w:szCs w:val="21"/>
              </w:rPr>
              <w:t>536.4</w:t>
            </w:r>
          </w:p>
        </w:tc>
        <w:tc>
          <w:tcPr>
            <w:tcW w:w="555" w:type="pct"/>
            <w:noWrap/>
            <w:vAlign w:val="center"/>
            <w:hideMark/>
          </w:tcPr>
          <w:p w14:paraId="5E44A1C7" w14:textId="77777777" w:rsidR="00340440" w:rsidRPr="003F0DC6" w:rsidRDefault="00340440" w:rsidP="007A6B90">
            <w:pPr>
              <w:jc w:val="center"/>
              <w:rPr>
                <w:sz w:val="21"/>
                <w:szCs w:val="21"/>
              </w:rPr>
            </w:pPr>
            <w:r w:rsidRPr="003F0DC6">
              <w:rPr>
                <w:rFonts w:hint="eastAsia"/>
                <w:sz w:val="21"/>
                <w:szCs w:val="21"/>
              </w:rPr>
              <w:t>476.8</w:t>
            </w:r>
          </w:p>
        </w:tc>
        <w:tc>
          <w:tcPr>
            <w:tcW w:w="47" w:type="pct"/>
          </w:tcPr>
          <w:p w14:paraId="09FF3859" w14:textId="77777777" w:rsidR="00340440" w:rsidRPr="003F0DC6" w:rsidRDefault="00340440" w:rsidP="007A6B90">
            <w:pPr>
              <w:jc w:val="center"/>
              <w:rPr>
                <w:sz w:val="21"/>
                <w:szCs w:val="21"/>
              </w:rPr>
            </w:pPr>
          </w:p>
        </w:tc>
        <w:tc>
          <w:tcPr>
            <w:tcW w:w="421" w:type="pct"/>
            <w:noWrap/>
            <w:vAlign w:val="center"/>
            <w:hideMark/>
          </w:tcPr>
          <w:p w14:paraId="1F2154C6" w14:textId="77777777" w:rsidR="00340440" w:rsidRPr="003F0DC6" w:rsidRDefault="00340440" w:rsidP="007A6B90">
            <w:pPr>
              <w:jc w:val="center"/>
              <w:rPr>
                <w:sz w:val="21"/>
                <w:szCs w:val="21"/>
              </w:rPr>
            </w:pPr>
            <w:r w:rsidRPr="003F0DC6">
              <w:rPr>
                <w:rFonts w:hint="eastAsia"/>
                <w:sz w:val="21"/>
                <w:szCs w:val="21"/>
              </w:rPr>
              <w:t>0.905</w:t>
            </w:r>
          </w:p>
        </w:tc>
        <w:tc>
          <w:tcPr>
            <w:tcW w:w="555" w:type="pct"/>
            <w:noWrap/>
            <w:vAlign w:val="center"/>
            <w:hideMark/>
          </w:tcPr>
          <w:p w14:paraId="5CBDEA5F" w14:textId="77777777" w:rsidR="00340440" w:rsidRPr="003F0DC6" w:rsidRDefault="00340440" w:rsidP="007A6B90">
            <w:pPr>
              <w:jc w:val="center"/>
              <w:rPr>
                <w:sz w:val="21"/>
                <w:szCs w:val="21"/>
              </w:rPr>
            </w:pPr>
            <w:r w:rsidRPr="003F0DC6">
              <w:rPr>
                <w:rFonts w:hint="eastAsia"/>
                <w:sz w:val="21"/>
                <w:szCs w:val="21"/>
              </w:rPr>
              <w:t>0.714</w:t>
            </w:r>
          </w:p>
        </w:tc>
        <w:tc>
          <w:tcPr>
            <w:tcW w:w="47" w:type="pct"/>
          </w:tcPr>
          <w:p w14:paraId="7CD5326C" w14:textId="77777777" w:rsidR="00340440" w:rsidRPr="003F0DC6" w:rsidRDefault="00340440" w:rsidP="007A6B90">
            <w:pPr>
              <w:jc w:val="center"/>
              <w:rPr>
                <w:sz w:val="21"/>
                <w:szCs w:val="21"/>
              </w:rPr>
            </w:pPr>
          </w:p>
        </w:tc>
        <w:tc>
          <w:tcPr>
            <w:tcW w:w="503" w:type="pct"/>
            <w:noWrap/>
            <w:vAlign w:val="center"/>
            <w:hideMark/>
          </w:tcPr>
          <w:p w14:paraId="19FC595D" w14:textId="77777777" w:rsidR="00340440" w:rsidRPr="003F0DC6" w:rsidRDefault="00340440" w:rsidP="007A6B90">
            <w:pPr>
              <w:jc w:val="center"/>
              <w:rPr>
                <w:sz w:val="21"/>
                <w:szCs w:val="21"/>
              </w:rPr>
            </w:pPr>
            <w:r w:rsidRPr="003F0DC6">
              <w:rPr>
                <w:rFonts w:hint="eastAsia"/>
                <w:sz w:val="21"/>
                <w:szCs w:val="21"/>
              </w:rPr>
              <w:t>0.543</w:t>
            </w:r>
          </w:p>
        </w:tc>
        <w:tc>
          <w:tcPr>
            <w:tcW w:w="507" w:type="pct"/>
            <w:noWrap/>
            <w:vAlign w:val="center"/>
            <w:hideMark/>
          </w:tcPr>
          <w:p w14:paraId="00FD0FA5" w14:textId="77777777" w:rsidR="00340440" w:rsidRPr="003F0DC6" w:rsidRDefault="00340440" w:rsidP="007A6B90">
            <w:pPr>
              <w:jc w:val="center"/>
              <w:rPr>
                <w:sz w:val="21"/>
                <w:szCs w:val="21"/>
              </w:rPr>
            </w:pPr>
            <w:r w:rsidRPr="003F0DC6">
              <w:rPr>
                <w:sz w:val="21"/>
                <w:szCs w:val="21"/>
              </w:rPr>
              <w:t>&lt; 0.001</w:t>
            </w:r>
          </w:p>
        </w:tc>
        <w:tc>
          <w:tcPr>
            <w:tcW w:w="48" w:type="pct"/>
          </w:tcPr>
          <w:p w14:paraId="074DCBAA" w14:textId="77777777" w:rsidR="00340440" w:rsidRPr="003F0DC6" w:rsidRDefault="00340440" w:rsidP="007A6B90">
            <w:pPr>
              <w:jc w:val="center"/>
              <w:rPr>
                <w:sz w:val="21"/>
                <w:szCs w:val="21"/>
              </w:rPr>
            </w:pPr>
          </w:p>
        </w:tc>
        <w:tc>
          <w:tcPr>
            <w:tcW w:w="340" w:type="pct"/>
            <w:noWrap/>
            <w:vAlign w:val="center"/>
            <w:hideMark/>
          </w:tcPr>
          <w:p w14:paraId="4E8AFE5E" w14:textId="77777777" w:rsidR="00340440" w:rsidRPr="003F0DC6" w:rsidRDefault="00340440" w:rsidP="007A6B90">
            <w:pPr>
              <w:jc w:val="center"/>
              <w:rPr>
                <w:sz w:val="21"/>
                <w:szCs w:val="21"/>
              </w:rPr>
            </w:pPr>
            <w:r w:rsidRPr="003F0DC6">
              <w:rPr>
                <w:rFonts w:hint="eastAsia"/>
                <w:sz w:val="21"/>
                <w:szCs w:val="21"/>
              </w:rPr>
              <w:t>68.5</w:t>
            </w:r>
          </w:p>
        </w:tc>
        <w:tc>
          <w:tcPr>
            <w:tcW w:w="505" w:type="pct"/>
            <w:vAlign w:val="center"/>
          </w:tcPr>
          <w:p w14:paraId="454D37AC" w14:textId="77777777" w:rsidR="00340440" w:rsidRPr="003F0DC6" w:rsidRDefault="00340440" w:rsidP="007A6B90">
            <w:pPr>
              <w:jc w:val="center"/>
              <w:rPr>
                <w:sz w:val="21"/>
                <w:szCs w:val="21"/>
              </w:rPr>
            </w:pPr>
            <w:r w:rsidRPr="003F0DC6">
              <w:rPr>
                <w:sz w:val="21"/>
                <w:szCs w:val="21"/>
              </w:rPr>
              <w:t>&lt; 0.001</w:t>
            </w:r>
          </w:p>
        </w:tc>
      </w:tr>
      <w:tr w:rsidR="00340440" w:rsidRPr="003F0DC6" w14:paraId="24BDA1FD" w14:textId="77777777" w:rsidTr="007A6B90">
        <w:trPr>
          <w:trHeight w:val="285"/>
        </w:trPr>
        <w:tc>
          <w:tcPr>
            <w:tcW w:w="1096" w:type="pct"/>
            <w:noWrap/>
            <w:vAlign w:val="center"/>
            <w:hideMark/>
          </w:tcPr>
          <w:p w14:paraId="2A419820" w14:textId="77777777" w:rsidR="00340440" w:rsidRPr="003F0DC6" w:rsidRDefault="00340440" w:rsidP="007A6B90">
            <w:pPr>
              <w:rPr>
                <w:sz w:val="21"/>
                <w:szCs w:val="21"/>
              </w:rPr>
            </w:pPr>
            <w:r w:rsidRPr="003F0DC6">
              <w:rPr>
                <w:rFonts w:hint="eastAsia"/>
                <w:sz w:val="21"/>
                <w:szCs w:val="21"/>
              </w:rPr>
              <w:t>Population density</w:t>
            </w:r>
          </w:p>
        </w:tc>
        <w:tc>
          <w:tcPr>
            <w:tcW w:w="376" w:type="pct"/>
            <w:noWrap/>
            <w:vAlign w:val="center"/>
            <w:hideMark/>
          </w:tcPr>
          <w:p w14:paraId="3175C929" w14:textId="77777777" w:rsidR="00340440" w:rsidRPr="003F0DC6" w:rsidRDefault="00340440" w:rsidP="007A6B90">
            <w:pPr>
              <w:jc w:val="center"/>
              <w:rPr>
                <w:sz w:val="21"/>
                <w:szCs w:val="21"/>
              </w:rPr>
            </w:pPr>
            <w:r w:rsidRPr="003F0DC6">
              <w:rPr>
                <w:rFonts w:hint="eastAsia"/>
                <w:sz w:val="21"/>
                <w:szCs w:val="21"/>
              </w:rPr>
              <w:t>531.5</w:t>
            </w:r>
          </w:p>
        </w:tc>
        <w:tc>
          <w:tcPr>
            <w:tcW w:w="555" w:type="pct"/>
            <w:noWrap/>
            <w:vAlign w:val="center"/>
            <w:hideMark/>
          </w:tcPr>
          <w:p w14:paraId="0EB2F2F4" w14:textId="77777777" w:rsidR="00340440" w:rsidRPr="003F0DC6" w:rsidRDefault="00340440" w:rsidP="007A6B90">
            <w:pPr>
              <w:jc w:val="center"/>
              <w:rPr>
                <w:sz w:val="21"/>
                <w:szCs w:val="21"/>
              </w:rPr>
            </w:pPr>
            <w:r w:rsidRPr="003F0DC6">
              <w:rPr>
                <w:rFonts w:hint="eastAsia"/>
                <w:sz w:val="21"/>
                <w:szCs w:val="21"/>
              </w:rPr>
              <w:t>471.5</w:t>
            </w:r>
          </w:p>
        </w:tc>
        <w:tc>
          <w:tcPr>
            <w:tcW w:w="47" w:type="pct"/>
          </w:tcPr>
          <w:p w14:paraId="021F31F1" w14:textId="77777777" w:rsidR="00340440" w:rsidRPr="003F0DC6" w:rsidRDefault="00340440" w:rsidP="007A6B90">
            <w:pPr>
              <w:jc w:val="center"/>
              <w:rPr>
                <w:sz w:val="21"/>
                <w:szCs w:val="21"/>
              </w:rPr>
            </w:pPr>
          </w:p>
        </w:tc>
        <w:tc>
          <w:tcPr>
            <w:tcW w:w="421" w:type="pct"/>
            <w:noWrap/>
            <w:vAlign w:val="center"/>
            <w:hideMark/>
          </w:tcPr>
          <w:p w14:paraId="01CB9FFB" w14:textId="77777777" w:rsidR="00340440" w:rsidRPr="003F0DC6" w:rsidRDefault="00340440" w:rsidP="007A6B90">
            <w:pPr>
              <w:jc w:val="center"/>
              <w:rPr>
                <w:sz w:val="21"/>
                <w:szCs w:val="21"/>
              </w:rPr>
            </w:pPr>
            <w:r w:rsidRPr="003F0DC6">
              <w:rPr>
                <w:rFonts w:hint="eastAsia"/>
                <w:sz w:val="21"/>
                <w:szCs w:val="21"/>
              </w:rPr>
              <w:t>0.265</w:t>
            </w:r>
          </w:p>
        </w:tc>
        <w:tc>
          <w:tcPr>
            <w:tcW w:w="555" w:type="pct"/>
            <w:noWrap/>
            <w:vAlign w:val="center"/>
            <w:hideMark/>
          </w:tcPr>
          <w:p w14:paraId="7BC500DA" w14:textId="77777777" w:rsidR="00340440" w:rsidRPr="003F0DC6" w:rsidRDefault="00340440" w:rsidP="007A6B90">
            <w:pPr>
              <w:jc w:val="center"/>
              <w:rPr>
                <w:sz w:val="21"/>
                <w:szCs w:val="21"/>
              </w:rPr>
            </w:pPr>
            <w:r w:rsidRPr="003F0DC6">
              <w:rPr>
                <w:rFonts w:hint="eastAsia"/>
                <w:sz w:val="21"/>
                <w:szCs w:val="21"/>
              </w:rPr>
              <w:t>0.147</w:t>
            </w:r>
          </w:p>
        </w:tc>
        <w:tc>
          <w:tcPr>
            <w:tcW w:w="47" w:type="pct"/>
          </w:tcPr>
          <w:p w14:paraId="4FBEA386" w14:textId="77777777" w:rsidR="00340440" w:rsidRPr="003F0DC6" w:rsidRDefault="00340440" w:rsidP="007A6B90">
            <w:pPr>
              <w:jc w:val="center"/>
              <w:rPr>
                <w:sz w:val="21"/>
                <w:szCs w:val="21"/>
              </w:rPr>
            </w:pPr>
          </w:p>
        </w:tc>
        <w:tc>
          <w:tcPr>
            <w:tcW w:w="503" w:type="pct"/>
            <w:noWrap/>
            <w:vAlign w:val="center"/>
            <w:hideMark/>
          </w:tcPr>
          <w:p w14:paraId="5F943973" w14:textId="77777777" w:rsidR="00340440" w:rsidRPr="003F0DC6" w:rsidRDefault="00340440" w:rsidP="007A6B90">
            <w:pPr>
              <w:jc w:val="center"/>
              <w:rPr>
                <w:sz w:val="21"/>
                <w:szCs w:val="21"/>
              </w:rPr>
            </w:pPr>
            <w:r w:rsidRPr="003F0DC6">
              <w:rPr>
                <w:rFonts w:hint="eastAsia"/>
                <w:sz w:val="21"/>
                <w:szCs w:val="21"/>
              </w:rPr>
              <w:t>0.569</w:t>
            </w:r>
          </w:p>
        </w:tc>
        <w:tc>
          <w:tcPr>
            <w:tcW w:w="507" w:type="pct"/>
            <w:noWrap/>
            <w:vAlign w:val="center"/>
            <w:hideMark/>
          </w:tcPr>
          <w:p w14:paraId="546CCE96" w14:textId="77777777" w:rsidR="00340440" w:rsidRPr="003F0DC6" w:rsidRDefault="00340440" w:rsidP="007A6B90">
            <w:pPr>
              <w:jc w:val="center"/>
              <w:rPr>
                <w:sz w:val="21"/>
                <w:szCs w:val="21"/>
              </w:rPr>
            </w:pPr>
            <w:r w:rsidRPr="003F0DC6">
              <w:rPr>
                <w:sz w:val="21"/>
                <w:szCs w:val="21"/>
              </w:rPr>
              <w:t>&lt; 0.001</w:t>
            </w:r>
          </w:p>
        </w:tc>
        <w:tc>
          <w:tcPr>
            <w:tcW w:w="48" w:type="pct"/>
          </w:tcPr>
          <w:p w14:paraId="6D3E3A37" w14:textId="77777777" w:rsidR="00340440" w:rsidRPr="003F0DC6" w:rsidRDefault="00340440" w:rsidP="007A6B90">
            <w:pPr>
              <w:jc w:val="center"/>
              <w:rPr>
                <w:sz w:val="21"/>
                <w:szCs w:val="21"/>
              </w:rPr>
            </w:pPr>
          </w:p>
        </w:tc>
        <w:tc>
          <w:tcPr>
            <w:tcW w:w="340" w:type="pct"/>
            <w:noWrap/>
            <w:vAlign w:val="center"/>
            <w:hideMark/>
          </w:tcPr>
          <w:p w14:paraId="074C3523" w14:textId="77777777" w:rsidR="00340440" w:rsidRPr="003F0DC6" w:rsidRDefault="00340440" w:rsidP="007A6B90">
            <w:pPr>
              <w:jc w:val="center"/>
              <w:rPr>
                <w:sz w:val="21"/>
                <w:szCs w:val="21"/>
              </w:rPr>
            </w:pPr>
            <w:r w:rsidRPr="003F0DC6">
              <w:rPr>
                <w:rFonts w:hint="eastAsia"/>
                <w:sz w:val="21"/>
                <w:szCs w:val="21"/>
              </w:rPr>
              <w:t>68.6</w:t>
            </w:r>
          </w:p>
        </w:tc>
        <w:tc>
          <w:tcPr>
            <w:tcW w:w="505" w:type="pct"/>
            <w:vAlign w:val="center"/>
          </w:tcPr>
          <w:p w14:paraId="119F3B96" w14:textId="77777777" w:rsidR="00340440" w:rsidRPr="003F0DC6" w:rsidRDefault="00340440" w:rsidP="007A6B90">
            <w:pPr>
              <w:jc w:val="center"/>
              <w:rPr>
                <w:sz w:val="21"/>
                <w:szCs w:val="21"/>
              </w:rPr>
            </w:pPr>
            <w:r w:rsidRPr="003F0DC6">
              <w:rPr>
                <w:sz w:val="21"/>
                <w:szCs w:val="21"/>
              </w:rPr>
              <w:t>&lt; 0.001</w:t>
            </w:r>
          </w:p>
        </w:tc>
      </w:tr>
      <w:tr w:rsidR="00340440" w:rsidRPr="003F0DC6" w14:paraId="4AEC5016" w14:textId="77777777" w:rsidTr="007A6B90">
        <w:trPr>
          <w:trHeight w:val="285"/>
        </w:trPr>
        <w:tc>
          <w:tcPr>
            <w:tcW w:w="1096" w:type="pct"/>
            <w:tcBorders>
              <w:bottom w:val="nil"/>
            </w:tcBorders>
            <w:noWrap/>
            <w:vAlign w:val="center"/>
            <w:hideMark/>
          </w:tcPr>
          <w:p w14:paraId="19FC3F1A" w14:textId="77777777" w:rsidR="00340440" w:rsidRPr="003F0DC6" w:rsidRDefault="00340440" w:rsidP="007A6B90">
            <w:pPr>
              <w:rPr>
                <w:sz w:val="21"/>
                <w:szCs w:val="21"/>
              </w:rPr>
            </w:pPr>
            <w:r w:rsidRPr="003F0DC6">
              <w:rPr>
                <w:rFonts w:hint="eastAsia"/>
                <w:sz w:val="21"/>
                <w:szCs w:val="21"/>
              </w:rPr>
              <w:t>GDP per person</w:t>
            </w:r>
          </w:p>
        </w:tc>
        <w:tc>
          <w:tcPr>
            <w:tcW w:w="376" w:type="pct"/>
            <w:tcBorders>
              <w:bottom w:val="nil"/>
            </w:tcBorders>
            <w:noWrap/>
            <w:vAlign w:val="center"/>
            <w:hideMark/>
          </w:tcPr>
          <w:p w14:paraId="7D0D9A43" w14:textId="77777777" w:rsidR="00340440" w:rsidRPr="003F0DC6" w:rsidRDefault="00340440" w:rsidP="007A6B90">
            <w:pPr>
              <w:jc w:val="center"/>
              <w:rPr>
                <w:sz w:val="21"/>
                <w:szCs w:val="21"/>
              </w:rPr>
            </w:pPr>
            <w:r w:rsidRPr="003F0DC6">
              <w:rPr>
                <w:rFonts w:hint="eastAsia"/>
                <w:sz w:val="21"/>
                <w:szCs w:val="21"/>
              </w:rPr>
              <w:t>529</w:t>
            </w:r>
          </w:p>
        </w:tc>
        <w:tc>
          <w:tcPr>
            <w:tcW w:w="555" w:type="pct"/>
            <w:tcBorders>
              <w:bottom w:val="nil"/>
            </w:tcBorders>
            <w:noWrap/>
            <w:vAlign w:val="center"/>
            <w:hideMark/>
          </w:tcPr>
          <w:p w14:paraId="0DE40A08" w14:textId="77777777" w:rsidR="00340440" w:rsidRPr="003F0DC6" w:rsidRDefault="00340440" w:rsidP="007A6B90">
            <w:pPr>
              <w:jc w:val="center"/>
              <w:rPr>
                <w:sz w:val="21"/>
                <w:szCs w:val="21"/>
              </w:rPr>
            </w:pPr>
            <w:r w:rsidRPr="003F0DC6">
              <w:rPr>
                <w:rFonts w:hint="eastAsia"/>
                <w:sz w:val="21"/>
                <w:szCs w:val="21"/>
              </w:rPr>
              <w:t>472.4</w:t>
            </w:r>
          </w:p>
        </w:tc>
        <w:tc>
          <w:tcPr>
            <w:tcW w:w="47" w:type="pct"/>
            <w:tcBorders>
              <w:bottom w:val="nil"/>
            </w:tcBorders>
          </w:tcPr>
          <w:p w14:paraId="00619AF8" w14:textId="77777777" w:rsidR="00340440" w:rsidRPr="003F0DC6" w:rsidRDefault="00340440" w:rsidP="007A6B90">
            <w:pPr>
              <w:jc w:val="center"/>
              <w:rPr>
                <w:sz w:val="21"/>
                <w:szCs w:val="21"/>
              </w:rPr>
            </w:pPr>
          </w:p>
        </w:tc>
        <w:tc>
          <w:tcPr>
            <w:tcW w:w="421" w:type="pct"/>
            <w:tcBorders>
              <w:bottom w:val="nil"/>
            </w:tcBorders>
            <w:noWrap/>
            <w:vAlign w:val="center"/>
            <w:hideMark/>
          </w:tcPr>
          <w:p w14:paraId="3B82C934" w14:textId="77777777" w:rsidR="00340440" w:rsidRPr="003F0DC6" w:rsidRDefault="00340440" w:rsidP="007A6B90">
            <w:pPr>
              <w:jc w:val="center"/>
              <w:rPr>
                <w:sz w:val="21"/>
                <w:szCs w:val="21"/>
              </w:rPr>
            </w:pPr>
            <w:r w:rsidRPr="003F0DC6">
              <w:rPr>
                <w:rFonts w:hint="eastAsia"/>
                <w:sz w:val="21"/>
                <w:szCs w:val="21"/>
              </w:rPr>
              <w:t>0.11</w:t>
            </w:r>
          </w:p>
        </w:tc>
        <w:tc>
          <w:tcPr>
            <w:tcW w:w="555" w:type="pct"/>
            <w:tcBorders>
              <w:bottom w:val="nil"/>
            </w:tcBorders>
            <w:noWrap/>
            <w:vAlign w:val="center"/>
            <w:hideMark/>
          </w:tcPr>
          <w:p w14:paraId="236D90B5" w14:textId="77777777" w:rsidR="00340440" w:rsidRPr="003F0DC6" w:rsidRDefault="00340440" w:rsidP="007A6B90">
            <w:pPr>
              <w:jc w:val="center"/>
              <w:rPr>
                <w:sz w:val="21"/>
                <w:szCs w:val="21"/>
              </w:rPr>
            </w:pPr>
            <w:r w:rsidRPr="003F0DC6">
              <w:rPr>
                <w:rFonts w:hint="eastAsia"/>
                <w:sz w:val="21"/>
                <w:szCs w:val="21"/>
              </w:rPr>
              <w:t>0.201</w:t>
            </w:r>
          </w:p>
        </w:tc>
        <w:tc>
          <w:tcPr>
            <w:tcW w:w="47" w:type="pct"/>
            <w:tcBorders>
              <w:bottom w:val="nil"/>
            </w:tcBorders>
          </w:tcPr>
          <w:p w14:paraId="3D553630" w14:textId="77777777" w:rsidR="00340440" w:rsidRPr="003F0DC6" w:rsidRDefault="00340440" w:rsidP="007A6B90">
            <w:pPr>
              <w:jc w:val="center"/>
              <w:rPr>
                <w:sz w:val="21"/>
                <w:szCs w:val="21"/>
              </w:rPr>
            </w:pPr>
          </w:p>
        </w:tc>
        <w:tc>
          <w:tcPr>
            <w:tcW w:w="503" w:type="pct"/>
            <w:tcBorders>
              <w:bottom w:val="nil"/>
            </w:tcBorders>
            <w:noWrap/>
            <w:vAlign w:val="center"/>
            <w:hideMark/>
          </w:tcPr>
          <w:p w14:paraId="090C9F64" w14:textId="77777777" w:rsidR="00340440" w:rsidRPr="003F0DC6" w:rsidRDefault="00340440" w:rsidP="007A6B90">
            <w:pPr>
              <w:jc w:val="center"/>
              <w:rPr>
                <w:sz w:val="21"/>
                <w:szCs w:val="21"/>
              </w:rPr>
            </w:pPr>
            <w:r w:rsidRPr="003F0DC6">
              <w:rPr>
                <w:rFonts w:hint="eastAsia"/>
                <w:sz w:val="21"/>
                <w:szCs w:val="21"/>
              </w:rPr>
              <w:t>0.525</w:t>
            </w:r>
          </w:p>
        </w:tc>
        <w:tc>
          <w:tcPr>
            <w:tcW w:w="507" w:type="pct"/>
            <w:tcBorders>
              <w:bottom w:val="nil"/>
            </w:tcBorders>
            <w:noWrap/>
            <w:vAlign w:val="center"/>
            <w:hideMark/>
          </w:tcPr>
          <w:p w14:paraId="444B6B89" w14:textId="77777777" w:rsidR="00340440" w:rsidRPr="003F0DC6" w:rsidRDefault="00340440" w:rsidP="007A6B90">
            <w:pPr>
              <w:jc w:val="center"/>
              <w:rPr>
                <w:sz w:val="21"/>
                <w:szCs w:val="21"/>
              </w:rPr>
            </w:pPr>
            <w:r w:rsidRPr="003F0DC6">
              <w:rPr>
                <w:sz w:val="21"/>
                <w:szCs w:val="21"/>
              </w:rPr>
              <w:t>&lt; 0.001</w:t>
            </w:r>
          </w:p>
        </w:tc>
        <w:tc>
          <w:tcPr>
            <w:tcW w:w="48" w:type="pct"/>
            <w:tcBorders>
              <w:bottom w:val="nil"/>
            </w:tcBorders>
          </w:tcPr>
          <w:p w14:paraId="1C69470E" w14:textId="77777777" w:rsidR="00340440" w:rsidRPr="003F0DC6" w:rsidRDefault="00340440" w:rsidP="007A6B90">
            <w:pPr>
              <w:jc w:val="center"/>
              <w:rPr>
                <w:sz w:val="21"/>
                <w:szCs w:val="21"/>
              </w:rPr>
            </w:pPr>
          </w:p>
        </w:tc>
        <w:tc>
          <w:tcPr>
            <w:tcW w:w="340" w:type="pct"/>
            <w:tcBorders>
              <w:bottom w:val="nil"/>
            </w:tcBorders>
            <w:noWrap/>
            <w:vAlign w:val="center"/>
            <w:hideMark/>
          </w:tcPr>
          <w:p w14:paraId="0DD7A73A" w14:textId="77777777" w:rsidR="00340440" w:rsidRPr="003F0DC6" w:rsidRDefault="00340440" w:rsidP="007A6B90">
            <w:pPr>
              <w:jc w:val="center"/>
              <w:rPr>
                <w:sz w:val="21"/>
                <w:szCs w:val="21"/>
              </w:rPr>
            </w:pPr>
            <w:r w:rsidRPr="003F0DC6">
              <w:rPr>
                <w:rFonts w:hint="eastAsia"/>
                <w:sz w:val="21"/>
                <w:szCs w:val="21"/>
              </w:rPr>
              <w:t>68.3</w:t>
            </w:r>
          </w:p>
        </w:tc>
        <w:tc>
          <w:tcPr>
            <w:tcW w:w="505" w:type="pct"/>
            <w:tcBorders>
              <w:bottom w:val="nil"/>
            </w:tcBorders>
            <w:vAlign w:val="center"/>
          </w:tcPr>
          <w:p w14:paraId="253705F5" w14:textId="77777777" w:rsidR="00340440" w:rsidRPr="003F0DC6" w:rsidRDefault="00340440" w:rsidP="007A6B90">
            <w:pPr>
              <w:jc w:val="center"/>
              <w:rPr>
                <w:sz w:val="21"/>
                <w:szCs w:val="21"/>
              </w:rPr>
            </w:pPr>
            <w:r w:rsidRPr="003F0DC6">
              <w:rPr>
                <w:sz w:val="21"/>
                <w:szCs w:val="21"/>
              </w:rPr>
              <w:t>&lt; 0.001</w:t>
            </w:r>
          </w:p>
        </w:tc>
      </w:tr>
      <w:tr w:rsidR="00340440" w:rsidRPr="003F0DC6" w14:paraId="5B2CA8FB" w14:textId="77777777" w:rsidTr="007A6B90">
        <w:trPr>
          <w:trHeight w:val="285"/>
        </w:trPr>
        <w:tc>
          <w:tcPr>
            <w:tcW w:w="1096" w:type="pct"/>
            <w:tcBorders>
              <w:top w:val="nil"/>
              <w:bottom w:val="nil"/>
            </w:tcBorders>
            <w:noWrap/>
            <w:vAlign w:val="center"/>
            <w:hideMark/>
          </w:tcPr>
          <w:p w14:paraId="66C92BCA" w14:textId="77777777" w:rsidR="00340440" w:rsidRPr="003F0DC6" w:rsidRDefault="00340440" w:rsidP="007A6B90">
            <w:pPr>
              <w:rPr>
                <w:sz w:val="21"/>
                <w:szCs w:val="21"/>
              </w:rPr>
            </w:pPr>
            <w:r w:rsidRPr="003F0DC6">
              <w:rPr>
                <w:rFonts w:hint="eastAsia"/>
                <w:sz w:val="21"/>
                <w:szCs w:val="21"/>
              </w:rPr>
              <w:t>GDP increase</w:t>
            </w:r>
          </w:p>
        </w:tc>
        <w:tc>
          <w:tcPr>
            <w:tcW w:w="376" w:type="pct"/>
            <w:tcBorders>
              <w:top w:val="nil"/>
              <w:bottom w:val="nil"/>
            </w:tcBorders>
            <w:noWrap/>
            <w:vAlign w:val="center"/>
            <w:hideMark/>
          </w:tcPr>
          <w:p w14:paraId="4EA1CF61" w14:textId="77777777" w:rsidR="00340440" w:rsidRPr="003F0DC6" w:rsidRDefault="00340440" w:rsidP="007A6B90">
            <w:pPr>
              <w:jc w:val="center"/>
              <w:rPr>
                <w:sz w:val="21"/>
                <w:szCs w:val="21"/>
              </w:rPr>
            </w:pPr>
            <w:r w:rsidRPr="003F0DC6">
              <w:rPr>
                <w:rFonts w:hint="eastAsia"/>
                <w:sz w:val="21"/>
                <w:szCs w:val="21"/>
              </w:rPr>
              <w:t>527.4</w:t>
            </w:r>
          </w:p>
        </w:tc>
        <w:tc>
          <w:tcPr>
            <w:tcW w:w="555" w:type="pct"/>
            <w:tcBorders>
              <w:top w:val="nil"/>
              <w:bottom w:val="nil"/>
            </w:tcBorders>
            <w:noWrap/>
            <w:vAlign w:val="center"/>
            <w:hideMark/>
          </w:tcPr>
          <w:p w14:paraId="309DA4C4" w14:textId="77777777" w:rsidR="00340440" w:rsidRPr="003F0DC6" w:rsidRDefault="00340440" w:rsidP="007A6B90">
            <w:pPr>
              <w:jc w:val="center"/>
              <w:rPr>
                <w:sz w:val="21"/>
                <w:szCs w:val="21"/>
              </w:rPr>
            </w:pPr>
            <w:r w:rsidRPr="003F0DC6">
              <w:rPr>
                <w:rFonts w:hint="eastAsia"/>
                <w:sz w:val="21"/>
                <w:szCs w:val="21"/>
              </w:rPr>
              <w:t>469.6</w:t>
            </w:r>
          </w:p>
        </w:tc>
        <w:tc>
          <w:tcPr>
            <w:tcW w:w="47" w:type="pct"/>
            <w:tcBorders>
              <w:top w:val="nil"/>
              <w:bottom w:val="nil"/>
            </w:tcBorders>
          </w:tcPr>
          <w:p w14:paraId="2AC6B597" w14:textId="77777777" w:rsidR="00340440" w:rsidRPr="003F0DC6" w:rsidRDefault="00340440" w:rsidP="007A6B90">
            <w:pPr>
              <w:jc w:val="center"/>
              <w:rPr>
                <w:sz w:val="21"/>
                <w:szCs w:val="21"/>
              </w:rPr>
            </w:pPr>
          </w:p>
        </w:tc>
        <w:tc>
          <w:tcPr>
            <w:tcW w:w="421" w:type="pct"/>
            <w:tcBorders>
              <w:top w:val="nil"/>
              <w:bottom w:val="nil"/>
            </w:tcBorders>
            <w:noWrap/>
            <w:vAlign w:val="center"/>
            <w:hideMark/>
          </w:tcPr>
          <w:p w14:paraId="24313926" w14:textId="77777777" w:rsidR="00340440" w:rsidRPr="003F0DC6" w:rsidRDefault="00340440" w:rsidP="007A6B90">
            <w:pPr>
              <w:jc w:val="center"/>
              <w:rPr>
                <w:sz w:val="21"/>
                <w:szCs w:val="21"/>
              </w:rPr>
            </w:pPr>
            <w:r w:rsidRPr="003F0DC6">
              <w:rPr>
                <w:rFonts w:hint="eastAsia"/>
                <w:sz w:val="21"/>
                <w:szCs w:val="21"/>
              </w:rPr>
              <w:t>0.061</w:t>
            </w:r>
          </w:p>
        </w:tc>
        <w:tc>
          <w:tcPr>
            <w:tcW w:w="555" w:type="pct"/>
            <w:tcBorders>
              <w:top w:val="nil"/>
              <w:bottom w:val="nil"/>
            </w:tcBorders>
            <w:noWrap/>
            <w:vAlign w:val="center"/>
            <w:hideMark/>
          </w:tcPr>
          <w:p w14:paraId="0F6A31BC" w14:textId="77777777" w:rsidR="00340440" w:rsidRPr="003F0DC6" w:rsidRDefault="00340440" w:rsidP="007A6B90">
            <w:pPr>
              <w:jc w:val="center"/>
              <w:rPr>
                <w:sz w:val="21"/>
                <w:szCs w:val="21"/>
              </w:rPr>
            </w:pPr>
            <w:r w:rsidRPr="003F0DC6">
              <w:rPr>
                <w:rFonts w:hint="eastAsia"/>
                <w:sz w:val="21"/>
                <w:szCs w:val="21"/>
              </w:rPr>
              <w:t>0.072</w:t>
            </w:r>
          </w:p>
        </w:tc>
        <w:tc>
          <w:tcPr>
            <w:tcW w:w="47" w:type="pct"/>
            <w:tcBorders>
              <w:top w:val="nil"/>
              <w:bottom w:val="nil"/>
            </w:tcBorders>
          </w:tcPr>
          <w:p w14:paraId="7802C559" w14:textId="77777777" w:rsidR="00340440" w:rsidRPr="003F0DC6" w:rsidRDefault="00340440" w:rsidP="007A6B90">
            <w:pPr>
              <w:jc w:val="center"/>
              <w:rPr>
                <w:sz w:val="21"/>
                <w:szCs w:val="21"/>
              </w:rPr>
            </w:pPr>
          </w:p>
        </w:tc>
        <w:tc>
          <w:tcPr>
            <w:tcW w:w="503" w:type="pct"/>
            <w:tcBorders>
              <w:top w:val="nil"/>
              <w:bottom w:val="nil"/>
            </w:tcBorders>
            <w:noWrap/>
            <w:vAlign w:val="center"/>
            <w:hideMark/>
          </w:tcPr>
          <w:p w14:paraId="1D59CF2F" w14:textId="77777777" w:rsidR="00340440" w:rsidRPr="003F0DC6" w:rsidRDefault="00340440" w:rsidP="007A6B90">
            <w:pPr>
              <w:jc w:val="center"/>
              <w:rPr>
                <w:sz w:val="21"/>
                <w:szCs w:val="21"/>
              </w:rPr>
            </w:pPr>
            <w:r w:rsidRPr="003F0DC6">
              <w:rPr>
                <w:rFonts w:hint="eastAsia"/>
                <w:sz w:val="21"/>
                <w:szCs w:val="21"/>
              </w:rPr>
              <w:t>0.543</w:t>
            </w:r>
          </w:p>
        </w:tc>
        <w:tc>
          <w:tcPr>
            <w:tcW w:w="507" w:type="pct"/>
            <w:tcBorders>
              <w:top w:val="nil"/>
              <w:bottom w:val="nil"/>
            </w:tcBorders>
            <w:noWrap/>
            <w:vAlign w:val="center"/>
            <w:hideMark/>
          </w:tcPr>
          <w:p w14:paraId="196E0EA0" w14:textId="77777777" w:rsidR="00340440" w:rsidRPr="003F0DC6" w:rsidRDefault="00340440" w:rsidP="007A6B90">
            <w:pPr>
              <w:jc w:val="center"/>
              <w:rPr>
                <w:sz w:val="21"/>
                <w:szCs w:val="21"/>
              </w:rPr>
            </w:pPr>
            <w:r w:rsidRPr="003F0DC6">
              <w:rPr>
                <w:sz w:val="21"/>
                <w:szCs w:val="21"/>
              </w:rPr>
              <w:t>&lt; 0.001</w:t>
            </w:r>
          </w:p>
        </w:tc>
        <w:tc>
          <w:tcPr>
            <w:tcW w:w="48" w:type="pct"/>
            <w:tcBorders>
              <w:top w:val="nil"/>
              <w:bottom w:val="nil"/>
            </w:tcBorders>
          </w:tcPr>
          <w:p w14:paraId="2E33CDB8" w14:textId="77777777" w:rsidR="00340440" w:rsidRPr="003F0DC6" w:rsidRDefault="00340440" w:rsidP="007A6B90">
            <w:pPr>
              <w:jc w:val="center"/>
              <w:rPr>
                <w:sz w:val="21"/>
                <w:szCs w:val="21"/>
              </w:rPr>
            </w:pPr>
          </w:p>
        </w:tc>
        <w:tc>
          <w:tcPr>
            <w:tcW w:w="340" w:type="pct"/>
            <w:tcBorders>
              <w:top w:val="nil"/>
              <w:bottom w:val="nil"/>
            </w:tcBorders>
            <w:noWrap/>
            <w:vAlign w:val="center"/>
            <w:hideMark/>
          </w:tcPr>
          <w:p w14:paraId="1467CB29" w14:textId="77777777" w:rsidR="00340440" w:rsidRPr="003F0DC6" w:rsidRDefault="00340440" w:rsidP="007A6B90">
            <w:pPr>
              <w:jc w:val="center"/>
              <w:rPr>
                <w:sz w:val="21"/>
                <w:szCs w:val="21"/>
              </w:rPr>
            </w:pPr>
            <w:r w:rsidRPr="003F0DC6">
              <w:rPr>
                <w:rFonts w:hint="eastAsia"/>
                <w:sz w:val="21"/>
                <w:szCs w:val="21"/>
              </w:rPr>
              <w:t>68.4</w:t>
            </w:r>
          </w:p>
        </w:tc>
        <w:tc>
          <w:tcPr>
            <w:tcW w:w="505" w:type="pct"/>
            <w:tcBorders>
              <w:top w:val="nil"/>
              <w:bottom w:val="nil"/>
            </w:tcBorders>
            <w:vAlign w:val="center"/>
          </w:tcPr>
          <w:p w14:paraId="6CE9AA06" w14:textId="77777777" w:rsidR="00340440" w:rsidRPr="003F0DC6" w:rsidRDefault="00340440" w:rsidP="007A6B90">
            <w:pPr>
              <w:jc w:val="center"/>
              <w:rPr>
                <w:sz w:val="21"/>
                <w:szCs w:val="21"/>
              </w:rPr>
            </w:pPr>
            <w:r w:rsidRPr="003F0DC6">
              <w:rPr>
                <w:sz w:val="21"/>
                <w:szCs w:val="21"/>
              </w:rPr>
              <w:t>&lt; 0.001</w:t>
            </w:r>
          </w:p>
        </w:tc>
      </w:tr>
      <w:tr w:rsidR="00340440" w:rsidRPr="003F0DC6" w14:paraId="2848E12F" w14:textId="77777777" w:rsidTr="007A6B90">
        <w:trPr>
          <w:trHeight w:val="285"/>
        </w:trPr>
        <w:tc>
          <w:tcPr>
            <w:tcW w:w="1096" w:type="pct"/>
            <w:tcBorders>
              <w:top w:val="nil"/>
              <w:bottom w:val="nil"/>
            </w:tcBorders>
            <w:noWrap/>
            <w:vAlign w:val="center"/>
            <w:hideMark/>
          </w:tcPr>
          <w:p w14:paraId="5B5B8850" w14:textId="77777777" w:rsidR="00340440" w:rsidRPr="003F0DC6" w:rsidRDefault="00340440" w:rsidP="007A6B90">
            <w:pPr>
              <w:rPr>
                <w:sz w:val="21"/>
                <w:szCs w:val="21"/>
              </w:rPr>
            </w:pPr>
            <w:r w:rsidRPr="003F0DC6">
              <w:rPr>
                <w:rFonts w:hint="eastAsia"/>
                <w:sz w:val="21"/>
                <w:szCs w:val="21"/>
              </w:rPr>
              <w:t>Licensed physicians</w:t>
            </w:r>
          </w:p>
        </w:tc>
        <w:tc>
          <w:tcPr>
            <w:tcW w:w="376" w:type="pct"/>
            <w:tcBorders>
              <w:top w:val="nil"/>
              <w:bottom w:val="nil"/>
            </w:tcBorders>
            <w:noWrap/>
            <w:vAlign w:val="center"/>
            <w:hideMark/>
          </w:tcPr>
          <w:p w14:paraId="61894AD0" w14:textId="77777777" w:rsidR="00340440" w:rsidRPr="003F0DC6" w:rsidRDefault="00340440" w:rsidP="007A6B90">
            <w:pPr>
              <w:jc w:val="center"/>
              <w:rPr>
                <w:sz w:val="21"/>
                <w:szCs w:val="21"/>
              </w:rPr>
            </w:pPr>
            <w:r w:rsidRPr="003F0DC6">
              <w:rPr>
                <w:rFonts w:hint="eastAsia"/>
                <w:sz w:val="21"/>
                <w:szCs w:val="21"/>
              </w:rPr>
              <w:t>535.1</w:t>
            </w:r>
          </w:p>
        </w:tc>
        <w:tc>
          <w:tcPr>
            <w:tcW w:w="555" w:type="pct"/>
            <w:tcBorders>
              <w:top w:val="nil"/>
              <w:bottom w:val="nil"/>
            </w:tcBorders>
            <w:noWrap/>
            <w:vAlign w:val="center"/>
            <w:hideMark/>
          </w:tcPr>
          <w:p w14:paraId="6B080106" w14:textId="77777777" w:rsidR="00340440" w:rsidRPr="003F0DC6" w:rsidRDefault="00340440" w:rsidP="007A6B90">
            <w:pPr>
              <w:jc w:val="center"/>
              <w:rPr>
                <w:sz w:val="21"/>
                <w:szCs w:val="21"/>
              </w:rPr>
            </w:pPr>
            <w:r w:rsidRPr="003F0DC6">
              <w:rPr>
                <w:rFonts w:hint="eastAsia"/>
                <w:sz w:val="21"/>
                <w:szCs w:val="21"/>
              </w:rPr>
              <w:t>478.7</w:t>
            </w:r>
          </w:p>
        </w:tc>
        <w:tc>
          <w:tcPr>
            <w:tcW w:w="47" w:type="pct"/>
            <w:tcBorders>
              <w:top w:val="nil"/>
              <w:bottom w:val="nil"/>
            </w:tcBorders>
          </w:tcPr>
          <w:p w14:paraId="2D1C3FDD" w14:textId="77777777" w:rsidR="00340440" w:rsidRPr="003F0DC6" w:rsidRDefault="00340440" w:rsidP="007A6B90">
            <w:pPr>
              <w:jc w:val="center"/>
              <w:rPr>
                <w:sz w:val="21"/>
                <w:szCs w:val="21"/>
              </w:rPr>
            </w:pPr>
          </w:p>
        </w:tc>
        <w:tc>
          <w:tcPr>
            <w:tcW w:w="421" w:type="pct"/>
            <w:tcBorders>
              <w:top w:val="nil"/>
              <w:bottom w:val="nil"/>
            </w:tcBorders>
            <w:noWrap/>
            <w:vAlign w:val="center"/>
            <w:hideMark/>
          </w:tcPr>
          <w:p w14:paraId="2FCABE5A" w14:textId="77777777" w:rsidR="00340440" w:rsidRPr="003F0DC6" w:rsidRDefault="00340440" w:rsidP="007A6B90">
            <w:pPr>
              <w:jc w:val="center"/>
              <w:rPr>
                <w:sz w:val="21"/>
                <w:szCs w:val="21"/>
              </w:rPr>
            </w:pPr>
            <w:r w:rsidRPr="003F0DC6">
              <w:rPr>
                <w:rFonts w:hint="eastAsia"/>
                <w:sz w:val="21"/>
                <w:szCs w:val="21"/>
              </w:rPr>
              <w:t>0.719</w:t>
            </w:r>
          </w:p>
        </w:tc>
        <w:tc>
          <w:tcPr>
            <w:tcW w:w="555" w:type="pct"/>
            <w:tcBorders>
              <w:top w:val="nil"/>
              <w:bottom w:val="nil"/>
            </w:tcBorders>
            <w:noWrap/>
            <w:vAlign w:val="center"/>
            <w:hideMark/>
          </w:tcPr>
          <w:p w14:paraId="0FF55DF6" w14:textId="77777777" w:rsidR="00340440" w:rsidRPr="003F0DC6" w:rsidRDefault="00340440" w:rsidP="007A6B90">
            <w:pPr>
              <w:jc w:val="center"/>
              <w:rPr>
                <w:sz w:val="21"/>
                <w:szCs w:val="21"/>
              </w:rPr>
            </w:pPr>
            <w:r w:rsidRPr="003F0DC6">
              <w:rPr>
                <w:rFonts w:hint="eastAsia"/>
                <w:sz w:val="21"/>
                <w:szCs w:val="21"/>
              </w:rPr>
              <w:t>0.96</w:t>
            </w:r>
          </w:p>
        </w:tc>
        <w:tc>
          <w:tcPr>
            <w:tcW w:w="47" w:type="pct"/>
            <w:tcBorders>
              <w:top w:val="nil"/>
              <w:bottom w:val="nil"/>
            </w:tcBorders>
          </w:tcPr>
          <w:p w14:paraId="532262FC" w14:textId="77777777" w:rsidR="00340440" w:rsidRPr="003F0DC6" w:rsidRDefault="00340440" w:rsidP="007A6B90">
            <w:pPr>
              <w:jc w:val="center"/>
              <w:rPr>
                <w:sz w:val="21"/>
                <w:szCs w:val="21"/>
              </w:rPr>
            </w:pPr>
          </w:p>
        </w:tc>
        <w:tc>
          <w:tcPr>
            <w:tcW w:w="503" w:type="pct"/>
            <w:tcBorders>
              <w:top w:val="nil"/>
              <w:bottom w:val="nil"/>
            </w:tcBorders>
            <w:noWrap/>
            <w:vAlign w:val="center"/>
            <w:hideMark/>
          </w:tcPr>
          <w:p w14:paraId="693C355C" w14:textId="77777777" w:rsidR="00340440" w:rsidRPr="003F0DC6" w:rsidRDefault="00340440" w:rsidP="007A6B90">
            <w:pPr>
              <w:jc w:val="center"/>
              <w:rPr>
                <w:sz w:val="21"/>
                <w:szCs w:val="21"/>
              </w:rPr>
            </w:pPr>
            <w:r w:rsidRPr="003F0DC6">
              <w:rPr>
                <w:rFonts w:hint="eastAsia"/>
                <w:sz w:val="21"/>
                <w:szCs w:val="21"/>
              </w:rPr>
              <w:t>0.527</w:t>
            </w:r>
          </w:p>
        </w:tc>
        <w:tc>
          <w:tcPr>
            <w:tcW w:w="507" w:type="pct"/>
            <w:tcBorders>
              <w:top w:val="nil"/>
              <w:bottom w:val="nil"/>
            </w:tcBorders>
            <w:noWrap/>
            <w:vAlign w:val="center"/>
            <w:hideMark/>
          </w:tcPr>
          <w:p w14:paraId="45D80621" w14:textId="77777777" w:rsidR="00340440" w:rsidRPr="003F0DC6" w:rsidRDefault="00340440" w:rsidP="007A6B90">
            <w:pPr>
              <w:jc w:val="center"/>
              <w:rPr>
                <w:sz w:val="21"/>
                <w:szCs w:val="21"/>
              </w:rPr>
            </w:pPr>
            <w:r w:rsidRPr="003F0DC6">
              <w:rPr>
                <w:sz w:val="21"/>
                <w:szCs w:val="21"/>
              </w:rPr>
              <w:t>&lt; 0.001</w:t>
            </w:r>
          </w:p>
        </w:tc>
        <w:tc>
          <w:tcPr>
            <w:tcW w:w="48" w:type="pct"/>
            <w:tcBorders>
              <w:top w:val="nil"/>
              <w:bottom w:val="nil"/>
            </w:tcBorders>
          </w:tcPr>
          <w:p w14:paraId="0B6FF58F" w14:textId="77777777" w:rsidR="00340440" w:rsidRPr="003F0DC6" w:rsidRDefault="00340440" w:rsidP="007A6B90">
            <w:pPr>
              <w:jc w:val="center"/>
              <w:rPr>
                <w:sz w:val="21"/>
                <w:szCs w:val="21"/>
              </w:rPr>
            </w:pPr>
          </w:p>
        </w:tc>
        <w:tc>
          <w:tcPr>
            <w:tcW w:w="340" w:type="pct"/>
            <w:tcBorders>
              <w:top w:val="nil"/>
              <w:bottom w:val="nil"/>
            </w:tcBorders>
            <w:noWrap/>
            <w:vAlign w:val="center"/>
            <w:hideMark/>
          </w:tcPr>
          <w:p w14:paraId="612C330F" w14:textId="77777777" w:rsidR="00340440" w:rsidRPr="003F0DC6" w:rsidRDefault="00340440" w:rsidP="007A6B90">
            <w:pPr>
              <w:jc w:val="center"/>
              <w:rPr>
                <w:sz w:val="21"/>
                <w:szCs w:val="21"/>
              </w:rPr>
            </w:pPr>
            <w:r w:rsidRPr="003F0DC6">
              <w:rPr>
                <w:rFonts w:hint="eastAsia"/>
                <w:sz w:val="21"/>
                <w:szCs w:val="21"/>
              </w:rPr>
              <w:t>68.6</w:t>
            </w:r>
          </w:p>
        </w:tc>
        <w:tc>
          <w:tcPr>
            <w:tcW w:w="505" w:type="pct"/>
            <w:tcBorders>
              <w:top w:val="nil"/>
              <w:bottom w:val="nil"/>
            </w:tcBorders>
            <w:vAlign w:val="center"/>
          </w:tcPr>
          <w:p w14:paraId="77AFA48E" w14:textId="77777777" w:rsidR="00340440" w:rsidRPr="003F0DC6" w:rsidRDefault="00340440" w:rsidP="007A6B90">
            <w:pPr>
              <w:jc w:val="center"/>
              <w:rPr>
                <w:sz w:val="21"/>
                <w:szCs w:val="21"/>
              </w:rPr>
            </w:pPr>
            <w:r w:rsidRPr="003F0DC6">
              <w:rPr>
                <w:sz w:val="21"/>
                <w:szCs w:val="21"/>
              </w:rPr>
              <w:t>&lt; 0.001</w:t>
            </w:r>
          </w:p>
        </w:tc>
      </w:tr>
      <w:tr w:rsidR="00340440" w:rsidRPr="003F0DC6" w14:paraId="776D2B37" w14:textId="77777777" w:rsidTr="007A6B90">
        <w:trPr>
          <w:trHeight w:val="285"/>
        </w:trPr>
        <w:tc>
          <w:tcPr>
            <w:tcW w:w="1096" w:type="pct"/>
            <w:tcBorders>
              <w:top w:val="nil"/>
              <w:bottom w:val="nil"/>
            </w:tcBorders>
            <w:noWrap/>
            <w:vAlign w:val="center"/>
            <w:hideMark/>
          </w:tcPr>
          <w:p w14:paraId="0EF39CD2" w14:textId="77777777" w:rsidR="00340440" w:rsidRPr="003F0DC6" w:rsidRDefault="00340440" w:rsidP="007A6B90">
            <w:pPr>
              <w:rPr>
                <w:sz w:val="21"/>
                <w:szCs w:val="21"/>
              </w:rPr>
            </w:pPr>
            <w:r w:rsidRPr="003F0DC6">
              <w:rPr>
                <w:rFonts w:hint="eastAsia"/>
                <w:sz w:val="21"/>
                <w:szCs w:val="21"/>
              </w:rPr>
              <w:t>Hospital beds</w:t>
            </w:r>
          </w:p>
        </w:tc>
        <w:tc>
          <w:tcPr>
            <w:tcW w:w="376" w:type="pct"/>
            <w:tcBorders>
              <w:top w:val="nil"/>
              <w:bottom w:val="nil"/>
            </w:tcBorders>
            <w:noWrap/>
            <w:vAlign w:val="center"/>
            <w:hideMark/>
          </w:tcPr>
          <w:p w14:paraId="32D3E87A" w14:textId="77777777" w:rsidR="00340440" w:rsidRPr="003F0DC6" w:rsidRDefault="00340440" w:rsidP="007A6B90">
            <w:pPr>
              <w:jc w:val="center"/>
              <w:rPr>
                <w:sz w:val="21"/>
                <w:szCs w:val="21"/>
              </w:rPr>
            </w:pPr>
            <w:r w:rsidRPr="003F0DC6">
              <w:rPr>
                <w:rFonts w:hint="eastAsia"/>
                <w:sz w:val="21"/>
                <w:szCs w:val="21"/>
              </w:rPr>
              <w:t>535.5</w:t>
            </w:r>
          </w:p>
        </w:tc>
        <w:tc>
          <w:tcPr>
            <w:tcW w:w="555" w:type="pct"/>
            <w:tcBorders>
              <w:top w:val="nil"/>
              <w:bottom w:val="nil"/>
            </w:tcBorders>
            <w:noWrap/>
            <w:vAlign w:val="center"/>
            <w:hideMark/>
          </w:tcPr>
          <w:p w14:paraId="068A4F0A" w14:textId="77777777" w:rsidR="00340440" w:rsidRPr="003F0DC6" w:rsidRDefault="00340440" w:rsidP="007A6B90">
            <w:pPr>
              <w:jc w:val="center"/>
              <w:rPr>
                <w:sz w:val="21"/>
                <w:szCs w:val="21"/>
              </w:rPr>
            </w:pPr>
            <w:r w:rsidRPr="003F0DC6">
              <w:rPr>
                <w:rFonts w:hint="eastAsia"/>
                <w:sz w:val="21"/>
                <w:szCs w:val="21"/>
              </w:rPr>
              <w:t>476</w:t>
            </w:r>
          </w:p>
        </w:tc>
        <w:tc>
          <w:tcPr>
            <w:tcW w:w="47" w:type="pct"/>
            <w:tcBorders>
              <w:top w:val="nil"/>
              <w:bottom w:val="nil"/>
            </w:tcBorders>
          </w:tcPr>
          <w:p w14:paraId="0306E763" w14:textId="77777777" w:rsidR="00340440" w:rsidRPr="003F0DC6" w:rsidRDefault="00340440" w:rsidP="007A6B90">
            <w:pPr>
              <w:jc w:val="center"/>
              <w:rPr>
                <w:sz w:val="21"/>
                <w:szCs w:val="21"/>
              </w:rPr>
            </w:pPr>
          </w:p>
        </w:tc>
        <w:tc>
          <w:tcPr>
            <w:tcW w:w="421" w:type="pct"/>
            <w:tcBorders>
              <w:top w:val="nil"/>
              <w:bottom w:val="nil"/>
            </w:tcBorders>
            <w:noWrap/>
            <w:vAlign w:val="center"/>
            <w:hideMark/>
          </w:tcPr>
          <w:p w14:paraId="3AE76FA5" w14:textId="77777777" w:rsidR="00340440" w:rsidRPr="003F0DC6" w:rsidRDefault="00340440" w:rsidP="007A6B90">
            <w:pPr>
              <w:jc w:val="center"/>
              <w:rPr>
                <w:sz w:val="21"/>
                <w:szCs w:val="21"/>
              </w:rPr>
            </w:pPr>
            <w:r w:rsidRPr="003F0DC6">
              <w:rPr>
                <w:rFonts w:hint="eastAsia"/>
                <w:sz w:val="21"/>
                <w:szCs w:val="21"/>
              </w:rPr>
              <w:t>0.785</w:t>
            </w:r>
          </w:p>
        </w:tc>
        <w:tc>
          <w:tcPr>
            <w:tcW w:w="555" w:type="pct"/>
            <w:tcBorders>
              <w:top w:val="nil"/>
              <w:bottom w:val="nil"/>
            </w:tcBorders>
            <w:noWrap/>
            <w:vAlign w:val="center"/>
            <w:hideMark/>
          </w:tcPr>
          <w:p w14:paraId="5BB2ED00" w14:textId="77777777" w:rsidR="00340440" w:rsidRPr="003F0DC6" w:rsidRDefault="00340440" w:rsidP="007A6B90">
            <w:pPr>
              <w:jc w:val="center"/>
              <w:rPr>
                <w:sz w:val="21"/>
                <w:szCs w:val="21"/>
              </w:rPr>
            </w:pPr>
            <w:r w:rsidRPr="003F0DC6">
              <w:rPr>
                <w:rFonts w:hint="eastAsia"/>
                <w:sz w:val="21"/>
                <w:szCs w:val="21"/>
              </w:rPr>
              <w:t>0.601</w:t>
            </w:r>
          </w:p>
        </w:tc>
        <w:tc>
          <w:tcPr>
            <w:tcW w:w="47" w:type="pct"/>
            <w:tcBorders>
              <w:top w:val="nil"/>
              <w:bottom w:val="nil"/>
            </w:tcBorders>
          </w:tcPr>
          <w:p w14:paraId="7A3B0498" w14:textId="77777777" w:rsidR="00340440" w:rsidRPr="003F0DC6" w:rsidRDefault="00340440" w:rsidP="007A6B90">
            <w:pPr>
              <w:jc w:val="center"/>
              <w:rPr>
                <w:sz w:val="21"/>
                <w:szCs w:val="21"/>
              </w:rPr>
            </w:pPr>
          </w:p>
        </w:tc>
        <w:tc>
          <w:tcPr>
            <w:tcW w:w="503" w:type="pct"/>
            <w:tcBorders>
              <w:top w:val="nil"/>
              <w:bottom w:val="nil"/>
            </w:tcBorders>
            <w:noWrap/>
            <w:vAlign w:val="center"/>
            <w:hideMark/>
          </w:tcPr>
          <w:p w14:paraId="452C3521" w14:textId="77777777" w:rsidR="00340440" w:rsidRPr="003F0DC6" w:rsidRDefault="00340440" w:rsidP="007A6B90">
            <w:pPr>
              <w:jc w:val="center"/>
              <w:rPr>
                <w:sz w:val="21"/>
                <w:szCs w:val="21"/>
              </w:rPr>
            </w:pPr>
            <w:r w:rsidRPr="003F0DC6">
              <w:rPr>
                <w:rFonts w:hint="eastAsia"/>
                <w:sz w:val="21"/>
                <w:szCs w:val="21"/>
              </w:rPr>
              <w:t>0.544</w:t>
            </w:r>
          </w:p>
        </w:tc>
        <w:tc>
          <w:tcPr>
            <w:tcW w:w="507" w:type="pct"/>
            <w:tcBorders>
              <w:top w:val="nil"/>
              <w:bottom w:val="nil"/>
            </w:tcBorders>
            <w:noWrap/>
            <w:vAlign w:val="center"/>
            <w:hideMark/>
          </w:tcPr>
          <w:p w14:paraId="4BFEFAD8" w14:textId="77777777" w:rsidR="00340440" w:rsidRPr="003F0DC6" w:rsidRDefault="00340440" w:rsidP="007A6B90">
            <w:pPr>
              <w:jc w:val="center"/>
              <w:rPr>
                <w:sz w:val="21"/>
                <w:szCs w:val="21"/>
              </w:rPr>
            </w:pPr>
            <w:r w:rsidRPr="003F0DC6">
              <w:rPr>
                <w:sz w:val="21"/>
                <w:szCs w:val="21"/>
              </w:rPr>
              <w:t>&lt; 0.001</w:t>
            </w:r>
          </w:p>
        </w:tc>
        <w:tc>
          <w:tcPr>
            <w:tcW w:w="48" w:type="pct"/>
            <w:tcBorders>
              <w:top w:val="nil"/>
              <w:bottom w:val="nil"/>
            </w:tcBorders>
          </w:tcPr>
          <w:p w14:paraId="0FEA11BB" w14:textId="77777777" w:rsidR="00340440" w:rsidRPr="003F0DC6" w:rsidRDefault="00340440" w:rsidP="007A6B90">
            <w:pPr>
              <w:jc w:val="center"/>
              <w:rPr>
                <w:sz w:val="21"/>
                <w:szCs w:val="21"/>
              </w:rPr>
            </w:pPr>
          </w:p>
        </w:tc>
        <w:tc>
          <w:tcPr>
            <w:tcW w:w="340" w:type="pct"/>
            <w:tcBorders>
              <w:top w:val="nil"/>
              <w:bottom w:val="nil"/>
            </w:tcBorders>
            <w:noWrap/>
            <w:vAlign w:val="center"/>
            <w:hideMark/>
          </w:tcPr>
          <w:p w14:paraId="21B6DD92" w14:textId="77777777" w:rsidR="00340440" w:rsidRPr="003F0DC6" w:rsidRDefault="00340440" w:rsidP="007A6B90">
            <w:pPr>
              <w:jc w:val="center"/>
              <w:rPr>
                <w:sz w:val="21"/>
                <w:szCs w:val="21"/>
              </w:rPr>
            </w:pPr>
            <w:r w:rsidRPr="003F0DC6">
              <w:rPr>
                <w:rFonts w:hint="eastAsia"/>
                <w:sz w:val="21"/>
                <w:szCs w:val="21"/>
              </w:rPr>
              <w:t>68.6</w:t>
            </w:r>
          </w:p>
        </w:tc>
        <w:tc>
          <w:tcPr>
            <w:tcW w:w="505" w:type="pct"/>
            <w:tcBorders>
              <w:top w:val="nil"/>
              <w:bottom w:val="nil"/>
            </w:tcBorders>
            <w:vAlign w:val="center"/>
          </w:tcPr>
          <w:p w14:paraId="7F5EEB13" w14:textId="77777777" w:rsidR="00340440" w:rsidRPr="003F0DC6" w:rsidRDefault="00340440" w:rsidP="007A6B90">
            <w:pPr>
              <w:jc w:val="center"/>
              <w:rPr>
                <w:sz w:val="21"/>
                <w:szCs w:val="21"/>
              </w:rPr>
            </w:pPr>
            <w:r w:rsidRPr="003F0DC6">
              <w:rPr>
                <w:sz w:val="21"/>
                <w:szCs w:val="21"/>
              </w:rPr>
              <w:t>&lt; 0.001</w:t>
            </w:r>
          </w:p>
        </w:tc>
      </w:tr>
      <w:tr w:rsidR="00340440" w:rsidRPr="003F0DC6" w14:paraId="73D256CD" w14:textId="77777777" w:rsidTr="007A6B90">
        <w:trPr>
          <w:trHeight w:val="285"/>
        </w:trPr>
        <w:tc>
          <w:tcPr>
            <w:tcW w:w="1096" w:type="pct"/>
            <w:tcBorders>
              <w:top w:val="nil"/>
            </w:tcBorders>
            <w:noWrap/>
            <w:vAlign w:val="center"/>
            <w:hideMark/>
          </w:tcPr>
          <w:p w14:paraId="321FCBCD" w14:textId="77777777" w:rsidR="00340440" w:rsidRPr="003F0DC6" w:rsidRDefault="00340440" w:rsidP="007A6B90">
            <w:pPr>
              <w:rPr>
                <w:sz w:val="21"/>
                <w:szCs w:val="21"/>
              </w:rPr>
            </w:pPr>
            <w:r w:rsidRPr="003F0DC6">
              <w:rPr>
                <w:rFonts w:hint="eastAsia"/>
                <w:sz w:val="21"/>
                <w:szCs w:val="21"/>
              </w:rPr>
              <w:t>Tra</w:t>
            </w:r>
            <w:r w:rsidRPr="003F0DC6">
              <w:rPr>
                <w:sz w:val="21"/>
                <w:szCs w:val="21"/>
              </w:rPr>
              <w:t>vel passengers</w:t>
            </w:r>
          </w:p>
        </w:tc>
        <w:tc>
          <w:tcPr>
            <w:tcW w:w="376" w:type="pct"/>
            <w:tcBorders>
              <w:top w:val="nil"/>
            </w:tcBorders>
            <w:noWrap/>
            <w:vAlign w:val="center"/>
            <w:hideMark/>
          </w:tcPr>
          <w:p w14:paraId="08DA43D4" w14:textId="77777777" w:rsidR="00340440" w:rsidRPr="003F0DC6" w:rsidRDefault="00340440" w:rsidP="007A6B90">
            <w:pPr>
              <w:jc w:val="center"/>
              <w:rPr>
                <w:sz w:val="21"/>
                <w:szCs w:val="21"/>
              </w:rPr>
            </w:pPr>
            <w:r w:rsidRPr="003F0DC6">
              <w:rPr>
                <w:rFonts w:hint="eastAsia"/>
                <w:sz w:val="21"/>
                <w:szCs w:val="21"/>
              </w:rPr>
              <w:t>532.5</w:t>
            </w:r>
          </w:p>
        </w:tc>
        <w:tc>
          <w:tcPr>
            <w:tcW w:w="555" w:type="pct"/>
            <w:tcBorders>
              <w:top w:val="nil"/>
            </w:tcBorders>
            <w:noWrap/>
            <w:vAlign w:val="center"/>
            <w:hideMark/>
          </w:tcPr>
          <w:p w14:paraId="3868D304" w14:textId="77777777" w:rsidR="00340440" w:rsidRPr="003F0DC6" w:rsidRDefault="00340440" w:rsidP="007A6B90">
            <w:pPr>
              <w:jc w:val="center"/>
              <w:rPr>
                <w:sz w:val="21"/>
                <w:szCs w:val="21"/>
              </w:rPr>
            </w:pPr>
            <w:r w:rsidRPr="003F0DC6">
              <w:rPr>
                <w:rFonts w:hint="eastAsia"/>
                <w:sz w:val="21"/>
                <w:szCs w:val="21"/>
              </w:rPr>
              <w:t>473.3</w:t>
            </w:r>
          </w:p>
        </w:tc>
        <w:tc>
          <w:tcPr>
            <w:tcW w:w="47" w:type="pct"/>
            <w:tcBorders>
              <w:top w:val="nil"/>
            </w:tcBorders>
          </w:tcPr>
          <w:p w14:paraId="2874005E" w14:textId="77777777" w:rsidR="00340440" w:rsidRPr="003F0DC6" w:rsidRDefault="00340440" w:rsidP="007A6B90">
            <w:pPr>
              <w:jc w:val="center"/>
              <w:rPr>
                <w:sz w:val="21"/>
                <w:szCs w:val="21"/>
              </w:rPr>
            </w:pPr>
          </w:p>
        </w:tc>
        <w:tc>
          <w:tcPr>
            <w:tcW w:w="421" w:type="pct"/>
            <w:tcBorders>
              <w:top w:val="nil"/>
            </w:tcBorders>
            <w:noWrap/>
            <w:vAlign w:val="center"/>
            <w:hideMark/>
          </w:tcPr>
          <w:p w14:paraId="053EEDAB" w14:textId="77777777" w:rsidR="00340440" w:rsidRPr="003F0DC6" w:rsidRDefault="00340440" w:rsidP="007A6B90">
            <w:pPr>
              <w:jc w:val="center"/>
              <w:rPr>
                <w:sz w:val="21"/>
                <w:szCs w:val="21"/>
              </w:rPr>
            </w:pPr>
            <w:r w:rsidRPr="003F0DC6">
              <w:rPr>
                <w:rFonts w:hint="eastAsia"/>
                <w:sz w:val="21"/>
                <w:szCs w:val="21"/>
              </w:rPr>
              <w:t>0.37</w:t>
            </w:r>
          </w:p>
        </w:tc>
        <w:tc>
          <w:tcPr>
            <w:tcW w:w="555" w:type="pct"/>
            <w:tcBorders>
              <w:top w:val="nil"/>
            </w:tcBorders>
            <w:noWrap/>
            <w:vAlign w:val="center"/>
            <w:hideMark/>
          </w:tcPr>
          <w:p w14:paraId="5A307297" w14:textId="77777777" w:rsidR="00340440" w:rsidRPr="003F0DC6" w:rsidRDefault="00340440" w:rsidP="007A6B90">
            <w:pPr>
              <w:jc w:val="center"/>
              <w:rPr>
                <w:sz w:val="21"/>
                <w:szCs w:val="21"/>
              </w:rPr>
            </w:pPr>
            <w:r w:rsidRPr="003F0DC6">
              <w:rPr>
                <w:rFonts w:hint="eastAsia"/>
                <w:sz w:val="21"/>
                <w:szCs w:val="21"/>
              </w:rPr>
              <w:t>0.269</w:t>
            </w:r>
          </w:p>
        </w:tc>
        <w:tc>
          <w:tcPr>
            <w:tcW w:w="47" w:type="pct"/>
            <w:tcBorders>
              <w:top w:val="nil"/>
            </w:tcBorders>
          </w:tcPr>
          <w:p w14:paraId="0FA8F0E9" w14:textId="77777777" w:rsidR="00340440" w:rsidRPr="003F0DC6" w:rsidRDefault="00340440" w:rsidP="007A6B90">
            <w:pPr>
              <w:jc w:val="center"/>
              <w:rPr>
                <w:sz w:val="21"/>
                <w:szCs w:val="21"/>
              </w:rPr>
            </w:pPr>
          </w:p>
        </w:tc>
        <w:tc>
          <w:tcPr>
            <w:tcW w:w="503" w:type="pct"/>
            <w:tcBorders>
              <w:top w:val="nil"/>
            </w:tcBorders>
            <w:noWrap/>
            <w:vAlign w:val="center"/>
            <w:hideMark/>
          </w:tcPr>
          <w:p w14:paraId="5F2EDD41" w14:textId="77777777" w:rsidR="00340440" w:rsidRPr="003F0DC6" w:rsidRDefault="00340440" w:rsidP="007A6B90">
            <w:pPr>
              <w:jc w:val="center"/>
              <w:rPr>
                <w:sz w:val="21"/>
                <w:szCs w:val="21"/>
              </w:rPr>
            </w:pPr>
            <w:r w:rsidRPr="003F0DC6">
              <w:rPr>
                <w:rFonts w:hint="eastAsia"/>
                <w:sz w:val="21"/>
                <w:szCs w:val="21"/>
              </w:rPr>
              <w:t>0.542</w:t>
            </w:r>
          </w:p>
        </w:tc>
        <w:tc>
          <w:tcPr>
            <w:tcW w:w="507" w:type="pct"/>
            <w:tcBorders>
              <w:top w:val="nil"/>
            </w:tcBorders>
            <w:noWrap/>
            <w:vAlign w:val="center"/>
            <w:hideMark/>
          </w:tcPr>
          <w:p w14:paraId="23EAF2D0" w14:textId="77777777" w:rsidR="00340440" w:rsidRPr="003F0DC6" w:rsidRDefault="00340440" w:rsidP="007A6B90">
            <w:pPr>
              <w:jc w:val="center"/>
              <w:rPr>
                <w:sz w:val="21"/>
                <w:szCs w:val="21"/>
              </w:rPr>
            </w:pPr>
            <w:r w:rsidRPr="003F0DC6">
              <w:rPr>
                <w:sz w:val="21"/>
                <w:szCs w:val="21"/>
              </w:rPr>
              <w:t>&lt; 0.001</w:t>
            </w:r>
          </w:p>
        </w:tc>
        <w:tc>
          <w:tcPr>
            <w:tcW w:w="48" w:type="pct"/>
            <w:tcBorders>
              <w:top w:val="nil"/>
            </w:tcBorders>
          </w:tcPr>
          <w:p w14:paraId="0771D422" w14:textId="77777777" w:rsidR="00340440" w:rsidRPr="003F0DC6" w:rsidRDefault="00340440" w:rsidP="007A6B90">
            <w:pPr>
              <w:jc w:val="center"/>
              <w:rPr>
                <w:sz w:val="21"/>
                <w:szCs w:val="21"/>
              </w:rPr>
            </w:pPr>
          </w:p>
        </w:tc>
        <w:tc>
          <w:tcPr>
            <w:tcW w:w="340" w:type="pct"/>
            <w:tcBorders>
              <w:top w:val="nil"/>
            </w:tcBorders>
            <w:noWrap/>
            <w:vAlign w:val="center"/>
            <w:hideMark/>
          </w:tcPr>
          <w:p w14:paraId="34E3C32A" w14:textId="77777777" w:rsidR="00340440" w:rsidRPr="003F0DC6" w:rsidRDefault="00340440" w:rsidP="007A6B90">
            <w:pPr>
              <w:jc w:val="center"/>
              <w:rPr>
                <w:sz w:val="21"/>
                <w:szCs w:val="21"/>
              </w:rPr>
            </w:pPr>
            <w:r w:rsidRPr="003F0DC6">
              <w:rPr>
                <w:rFonts w:hint="eastAsia"/>
                <w:sz w:val="21"/>
                <w:szCs w:val="21"/>
              </w:rPr>
              <w:t>68.6</w:t>
            </w:r>
          </w:p>
        </w:tc>
        <w:tc>
          <w:tcPr>
            <w:tcW w:w="505" w:type="pct"/>
            <w:tcBorders>
              <w:top w:val="nil"/>
            </w:tcBorders>
            <w:vAlign w:val="center"/>
          </w:tcPr>
          <w:p w14:paraId="20C2FF8C" w14:textId="77777777" w:rsidR="00340440" w:rsidRPr="003F0DC6" w:rsidRDefault="00340440" w:rsidP="007A6B90">
            <w:pPr>
              <w:jc w:val="center"/>
              <w:rPr>
                <w:sz w:val="21"/>
                <w:szCs w:val="21"/>
              </w:rPr>
            </w:pPr>
            <w:r w:rsidRPr="003F0DC6">
              <w:rPr>
                <w:sz w:val="21"/>
                <w:szCs w:val="21"/>
              </w:rPr>
              <w:t>&lt; 0.001</w:t>
            </w:r>
          </w:p>
        </w:tc>
      </w:tr>
      <w:tr w:rsidR="00340440" w:rsidRPr="003F0DC6" w14:paraId="291A1DBF" w14:textId="77777777" w:rsidTr="007A6B90">
        <w:trPr>
          <w:trHeight w:val="285"/>
        </w:trPr>
        <w:tc>
          <w:tcPr>
            <w:tcW w:w="1096" w:type="pct"/>
            <w:noWrap/>
            <w:vAlign w:val="center"/>
            <w:hideMark/>
          </w:tcPr>
          <w:p w14:paraId="6758F879" w14:textId="77777777" w:rsidR="00340440" w:rsidRPr="003F0DC6" w:rsidRDefault="00340440" w:rsidP="007A6B90">
            <w:pPr>
              <w:rPr>
                <w:sz w:val="21"/>
                <w:szCs w:val="21"/>
              </w:rPr>
            </w:pPr>
            <w:r w:rsidRPr="003F0DC6">
              <w:rPr>
                <w:sz w:val="21"/>
                <w:szCs w:val="21"/>
              </w:rPr>
              <w:t>Number of students</w:t>
            </w:r>
          </w:p>
        </w:tc>
        <w:tc>
          <w:tcPr>
            <w:tcW w:w="376" w:type="pct"/>
            <w:noWrap/>
            <w:vAlign w:val="center"/>
            <w:hideMark/>
          </w:tcPr>
          <w:p w14:paraId="5B41197D" w14:textId="77777777" w:rsidR="00340440" w:rsidRPr="003F0DC6" w:rsidRDefault="00340440" w:rsidP="007A6B90">
            <w:pPr>
              <w:jc w:val="center"/>
              <w:rPr>
                <w:sz w:val="21"/>
                <w:szCs w:val="21"/>
              </w:rPr>
            </w:pPr>
            <w:r w:rsidRPr="003F0DC6">
              <w:rPr>
                <w:rFonts w:hint="eastAsia"/>
                <w:sz w:val="21"/>
                <w:szCs w:val="21"/>
              </w:rPr>
              <w:t>535</w:t>
            </w:r>
          </w:p>
        </w:tc>
        <w:tc>
          <w:tcPr>
            <w:tcW w:w="555" w:type="pct"/>
            <w:noWrap/>
            <w:vAlign w:val="center"/>
            <w:hideMark/>
          </w:tcPr>
          <w:p w14:paraId="6B7BC0F3" w14:textId="77777777" w:rsidR="00340440" w:rsidRPr="003F0DC6" w:rsidRDefault="00340440" w:rsidP="007A6B90">
            <w:pPr>
              <w:jc w:val="center"/>
              <w:rPr>
                <w:sz w:val="21"/>
                <w:szCs w:val="21"/>
              </w:rPr>
            </w:pPr>
            <w:r w:rsidRPr="003F0DC6">
              <w:rPr>
                <w:rFonts w:hint="eastAsia"/>
                <w:sz w:val="21"/>
                <w:szCs w:val="21"/>
              </w:rPr>
              <w:t>476.5</w:t>
            </w:r>
          </w:p>
        </w:tc>
        <w:tc>
          <w:tcPr>
            <w:tcW w:w="47" w:type="pct"/>
          </w:tcPr>
          <w:p w14:paraId="05A623BD" w14:textId="77777777" w:rsidR="00340440" w:rsidRPr="003F0DC6" w:rsidRDefault="00340440" w:rsidP="007A6B90">
            <w:pPr>
              <w:jc w:val="center"/>
              <w:rPr>
                <w:sz w:val="21"/>
                <w:szCs w:val="21"/>
              </w:rPr>
            </w:pPr>
          </w:p>
        </w:tc>
        <w:tc>
          <w:tcPr>
            <w:tcW w:w="421" w:type="pct"/>
            <w:noWrap/>
            <w:vAlign w:val="center"/>
            <w:hideMark/>
          </w:tcPr>
          <w:p w14:paraId="51B5CE12" w14:textId="77777777" w:rsidR="00340440" w:rsidRPr="003F0DC6" w:rsidRDefault="00340440" w:rsidP="007A6B90">
            <w:pPr>
              <w:jc w:val="center"/>
              <w:rPr>
                <w:sz w:val="21"/>
                <w:szCs w:val="21"/>
              </w:rPr>
            </w:pPr>
            <w:r w:rsidRPr="003F0DC6">
              <w:rPr>
                <w:rFonts w:hint="eastAsia"/>
                <w:sz w:val="21"/>
                <w:szCs w:val="21"/>
              </w:rPr>
              <w:t>0.718</w:t>
            </w:r>
          </w:p>
        </w:tc>
        <w:tc>
          <w:tcPr>
            <w:tcW w:w="555" w:type="pct"/>
            <w:noWrap/>
            <w:vAlign w:val="center"/>
            <w:hideMark/>
          </w:tcPr>
          <w:p w14:paraId="46AF5C29" w14:textId="77777777" w:rsidR="00340440" w:rsidRPr="003F0DC6" w:rsidRDefault="00340440" w:rsidP="007A6B90">
            <w:pPr>
              <w:jc w:val="center"/>
              <w:rPr>
                <w:sz w:val="21"/>
                <w:szCs w:val="21"/>
              </w:rPr>
            </w:pPr>
            <w:r w:rsidRPr="003F0DC6">
              <w:rPr>
                <w:rFonts w:hint="eastAsia"/>
                <w:sz w:val="21"/>
                <w:szCs w:val="21"/>
              </w:rPr>
              <w:t>0.666</w:t>
            </w:r>
          </w:p>
        </w:tc>
        <w:tc>
          <w:tcPr>
            <w:tcW w:w="47" w:type="pct"/>
          </w:tcPr>
          <w:p w14:paraId="506F5FA5" w14:textId="77777777" w:rsidR="00340440" w:rsidRPr="003F0DC6" w:rsidRDefault="00340440" w:rsidP="007A6B90">
            <w:pPr>
              <w:jc w:val="center"/>
              <w:rPr>
                <w:sz w:val="21"/>
                <w:szCs w:val="21"/>
              </w:rPr>
            </w:pPr>
          </w:p>
        </w:tc>
        <w:tc>
          <w:tcPr>
            <w:tcW w:w="503" w:type="pct"/>
            <w:noWrap/>
            <w:vAlign w:val="center"/>
            <w:hideMark/>
          </w:tcPr>
          <w:p w14:paraId="5BB5131C" w14:textId="77777777" w:rsidR="00340440" w:rsidRPr="003F0DC6" w:rsidRDefault="00340440" w:rsidP="007A6B90">
            <w:pPr>
              <w:jc w:val="center"/>
              <w:rPr>
                <w:sz w:val="21"/>
                <w:szCs w:val="21"/>
              </w:rPr>
            </w:pPr>
            <w:r w:rsidRPr="003F0DC6">
              <w:rPr>
                <w:rFonts w:hint="eastAsia"/>
                <w:sz w:val="21"/>
                <w:szCs w:val="21"/>
              </w:rPr>
              <w:t>0.536</w:t>
            </w:r>
          </w:p>
        </w:tc>
        <w:tc>
          <w:tcPr>
            <w:tcW w:w="507" w:type="pct"/>
            <w:noWrap/>
            <w:vAlign w:val="center"/>
            <w:hideMark/>
          </w:tcPr>
          <w:p w14:paraId="4CAAEEAA" w14:textId="77777777" w:rsidR="00340440" w:rsidRPr="003F0DC6" w:rsidRDefault="00340440" w:rsidP="007A6B90">
            <w:pPr>
              <w:jc w:val="center"/>
              <w:rPr>
                <w:sz w:val="21"/>
                <w:szCs w:val="21"/>
              </w:rPr>
            </w:pPr>
            <w:r w:rsidRPr="003F0DC6">
              <w:rPr>
                <w:sz w:val="21"/>
                <w:szCs w:val="21"/>
              </w:rPr>
              <w:t>&lt; 0.001</w:t>
            </w:r>
          </w:p>
        </w:tc>
        <w:tc>
          <w:tcPr>
            <w:tcW w:w="48" w:type="pct"/>
          </w:tcPr>
          <w:p w14:paraId="5492D343" w14:textId="77777777" w:rsidR="00340440" w:rsidRPr="003F0DC6" w:rsidRDefault="00340440" w:rsidP="007A6B90">
            <w:pPr>
              <w:jc w:val="center"/>
              <w:rPr>
                <w:sz w:val="21"/>
                <w:szCs w:val="21"/>
              </w:rPr>
            </w:pPr>
          </w:p>
        </w:tc>
        <w:tc>
          <w:tcPr>
            <w:tcW w:w="340" w:type="pct"/>
            <w:noWrap/>
            <w:vAlign w:val="center"/>
            <w:hideMark/>
          </w:tcPr>
          <w:p w14:paraId="1FBF9393" w14:textId="77777777" w:rsidR="00340440" w:rsidRPr="003F0DC6" w:rsidRDefault="00340440" w:rsidP="007A6B90">
            <w:pPr>
              <w:jc w:val="center"/>
              <w:rPr>
                <w:sz w:val="21"/>
                <w:szCs w:val="21"/>
              </w:rPr>
            </w:pPr>
            <w:r w:rsidRPr="003F0DC6">
              <w:rPr>
                <w:rFonts w:hint="eastAsia"/>
                <w:sz w:val="21"/>
                <w:szCs w:val="21"/>
              </w:rPr>
              <w:t>68.2</w:t>
            </w:r>
          </w:p>
        </w:tc>
        <w:tc>
          <w:tcPr>
            <w:tcW w:w="505" w:type="pct"/>
            <w:vAlign w:val="center"/>
          </w:tcPr>
          <w:p w14:paraId="138D26E7" w14:textId="77777777" w:rsidR="00340440" w:rsidRPr="003F0DC6" w:rsidRDefault="00340440" w:rsidP="007A6B90">
            <w:pPr>
              <w:jc w:val="center"/>
              <w:rPr>
                <w:sz w:val="21"/>
                <w:szCs w:val="21"/>
              </w:rPr>
            </w:pPr>
            <w:r w:rsidRPr="003F0DC6">
              <w:rPr>
                <w:sz w:val="21"/>
                <w:szCs w:val="21"/>
              </w:rPr>
              <w:t>&lt; 0.001</w:t>
            </w:r>
          </w:p>
        </w:tc>
      </w:tr>
    </w:tbl>
    <w:p w14:paraId="78D0CCAB" w14:textId="24905073" w:rsidR="00340440" w:rsidRDefault="00340440" w:rsidP="00340440">
      <w:pPr>
        <w:spacing w:line="240" w:lineRule="auto"/>
        <w:rPr>
          <w:sz w:val="21"/>
          <w:szCs w:val="21"/>
        </w:rPr>
      </w:pPr>
      <w:r w:rsidRPr="003F0DC6">
        <w:rPr>
          <w:rFonts w:hint="eastAsia"/>
          <w:sz w:val="21"/>
          <w:szCs w:val="21"/>
        </w:rPr>
        <w:t>N</w:t>
      </w:r>
      <w:r w:rsidRPr="003F0DC6">
        <w:rPr>
          <w:sz w:val="21"/>
          <w:szCs w:val="21"/>
        </w:rPr>
        <w:t>ote: The parameters in MMR and MCMAR were estimated using</w:t>
      </w:r>
      <w:r w:rsidRPr="003F0DC6">
        <w:rPr>
          <w:rFonts w:eastAsia="等线"/>
          <w:sz w:val="21"/>
          <w:szCs w:val="21"/>
        </w:rPr>
        <w:t xml:space="preserve"> the</w:t>
      </w:r>
      <w:r w:rsidRPr="003F0DC6">
        <w:rPr>
          <w:sz w:val="21"/>
          <w:szCs w:val="21"/>
        </w:rPr>
        <w:t xml:space="preserve"> ML method, and </w:t>
      </w:r>
      <w:r w:rsidRPr="003F0DC6">
        <w:rPr>
          <w:rFonts w:eastAsia="等线"/>
          <w:sz w:val="21"/>
          <w:szCs w:val="21"/>
        </w:rPr>
        <w:t xml:space="preserve">the </w:t>
      </w:r>
      <w:r w:rsidRPr="003F0DC6">
        <w:rPr>
          <w:sz w:val="21"/>
          <w:szCs w:val="21"/>
        </w:rPr>
        <w:t>REML method gave a similar result</w:t>
      </w:r>
      <w:r w:rsidRPr="003F0DC6">
        <w:rPr>
          <w:rFonts w:eastAsia="等线"/>
          <w:sz w:val="21"/>
          <w:szCs w:val="21"/>
        </w:rPr>
        <w:t>,</w:t>
      </w:r>
      <w:r w:rsidRPr="003F0DC6">
        <w:rPr>
          <w:sz w:val="21"/>
          <w:szCs w:val="21"/>
        </w:rPr>
        <w:t xml:space="preserve"> which </w:t>
      </w:r>
      <w:r w:rsidRPr="003F0DC6">
        <w:rPr>
          <w:rFonts w:eastAsia="等线"/>
          <w:sz w:val="21"/>
          <w:szCs w:val="21"/>
        </w:rPr>
        <w:t>can</w:t>
      </w:r>
      <w:r w:rsidRPr="003F0DC6">
        <w:rPr>
          <w:sz w:val="21"/>
          <w:szCs w:val="21"/>
        </w:rPr>
        <w:t xml:space="preserve"> be found in the supplementary material. </w:t>
      </w:r>
      <w:r w:rsidRPr="003F0DC6">
        <w:rPr>
          <w:sz w:val="21"/>
          <w:szCs w:val="21"/>
          <w:vertAlign w:val="superscript"/>
        </w:rPr>
        <w:t>1</w:t>
      </w:r>
      <w:r w:rsidRPr="003F0DC6">
        <w:rPr>
          <w:sz w:val="21"/>
          <w:szCs w:val="21"/>
        </w:rPr>
        <w:t xml:space="preserve"> The LR test was used to test the spatial autocorrelation in MCMAR. </w:t>
      </w:r>
      <w:r w:rsidRPr="003F0DC6">
        <w:rPr>
          <w:sz w:val="21"/>
          <w:szCs w:val="21"/>
          <w:vertAlign w:val="superscript"/>
        </w:rPr>
        <w:t xml:space="preserve">2 </w:t>
      </w:r>
      <w:r w:rsidRPr="003F0DC6">
        <w:rPr>
          <w:rFonts w:eastAsia="等线"/>
          <w:sz w:val="21"/>
          <w:szCs w:val="21"/>
        </w:rPr>
        <w:t xml:space="preserve">The Cochran Q test presents the same results for MMR and MCMAR due to the identical model under the null hypothesis. </w:t>
      </w:r>
      <w:r w:rsidRPr="003F0DC6">
        <w:rPr>
          <w:rFonts w:eastAsia="等线"/>
          <w:sz w:val="21"/>
          <w:szCs w:val="21"/>
          <w:vertAlign w:val="superscript"/>
        </w:rPr>
        <w:t>3</w:t>
      </w:r>
      <w:r w:rsidRPr="003F0DC6">
        <w:rPr>
          <w:sz w:val="21"/>
          <w:szCs w:val="21"/>
        </w:rPr>
        <w:t xml:space="preserve"> “Intercept only” indicates the MMR without any region-level predictor, so the test results for predictors are not available (NA).</w:t>
      </w:r>
    </w:p>
    <w:p w14:paraId="1E52D2EC" w14:textId="77777777" w:rsidR="008323B8" w:rsidRPr="008323B8" w:rsidRDefault="008323B8" w:rsidP="00340440">
      <w:pPr>
        <w:spacing w:line="240" w:lineRule="auto"/>
      </w:pPr>
    </w:p>
    <w:p w14:paraId="04719E00" w14:textId="4A9246EA" w:rsidR="00715C2D" w:rsidRDefault="00D91F51" w:rsidP="003E581A">
      <w:pPr>
        <w:ind w:firstLineChars="100" w:firstLine="240"/>
      </w:pPr>
      <w:r w:rsidRPr="0016267E">
        <w:t>The comparison of the pooled average ERRs across all cities obtained by MMR and MCMAR</w:t>
      </w:r>
      <w:r w:rsidRPr="0016267E">
        <w:rPr>
          <w:rFonts w:eastAsia="等线"/>
        </w:rPr>
        <w:t>,</w:t>
      </w:r>
      <w:r w:rsidRPr="0016267E">
        <w:t xml:space="preserve"> both with only </w:t>
      </w:r>
      <w:r w:rsidRPr="0016267E">
        <w:rPr>
          <w:rFonts w:eastAsia="等线"/>
        </w:rPr>
        <w:t>intercepts, is</w:t>
      </w:r>
      <w:r w:rsidRPr="0016267E">
        <w:t xml:space="preserve"> shown in Figure 1. As in Xiong et al.’s work, intuitive ERR curves with </w:t>
      </w:r>
      <w:r w:rsidRPr="0016267E">
        <w:rPr>
          <w:rFonts w:eastAsia="等线"/>
        </w:rPr>
        <w:t xml:space="preserve">a </w:t>
      </w:r>
      <w:r w:rsidRPr="0016267E">
        <w:t>50% quantile of temperature as</w:t>
      </w:r>
      <w:r w:rsidRPr="0016267E">
        <w:rPr>
          <w:rFonts w:eastAsia="等线"/>
        </w:rPr>
        <w:t xml:space="preserve"> a</w:t>
      </w:r>
      <w:r w:rsidRPr="0016267E">
        <w:t xml:space="preserve"> reference were presented. </w:t>
      </w:r>
      <w:r w:rsidRPr="0016267E">
        <w:rPr>
          <w:rFonts w:eastAsia="等线"/>
        </w:rPr>
        <w:lastRenderedPageBreak/>
        <w:t>The results</w:t>
      </w:r>
      <w:r w:rsidRPr="0016267E">
        <w:t xml:space="preserve"> showed that MMR and MCMAR obtained </w:t>
      </w:r>
      <w:r w:rsidR="000A5C35">
        <w:t>highly</w:t>
      </w:r>
      <w:r w:rsidRPr="0016267E">
        <w:t xml:space="preserve"> similar average ERRs, while the 95% confidence interval in MCMAR was wider than that in MMR, which conformed to our expectation </w:t>
      </w:r>
      <w:r w:rsidRPr="0016267E">
        <w:rPr>
          <w:rFonts w:eastAsia="等线"/>
        </w:rPr>
        <w:t xml:space="preserve">because </w:t>
      </w:r>
      <w:r w:rsidRPr="0016267E">
        <w:t xml:space="preserve">MMR would underestimate the variation due to ignoring the </w:t>
      </w:r>
      <w:r w:rsidR="000A5C35">
        <w:t>between-region</w:t>
      </w:r>
      <w:r w:rsidRPr="0016267E">
        <w:t xml:space="preserve"> correlation of ERRs.</w:t>
      </w:r>
    </w:p>
    <w:p w14:paraId="4A474E1B" w14:textId="77777777" w:rsidR="00340440" w:rsidRPr="0016267E" w:rsidRDefault="00340440" w:rsidP="00340440">
      <w:r w:rsidRPr="0016267E">
        <w:rPr>
          <w:noProof/>
        </w:rPr>
        <w:drawing>
          <wp:inline distT="0" distB="0" distL="0" distR="0" wp14:anchorId="1910158B" wp14:editId="19172B99">
            <wp:extent cx="5274310" cy="2338245"/>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rcRect t="11844"/>
                    <a:stretch>
                      <a:fillRect/>
                    </a:stretch>
                  </pic:blipFill>
                  <pic:spPr bwMode="auto">
                    <a:xfrm>
                      <a:off x="0" y="0"/>
                      <a:ext cx="5274310" cy="2338245"/>
                    </a:xfrm>
                    <a:prstGeom prst="rect">
                      <a:avLst/>
                    </a:prstGeom>
                    <a:ln>
                      <a:noFill/>
                    </a:ln>
                    <a:extLst>
                      <a:ext uri="{53640926-AAD7-44D8-BBD7-CCE9431645EC}">
                        <a14:shadowObscured xmlns:a14="http://schemas.microsoft.com/office/drawing/2010/main"/>
                      </a:ext>
                    </a:extLst>
                  </pic:spPr>
                </pic:pic>
              </a:graphicData>
            </a:graphic>
          </wp:inline>
        </w:drawing>
      </w:r>
    </w:p>
    <w:p w14:paraId="2C8C2FBC" w14:textId="77777777" w:rsidR="00340440" w:rsidRPr="003F0DC6" w:rsidRDefault="00340440" w:rsidP="00340440">
      <w:pPr>
        <w:rPr>
          <w:sz w:val="21"/>
          <w:szCs w:val="21"/>
        </w:rPr>
      </w:pPr>
      <w:bookmarkStart w:id="609" w:name="_Hlk113483132"/>
      <w:r w:rsidRPr="003F0DC6">
        <w:rPr>
          <w:rFonts w:hint="eastAsia"/>
          <w:sz w:val="21"/>
          <w:szCs w:val="21"/>
        </w:rPr>
        <w:t>F</w:t>
      </w:r>
      <w:r w:rsidRPr="003F0DC6">
        <w:rPr>
          <w:sz w:val="21"/>
          <w:szCs w:val="21"/>
        </w:rPr>
        <w:t xml:space="preserve">igure 1 The pooled average ERR curves obtained by MMR and MCMAR with only </w:t>
      </w:r>
      <w:r w:rsidRPr="003F0DC6">
        <w:rPr>
          <w:rFonts w:eastAsia="等线"/>
          <w:sz w:val="21"/>
          <w:szCs w:val="21"/>
        </w:rPr>
        <w:t>intercepts</w:t>
      </w:r>
      <w:r w:rsidRPr="003F0DC6">
        <w:rPr>
          <w:sz w:val="21"/>
          <w:szCs w:val="21"/>
        </w:rPr>
        <w:t>.</w:t>
      </w:r>
    </w:p>
    <w:bookmarkEnd w:id="609"/>
    <w:p w14:paraId="68B76B6D" w14:textId="77777777" w:rsidR="00340440" w:rsidRPr="00340440" w:rsidRDefault="00340440" w:rsidP="003E581A">
      <w:pPr>
        <w:ind w:firstLineChars="100" w:firstLine="240"/>
      </w:pPr>
    </w:p>
    <w:p w14:paraId="18279D26" w14:textId="1403A4DE" w:rsidR="00B7170A" w:rsidRDefault="00701073" w:rsidP="0014000E">
      <w:pPr>
        <w:ind w:firstLineChars="100" w:firstLine="240"/>
      </w:pPr>
      <w:ins w:id="610" w:author="wang wei" w:date="2022-11-05T18:39:00Z">
        <w:r>
          <w:t>W</w:t>
        </w:r>
      </w:ins>
      <w:del w:id="611" w:author="wang wei" w:date="2022-11-05T18:39:00Z">
        <w:r w:rsidR="00B7170A" w:rsidRPr="0016267E" w:rsidDel="00701073">
          <w:delText>In addition, w</w:delText>
        </w:r>
      </w:del>
      <w:r w:rsidR="00B7170A" w:rsidRPr="0016267E">
        <w:t xml:space="preserve">e also compared the spatial distributions of ERRs estimated by MMR and MCMAR. For a more intuitive exhibition, we used MMR and MCMAR with only </w:t>
      </w:r>
      <w:r w:rsidR="00B7170A" w:rsidRPr="0016267E">
        <w:rPr>
          <w:rFonts w:eastAsia="等线"/>
        </w:rPr>
        <w:t>intercepts</w:t>
      </w:r>
      <w:r w:rsidR="00B7170A" w:rsidRPr="0016267E">
        <w:t xml:space="preserve"> to calculate the pooled relative risks (RRs) at 10%, 30%, 70% and 90% </w:t>
      </w:r>
      <w:bookmarkStart w:id="612" w:name="_Hlk104393077"/>
      <w:r w:rsidR="00B7170A" w:rsidRPr="0016267E">
        <w:t>quantiles of temperature</w:t>
      </w:r>
      <w:bookmarkEnd w:id="612"/>
      <w:r w:rsidR="00201A70" w:rsidRPr="0016267E">
        <w:t xml:space="preserve"> referring to 50% for each city. The comparison of spatial distributions </w:t>
      </w:r>
      <w:r w:rsidR="00B7170A" w:rsidRPr="0016267E">
        <w:rPr>
          <w:rFonts w:eastAsia="等线"/>
        </w:rPr>
        <w:t>is</w:t>
      </w:r>
      <w:r w:rsidR="00201A70" w:rsidRPr="0016267E">
        <w:t xml:space="preserve"> shown in Figure 2. MCMAR achieved a smoother spatial distribution than MMR, which was considerably found in RRs at </w:t>
      </w:r>
      <w:r w:rsidR="00B7170A" w:rsidRPr="0016267E">
        <w:rPr>
          <w:rFonts w:eastAsia="等线"/>
        </w:rPr>
        <w:t xml:space="preserve">the </w:t>
      </w:r>
      <w:r w:rsidR="00201A70" w:rsidRPr="0016267E">
        <w:t xml:space="preserve">90% quantile of temperature. The representative regions </w:t>
      </w:r>
      <w:r w:rsidR="00B7170A" w:rsidRPr="0016267E">
        <w:rPr>
          <w:rFonts w:eastAsia="等线"/>
        </w:rPr>
        <w:t>for</w:t>
      </w:r>
      <w:r w:rsidR="00201A70" w:rsidRPr="0016267E">
        <w:t xml:space="preserve"> comparison </w:t>
      </w:r>
      <w:r w:rsidR="00B7170A" w:rsidRPr="0016267E">
        <w:rPr>
          <w:rFonts w:eastAsia="等线"/>
        </w:rPr>
        <w:t>are</w:t>
      </w:r>
      <w:r w:rsidR="00201A70" w:rsidRPr="0016267E">
        <w:t xml:space="preserve"> marked by blue circles or ellipses</w:t>
      </w:r>
      <w:ins w:id="613" w:author="wang wei" w:date="2022-11-05T20:27:00Z">
        <w:r w:rsidR="005D7D8A">
          <w:t>, with</w:t>
        </w:r>
      </w:ins>
      <w:ins w:id="614" w:author="wang wei" w:date="2022-11-05T20:29:00Z">
        <w:r w:rsidR="005D7D8A">
          <w:t xml:space="preserve"> that</w:t>
        </w:r>
      </w:ins>
      <w:ins w:id="615" w:author="wang wei" w:date="2022-11-05T20:27:00Z">
        <w:r w:rsidR="005D7D8A">
          <w:t xml:space="preserve"> the RRs ob</w:t>
        </w:r>
      </w:ins>
      <w:ins w:id="616" w:author="wang wei" w:date="2022-11-05T20:28:00Z">
        <w:r w:rsidR="005D7D8A">
          <w:t>tained by MMR show</w:t>
        </w:r>
      </w:ins>
      <w:ins w:id="617" w:author="wang wei" w:date="2022-11-05T20:29:00Z">
        <w:r w:rsidR="005D7D8A">
          <w:t xml:space="preserve"> st</w:t>
        </w:r>
      </w:ins>
      <w:ins w:id="618" w:author="wang wei" w:date="2022-11-05T20:30:00Z">
        <w:r w:rsidR="005D7D8A">
          <w:t>eeper distinction</w:t>
        </w:r>
      </w:ins>
      <w:ins w:id="619" w:author="wang wei" w:date="2022-11-05T20:38:00Z">
        <w:r w:rsidR="005D7D8A">
          <w:t xml:space="preserve"> between adjacent cities than those obtained </w:t>
        </w:r>
      </w:ins>
      <w:ins w:id="620" w:author="wang wei" w:date="2022-11-05T20:39:00Z">
        <w:r w:rsidR="005D7D8A">
          <w:t>by MCMAR</w:t>
        </w:r>
      </w:ins>
      <w:r w:rsidR="00201A70" w:rsidRPr="0016267E">
        <w:t>.</w:t>
      </w:r>
      <w:r w:rsidR="001A62EF">
        <w:t xml:space="preserve"> </w:t>
      </w:r>
      <w:r w:rsidR="007F0A40">
        <w:t>The spatial distributions of ERRs</w:t>
      </w:r>
      <w:del w:id="621" w:author="wang wei" w:date="2022-11-05T20:42:00Z">
        <w:r w:rsidR="00A11185" w:rsidDel="00301736">
          <w:delText>, obtained by the MCMAR-based strategy,</w:delText>
        </w:r>
      </w:del>
      <w:r w:rsidR="007F0A40">
        <w:t xml:space="preserve"> show that </w:t>
      </w:r>
      <w:r w:rsidR="00A11185" w:rsidRPr="00A11185">
        <w:t>high temperature increases the risk of HFMD mainly in the South</w:t>
      </w:r>
      <w:r w:rsidR="00A11185">
        <w:t xml:space="preserve"> and Northeast</w:t>
      </w:r>
      <w:r w:rsidR="00A11185" w:rsidRPr="00A11185">
        <w:t xml:space="preserve"> of China, but which does not in the Central</w:t>
      </w:r>
      <w:r w:rsidR="00A11185">
        <w:t>.</w:t>
      </w:r>
    </w:p>
    <w:p w14:paraId="4ED53201" w14:textId="32AC860B" w:rsidR="00340440" w:rsidRDefault="00340440" w:rsidP="00340440">
      <w:del w:id="622" w:author="wang wei" w:date="2022-11-06T14:04:00Z">
        <w:r w:rsidDel="00334A8A">
          <w:rPr>
            <w:noProof/>
          </w:rPr>
          <w:lastRenderedPageBreak/>
          <w:drawing>
            <wp:inline distT="0" distB="0" distL="0" distR="0" wp14:anchorId="5A8BF5E7" wp14:editId="0EC87CD6">
              <wp:extent cx="5196133" cy="8244000"/>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6133" cy="8244000"/>
                      </a:xfrm>
                      <a:prstGeom prst="rect">
                        <a:avLst/>
                      </a:prstGeom>
                    </pic:spPr>
                  </pic:pic>
                </a:graphicData>
              </a:graphic>
            </wp:inline>
          </w:drawing>
        </w:r>
      </w:del>
      <w:ins w:id="623" w:author="wang wei" w:date="2022-11-06T14:04:00Z">
        <w:r w:rsidR="00334A8A">
          <w:rPr>
            <w:noProof/>
          </w:rPr>
          <w:drawing>
            <wp:inline distT="0" distB="0" distL="0" distR="0" wp14:anchorId="1F9F2106" wp14:editId="4509F84F">
              <wp:extent cx="5274310" cy="87922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stretch>
                        <a:fillRect/>
                      </a:stretch>
                    </pic:blipFill>
                    <pic:spPr>
                      <a:xfrm>
                        <a:off x="0" y="0"/>
                        <a:ext cx="5274310" cy="8792210"/>
                      </a:xfrm>
                      <a:prstGeom prst="rect">
                        <a:avLst/>
                      </a:prstGeom>
                    </pic:spPr>
                  </pic:pic>
                </a:graphicData>
              </a:graphic>
            </wp:inline>
          </w:drawing>
        </w:r>
      </w:ins>
    </w:p>
    <w:p w14:paraId="429B92DF" w14:textId="77EC861C" w:rsidR="00340440" w:rsidRPr="00340440" w:rsidRDefault="00340440" w:rsidP="00340440">
      <w:pPr>
        <w:spacing w:line="240" w:lineRule="auto"/>
      </w:pPr>
      <w:bookmarkStart w:id="624" w:name="_Hlk113483154"/>
      <w:r w:rsidRPr="003F0DC6">
        <w:rPr>
          <w:rFonts w:hint="eastAsia"/>
          <w:sz w:val="21"/>
          <w:szCs w:val="21"/>
        </w:rPr>
        <w:lastRenderedPageBreak/>
        <w:t>F</w:t>
      </w:r>
      <w:r w:rsidRPr="003F0DC6">
        <w:rPr>
          <w:sz w:val="21"/>
          <w:szCs w:val="21"/>
        </w:rPr>
        <w:t xml:space="preserve">igure 2 The comparison of spatial distributions of ERRs estimated by MMR and MCMAR in terms of RR at </w:t>
      </w:r>
      <w:r w:rsidRPr="003F0DC6">
        <w:rPr>
          <w:rFonts w:eastAsia="等线"/>
          <w:sz w:val="21"/>
          <w:szCs w:val="21"/>
        </w:rPr>
        <w:t xml:space="preserve">the </w:t>
      </w:r>
      <w:r w:rsidRPr="003F0DC6">
        <w:rPr>
          <w:sz w:val="21"/>
          <w:szCs w:val="21"/>
        </w:rPr>
        <w:t xml:space="preserve">10%, 30%, 70% and 90% </w:t>
      </w:r>
      <w:r w:rsidRPr="003F0DC6">
        <w:rPr>
          <w:rFonts w:eastAsia="等线"/>
          <w:sz w:val="21"/>
          <w:szCs w:val="21"/>
        </w:rPr>
        <w:t>quantiles</w:t>
      </w:r>
      <w:r w:rsidRPr="003F0DC6">
        <w:rPr>
          <w:sz w:val="21"/>
          <w:szCs w:val="21"/>
        </w:rPr>
        <w:t xml:space="preserve"> of temperature referring to 50%</w:t>
      </w:r>
      <w:bookmarkEnd w:id="624"/>
      <w:r w:rsidRPr="003F0DC6">
        <w:rPr>
          <w:sz w:val="21"/>
          <w:szCs w:val="21"/>
        </w:rPr>
        <w:t>.</w:t>
      </w:r>
    </w:p>
    <w:p w14:paraId="74A0C4DB" w14:textId="22B4D611" w:rsidR="00F47995" w:rsidRPr="0016267E" w:rsidRDefault="00D91F51" w:rsidP="00F47995">
      <w:pPr>
        <w:pStyle w:val="2"/>
      </w:pPr>
      <w:r w:rsidRPr="0016267E">
        <w:t xml:space="preserve">4. </w:t>
      </w:r>
      <w:r w:rsidRPr="0016267E">
        <w:rPr>
          <w:rFonts w:hint="eastAsia"/>
        </w:rPr>
        <w:t>S</w:t>
      </w:r>
      <w:r w:rsidRPr="0016267E">
        <w:t>imulation study</w:t>
      </w:r>
    </w:p>
    <w:p w14:paraId="60C8135A" w14:textId="73631268" w:rsidR="00BE592E" w:rsidRPr="0016267E" w:rsidRDefault="006D3A42" w:rsidP="00F47995">
      <w:r w:rsidRPr="0016267E">
        <w:t>The comparison between MMR and MCMAR in the motivating example may be somewhat subjective, especially for the comparison regarding spatial distributions, i.e., the city-specific predictions of ERRs. Therefore, we generated a batch of simulation datasets to further provide an objective comparison.</w:t>
      </w:r>
    </w:p>
    <w:p w14:paraId="3F2F6470" w14:textId="52739B92" w:rsidR="00BE592E" w:rsidRPr="0016267E" w:rsidRDefault="00D91F51" w:rsidP="00BE592E">
      <w:pPr>
        <w:pStyle w:val="3"/>
      </w:pPr>
      <w:r w:rsidRPr="0016267E">
        <w:rPr>
          <w:rFonts w:hint="eastAsia"/>
        </w:rPr>
        <w:t>4</w:t>
      </w:r>
      <w:r w:rsidR="006D275C" w:rsidRPr="0016267E">
        <w:t>.1 Simulation scenario setting and data generation process</w:t>
      </w:r>
    </w:p>
    <w:p w14:paraId="2E681195" w14:textId="732DBD87" w:rsidR="00F47252" w:rsidRPr="0016267E" w:rsidRDefault="00B37102" w:rsidP="00F47995">
      <w:r>
        <w:t>T</w:t>
      </w:r>
      <w:r w:rsidR="005A27BD" w:rsidRPr="0016267E">
        <w:t>wo situations were considered. One (Scen1) is that an observed predictor is able to explain part of the region-level heterogeneity</w:t>
      </w:r>
      <w:r w:rsidR="005A27BD" w:rsidRPr="0016267E">
        <w:rPr>
          <w:rFonts w:eastAsia="等线"/>
        </w:rPr>
        <w:t>,</w:t>
      </w:r>
      <w:r w:rsidR="005A27BD" w:rsidRPr="0016267E">
        <w:t xml:space="preserve"> as shown in MMR, and the other (Scen2) is that there is no observed predictor able to explain the heterogeneity</w:t>
      </w:r>
      <w:r w:rsidR="005A27BD" w:rsidRPr="0016267E">
        <w:rPr>
          <w:rFonts w:eastAsia="等线"/>
        </w:rPr>
        <w:t>,</w:t>
      </w:r>
      <w:r w:rsidR="005A27BD" w:rsidRPr="0016267E">
        <w:t xml:space="preserve"> as shown in MCMAR. For the former, rainfall was selected as the observed predictor as in Xiong et al.’s work</w:t>
      </w:r>
      <w:r w:rsidR="005A27BD" w:rsidRPr="0016267E">
        <w:rPr>
          <w:rFonts w:eastAsia="等线"/>
        </w:rPr>
        <w:t>,</w:t>
      </w:r>
      <w:r w:rsidR="005A27BD" w:rsidRPr="0016267E">
        <w:t xml:space="preserve"> and the true parameters, i.e., the intercept (</w:t>
      </w:r>
      <m:oMath>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oMath>
      <w:r w:rsidR="00FD0B15" w:rsidRPr="0016267E">
        <w:t>) and regression coefficient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oMath>
      <w:r w:rsidR="00221D89" w:rsidRPr="0016267E">
        <w:t>) for the predictor, were set as the estimations from MMR with rainfall in the motivating example. For the latter, the intercept was set as the estimation from MCMAR with only</w:t>
      </w:r>
      <w:r w:rsidR="005A27BD" w:rsidRPr="0016267E">
        <w:rPr>
          <w:rFonts w:eastAsia="等线"/>
        </w:rPr>
        <w:t xml:space="preserve"> the</w:t>
      </w:r>
      <w:r w:rsidR="00221D89" w:rsidRPr="0016267E">
        <w:t xml:space="preserve"> intercept</w:t>
      </w:r>
      <w:r w:rsidR="005A27BD" w:rsidRPr="0016267E">
        <w:rPr>
          <w:rFonts w:eastAsia="等线"/>
        </w:rPr>
        <w:t>,</w:t>
      </w:r>
      <w:r w:rsidR="00221D89" w:rsidRPr="0016267E">
        <w:t xml:space="preserve"> and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oMath>
      <w:r w:rsidR="00A6162F" w:rsidRPr="0016267E">
        <w:rPr>
          <w:rFonts w:hint="eastAsia"/>
        </w:rPr>
        <w:t xml:space="preserve"> </w:t>
      </w:r>
      <w:r w:rsidR="00A6162F" w:rsidRPr="0016267E">
        <w:t xml:space="preserve">was set as </w:t>
      </w:r>
      <m:oMath>
        <m:r>
          <m:rPr>
            <m:sty m:val="bi"/>
          </m:rPr>
          <w:rPr>
            <w:rFonts w:ascii="Cambria Math" w:hAnsi="Cambria Math"/>
          </w:rPr>
          <m:t>0</m:t>
        </m:r>
      </m:oMath>
      <w:r w:rsidR="00A6162F" w:rsidRPr="0016267E">
        <w:rPr>
          <w:rFonts w:hint="eastAsia"/>
        </w:rPr>
        <w:t>.</w:t>
      </w:r>
      <w:r w:rsidR="00882634" w:rsidRPr="0016267E">
        <w:t xml:space="preserve"> For each situation, four different values were set to simulate different intensities of spatial autocorrelation in practical studies, i.e., </w:t>
      </w:r>
      <m:oMath>
        <m:r>
          <w:rPr>
            <w:rFonts w:ascii="Cambria Math" w:hAnsi="Cambria Math"/>
          </w:rPr>
          <m:t>ρ=0, 0.3, 0.5, 0.8</m:t>
        </m:r>
      </m:oMath>
      <w:r w:rsidR="00882634" w:rsidRPr="0016267E">
        <w:rPr>
          <w:rFonts w:hint="eastAsia"/>
        </w:rPr>
        <w:t>.</w:t>
      </w:r>
      <w:r w:rsidR="00A16333" w:rsidRPr="0016267E">
        <w:t xml:space="preserve"> Other necessary parameters, including </w:t>
      </w:r>
      <m:oMath>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i</m:t>
            </m:r>
          </m:sub>
        </m:sSub>
        <m:r>
          <w:rPr>
            <w:rFonts w:ascii="Cambria Math" w:hAnsi="Cambria Math"/>
          </w:rPr>
          <m:t>}</m:t>
        </m:r>
      </m:oMath>
      <w:r w:rsidR="00A16333" w:rsidRPr="0016267E">
        <w:t xml:space="preserve">, </w:t>
      </w:r>
      <m:oMath>
        <m:r>
          <m:rPr>
            <m:sty m:val="b"/>
          </m:rPr>
          <w:rPr>
            <w:rFonts w:ascii="Cambria Math" w:hAnsi="Cambria Math"/>
          </w:rPr>
          <m:t>V</m:t>
        </m:r>
      </m:oMath>
      <w:r w:rsidR="00A16333" w:rsidRPr="0016267E">
        <w:rPr>
          <w:rFonts w:hint="eastAsia"/>
        </w:rPr>
        <w:t xml:space="preserve"> </w:t>
      </w:r>
      <w:r w:rsidR="00A16333" w:rsidRPr="0016267E">
        <w:t xml:space="preserve">and </w:t>
      </w:r>
      <m:oMath>
        <m:r>
          <m:rPr>
            <m:sty m:val="b"/>
          </m:rPr>
          <w:rPr>
            <w:rFonts w:ascii="Cambria Math" w:hAnsi="Cambria Math"/>
          </w:rPr>
          <m:t>U</m:t>
        </m:r>
      </m:oMath>
      <w:r w:rsidR="00E8159D" w:rsidRPr="0016267E">
        <w:t xml:space="preserve">, also came from the motivating example. As such, a total of 8 simulation scenarios were set, which </w:t>
      </w:r>
      <w:r w:rsidR="005A27BD" w:rsidRPr="0016267E">
        <w:rPr>
          <w:rFonts w:eastAsia="等线"/>
        </w:rPr>
        <w:t>are</w:t>
      </w:r>
      <w:r w:rsidR="00E8159D" w:rsidRPr="0016267E">
        <w:t xml:space="preserve"> shown in Table 2. For each scenario, the true ERR,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00E8159D" w:rsidRPr="0016267E">
        <w:t xml:space="preserve">, for city </w:t>
      </w:r>
      <m:oMath>
        <m:r>
          <w:rPr>
            <w:rFonts w:ascii="Cambria Math" w:hAnsi="Cambria Math"/>
          </w:rPr>
          <m:t>i</m:t>
        </m:r>
      </m:oMath>
      <w:r w:rsidR="00E8159D" w:rsidRPr="0016267E">
        <w:rPr>
          <w:rFonts w:hint="eastAsia"/>
        </w:rPr>
        <w:t xml:space="preserve"> </w:t>
      </w:r>
      <w:r w:rsidR="005A27BD" w:rsidRPr="0016267E">
        <w:t>is</w:t>
      </w:r>
    </w:p>
    <w:p w14:paraId="1DF8E6AC" w14:textId="692287ED" w:rsidR="00F47252" w:rsidRPr="0016267E" w:rsidRDefault="00000000" w:rsidP="00F47995">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w:bookmarkStart w:id="625" w:name="_Hlk118409718"/>
          <m:sSub>
            <m:sSubPr>
              <m:ctrlPr>
                <w:rPr>
                  <w:rFonts w:ascii="Cambria Math" w:hAnsi="Cambria Math"/>
                  <w:i/>
                </w:rPr>
              </m:ctrlPr>
            </m:sSubPr>
            <m:e>
              <m:r>
                <m:rPr>
                  <m:sty m:val="bi"/>
                </m:rPr>
                <w:rPr>
                  <w:rFonts w:ascii="Cambria Math" w:hAnsi="Cambria Math"/>
                </w:rPr>
                <m:t>β</m:t>
              </m:r>
            </m:e>
            <m:sub>
              <m:r>
                <w:rPr>
                  <w:rFonts w:ascii="Cambria Math" w:hAnsi="Cambria Math"/>
                </w:rPr>
                <m:t>0</m:t>
              </m:r>
            </m:sub>
          </m:sSub>
          <w:bookmarkEnd w:id="625"/>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w:bookmarkStart w:id="626" w:name="_Hlk118409728"/>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m:oMathPara>
      <w:bookmarkEnd w:id="626"/>
    </w:p>
    <w:p w14:paraId="428D1A61" w14:textId="7FB68A9F" w:rsidR="005C5EE1" w:rsidRPr="0016267E" w:rsidRDefault="00D91F51" w:rsidP="00F47995">
      <w:r w:rsidRPr="0016267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6267E">
        <w:rPr>
          <w:rFonts w:hint="eastAsia"/>
        </w:rPr>
        <w:t xml:space="preserve"> </w:t>
      </w:r>
      <w:r w:rsidRPr="0016267E">
        <w:t xml:space="preserve">is the predictor.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Pr="0016267E">
        <w:rPr>
          <w:rFonts w:hint="eastAsia"/>
        </w:rPr>
        <w:t xml:space="preserve"> </w:t>
      </w:r>
      <w:r w:rsidR="006D275C" w:rsidRPr="0016267E">
        <w:t xml:space="preserve">is the </w:t>
      </w:r>
      <m:oMath>
        <m:r>
          <w:rPr>
            <w:rFonts w:ascii="Cambria Math" w:hAnsi="Cambria Math"/>
          </w:rPr>
          <m:t>i</m:t>
        </m:r>
      </m:oMath>
      <w:r w:rsidR="006D275C" w:rsidRPr="0016267E">
        <w:t xml:space="preserve">th column of matrix </w:t>
      </w:r>
      <m:oMath>
        <m:r>
          <m:rPr>
            <m:sty m:val="b"/>
          </m:rPr>
          <w:rPr>
            <w:rFonts w:ascii="Cambria Math" w:hAnsi="Cambria Math"/>
          </w:rPr>
          <m:t>ξ</m:t>
        </m:r>
      </m:oMath>
      <w:r w:rsidRPr="0016267E">
        <w:rPr>
          <w:rFonts w:ascii="Cambria Math" w:eastAsia="等线" w:hAnsi="Cambria Math"/>
        </w:rPr>
        <w:t>,</w:t>
      </w:r>
      <w:r w:rsidR="004A5F61" w:rsidRPr="0016267E">
        <w:t xml:space="preserve"> which is sampled from the matrix normal distribution with known </w:t>
      </w:r>
      <m:oMath>
        <m:r>
          <m:rPr>
            <m:sty m:val="b"/>
          </m:rPr>
          <w:rPr>
            <w:rFonts w:ascii="Cambria Math" w:hAnsi="Cambria Math"/>
          </w:rPr>
          <m:t>V</m:t>
        </m:r>
      </m:oMath>
      <w:r w:rsidR="004A5F61" w:rsidRPr="0016267E">
        <w:rPr>
          <w:rFonts w:hint="eastAsia"/>
        </w:rPr>
        <w:t xml:space="preserve"> </w:t>
      </w:r>
      <w:r w:rsidR="004A5F61" w:rsidRPr="0016267E">
        <w:t xml:space="preserve">and </w:t>
      </w:r>
      <m:oMath>
        <m:r>
          <m:rPr>
            <m:sty m:val="b"/>
          </m:rPr>
          <w:rPr>
            <w:rFonts w:ascii="Cambria Math" w:hAnsi="Cambria Math"/>
          </w:rPr>
          <m:t>U</m:t>
        </m:r>
      </m:oMath>
      <w:r w:rsidR="006D275C" w:rsidRPr="0016267E">
        <w:t xml:space="preserve">, </w:t>
      </w:r>
      <w:r w:rsidRPr="0016267E">
        <w:rPr>
          <w:rFonts w:eastAsia="等线"/>
        </w:rPr>
        <w:t xml:space="preserve">as </w:t>
      </w:r>
      <w:r w:rsidR="006D275C" w:rsidRPr="0016267E">
        <w:t xml:space="preserve">shown in </w:t>
      </w:r>
      <w:r w:rsidR="00E81DAD">
        <w:t>F</w:t>
      </w:r>
      <w:r w:rsidR="006D275C" w:rsidRPr="0016267E">
        <w:t xml:space="preserve">ormula </w:t>
      </w:r>
      <w:r w:rsidR="006D275C" w:rsidRPr="0016267E">
        <w:fldChar w:fldCharType="begin"/>
      </w:r>
      <w:r w:rsidR="006D275C" w:rsidRPr="0016267E">
        <w:instrText xml:space="preserve"> REF _Ref103890971 \h </w:instrText>
      </w:r>
      <w:r w:rsidR="006D275C" w:rsidRPr="0016267E">
        <w:fldChar w:fldCharType="separate"/>
      </w:r>
      <w:ins w:id="627" w:author="wang wei" w:date="2022-11-07T10:50:00Z">
        <w:r w:rsidR="00734AAA" w:rsidRPr="0016267E">
          <w:rPr>
            <w:rFonts w:hint="eastAsia"/>
            <w:szCs w:val="21"/>
          </w:rPr>
          <w:t>(</w:t>
        </w:r>
        <w:r w:rsidR="00734AAA">
          <w:rPr>
            <w:noProof/>
            <w:szCs w:val="21"/>
          </w:rPr>
          <w:t>3</w:t>
        </w:r>
        <w:r w:rsidR="00734AAA" w:rsidRPr="0016267E">
          <w:rPr>
            <w:szCs w:val="21"/>
          </w:rPr>
          <w:t>)</w:t>
        </w:r>
      </w:ins>
      <w:del w:id="628" w:author="wang wei" w:date="2022-11-07T10:50:00Z">
        <w:r w:rsidR="00A92CD2" w:rsidRPr="0016267E" w:rsidDel="00734AAA">
          <w:rPr>
            <w:rFonts w:hint="eastAsia"/>
            <w:szCs w:val="21"/>
          </w:rPr>
          <w:delText>(</w:delText>
        </w:r>
        <w:r w:rsidR="00A92CD2" w:rsidDel="00734AAA">
          <w:rPr>
            <w:noProof/>
            <w:szCs w:val="21"/>
          </w:rPr>
          <w:delText>3</w:delText>
        </w:r>
        <w:r w:rsidR="00A92CD2" w:rsidRPr="0016267E" w:rsidDel="00734AAA">
          <w:rPr>
            <w:szCs w:val="21"/>
          </w:rPr>
          <w:delText>)</w:delText>
        </w:r>
      </w:del>
      <w:r w:rsidR="006D275C" w:rsidRPr="0016267E">
        <w:fldChar w:fldCharType="end"/>
      </w:r>
      <w:r w:rsidRPr="0016267E">
        <w:t xml:space="preserve">. Finally, we </w:t>
      </w:r>
      <w:r w:rsidR="00E81DAD">
        <w:t>repeated</w:t>
      </w:r>
      <w:r w:rsidR="00E81DAD" w:rsidRPr="0016267E">
        <w:t xml:space="preserve"> </w:t>
      </w:r>
      <w:r w:rsidRPr="0016267E">
        <w:t>the following random sampling 1000 times to simulate the estimated city-specific ERRs in the first stage.</w:t>
      </w:r>
    </w:p>
    <w:p w14:paraId="68C84FAD" w14:textId="120732AD" w:rsidR="005C5EE1" w:rsidRPr="0016267E" w:rsidRDefault="00000000" w:rsidP="005C5EE1">
      <w:pPr>
        <w:jc w:val="center"/>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θ</m:t>
                  </m:r>
                </m:e>
              </m:acc>
            </m:e>
            <m:sub>
              <m:r>
                <w:rPr>
                  <w:rFonts w:ascii="Cambria Math" w:hAnsi="Cambria Math"/>
                </w:rPr>
                <m:t>i</m:t>
              </m:r>
            </m:sub>
          </m:sSub>
          <m:r>
            <w:rPr>
              <w:rFonts w:ascii="Cambria Math" w:hAnsi="Cambria Math"/>
            </w:rPr>
            <m:t>~MN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i</m:t>
                  </m:r>
                </m:sub>
              </m:sSub>
            </m:e>
          </m:d>
          <m:r>
            <w:rPr>
              <w:rFonts w:ascii="Cambria Math" w:hAnsi="Cambria Math"/>
            </w:rPr>
            <m:t>.</m:t>
          </m:r>
        </m:oMath>
      </m:oMathPara>
    </w:p>
    <w:p w14:paraId="085B410B" w14:textId="0D3818E7" w:rsidR="00BE592E" w:rsidRDefault="006A7730" w:rsidP="00F47995">
      <w:r w:rsidRPr="0016267E">
        <w:t xml:space="preserve">The true parameters and the simulated random datasets </w:t>
      </w:r>
      <w:r w:rsidR="00805B41" w:rsidRPr="00DD2FE1">
        <w:t xml:space="preserve">are available at </w:t>
      </w:r>
      <w:hyperlink r:id="rId13" w:history="1">
        <w:r w:rsidR="00F62F76" w:rsidRPr="00F62F76">
          <w:t>the</w:t>
        </w:r>
      </w:hyperlink>
      <w:r w:rsidR="00F62F76" w:rsidRPr="00F62F76">
        <w:t xml:space="preserve"> appendices</w:t>
      </w:r>
      <w:r w:rsidR="00805B41" w:rsidRPr="00DD2FE1">
        <w:t>.</w:t>
      </w:r>
    </w:p>
    <w:p w14:paraId="00EA28DF" w14:textId="77777777" w:rsidR="00805B41" w:rsidRDefault="00805B41" w:rsidP="00F47995"/>
    <w:p w14:paraId="70CEB53E" w14:textId="071B5D5F" w:rsidR="00805B41" w:rsidRPr="00805B41" w:rsidRDefault="00805B41" w:rsidP="004F2BEA">
      <w:pPr>
        <w:jc w:val="left"/>
        <w:rPr>
          <w:sz w:val="21"/>
          <w:szCs w:val="21"/>
        </w:rPr>
      </w:pPr>
      <w:bookmarkStart w:id="629" w:name="_Hlk113483078"/>
      <w:r w:rsidRPr="00805B41">
        <w:rPr>
          <w:sz w:val="21"/>
          <w:szCs w:val="21"/>
        </w:rPr>
        <w:t>Table 2</w:t>
      </w:r>
      <w:r w:rsidR="00DD4F66">
        <w:rPr>
          <w:sz w:val="21"/>
          <w:szCs w:val="21"/>
        </w:rPr>
        <w:t>.</w:t>
      </w:r>
      <w:r w:rsidRPr="00805B41">
        <w:rPr>
          <w:sz w:val="21"/>
          <w:szCs w:val="21"/>
        </w:rPr>
        <w:t xml:space="preserve"> The parameter </w:t>
      </w:r>
      <w:r w:rsidRPr="00805B41">
        <w:rPr>
          <w:rFonts w:eastAsia="等线"/>
          <w:sz w:val="21"/>
          <w:szCs w:val="21"/>
        </w:rPr>
        <w:t>settings</w:t>
      </w:r>
      <w:r w:rsidRPr="00805B41">
        <w:rPr>
          <w:sz w:val="21"/>
          <w:szCs w:val="21"/>
        </w:rPr>
        <w:t xml:space="preserve"> for the eight simulation scenarios</w:t>
      </w:r>
    </w:p>
    <w:tbl>
      <w:tblPr>
        <w:tblStyle w:val="a4"/>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3244"/>
        <w:gridCol w:w="3244"/>
        <w:gridCol w:w="525"/>
      </w:tblGrid>
      <w:tr w:rsidR="00805B41" w:rsidRPr="003F0DC6" w14:paraId="75043720" w14:textId="77777777" w:rsidTr="007A6B90">
        <w:tc>
          <w:tcPr>
            <w:tcW w:w="1283" w:type="dxa"/>
            <w:tcBorders>
              <w:top w:val="single" w:sz="12" w:space="0" w:color="auto"/>
              <w:bottom w:val="single" w:sz="8" w:space="0" w:color="auto"/>
            </w:tcBorders>
          </w:tcPr>
          <w:bookmarkEnd w:id="629"/>
          <w:p w14:paraId="450BF133" w14:textId="77777777" w:rsidR="00805B41" w:rsidRPr="003F0DC6" w:rsidRDefault="00805B41" w:rsidP="007A6B90">
            <w:pPr>
              <w:rPr>
                <w:sz w:val="21"/>
                <w:szCs w:val="21"/>
              </w:rPr>
            </w:pPr>
            <w:r w:rsidRPr="003F0DC6">
              <w:rPr>
                <w:sz w:val="21"/>
                <w:szCs w:val="21"/>
              </w:rPr>
              <w:t>Scenarios</w:t>
            </w:r>
          </w:p>
        </w:tc>
        <w:tc>
          <w:tcPr>
            <w:tcW w:w="3244" w:type="dxa"/>
            <w:tcBorders>
              <w:top w:val="single" w:sz="12" w:space="0" w:color="auto"/>
              <w:bottom w:val="single" w:sz="8" w:space="0" w:color="auto"/>
            </w:tcBorders>
          </w:tcPr>
          <w:p w14:paraId="76311E18" w14:textId="77777777" w:rsidR="00805B41" w:rsidRPr="003F0DC6" w:rsidRDefault="00805B41" w:rsidP="007A6B90">
            <w:pPr>
              <w:jc w:val="center"/>
              <w:rPr>
                <w:sz w:val="21"/>
                <w:szCs w:val="21"/>
              </w:rPr>
            </w:pPr>
            <w:r w:rsidRPr="003F0DC6">
              <w:rPr>
                <w:sz w:val="21"/>
                <w:szCs w:val="21"/>
              </w:rPr>
              <w:t>Parameter for intercept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0</m:t>
                  </m:r>
                </m:sub>
              </m:sSub>
            </m:oMath>
            <w:r w:rsidRPr="003F0DC6">
              <w:rPr>
                <w:sz w:val="21"/>
                <w:szCs w:val="21"/>
              </w:rPr>
              <w:t>)</w:t>
            </w:r>
          </w:p>
        </w:tc>
        <w:tc>
          <w:tcPr>
            <w:tcW w:w="3244" w:type="dxa"/>
            <w:tcBorders>
              <w:top w:val="single" w:sz="12" w:space="0" w:color="auto"/>
              <w:bottom w:val="single" w:sz="8" w:space="0" w:color="auto"/>
            </w:tcBorders>
          </w:tcPr>
          <w:p w14:paraId="555C867D" w14:textId="77777777" w:rsidR="00805B41" w:rsidRPr="003F0DC6" w:rsidRDefault="00805B41" w:rsidP="007A6B90">
            <w:pPr>
              <w:jc w:val="center"/>
              <w:rPr>
                <w:sz w:val="21"/>
                <w:szCs w:val="21"/>
              </w:rPr>
            </w:pPr>
            <w:r w:rsidRPr="003F0DC6">
              <w:rPr>
                <w:sz w:val="21"/>
                <w:szCs w:val="21"/>
              </w:rPr>
              <w:t>Parameter for predictor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1</m:t>
                  </m:r>
                </m:sub>
              </m:sSub>
            </m:oMath>
            <w:r w:rsidRPr="003F0DC6">
              <w:rPr>
                <w:sz w:val="21"/>
                <w:szCs w:val="21"/>
              </w:rPr>
              <w:t>)</w:t>
            </w:r>
          </w:p>
        </w:tc>
        <w:tc>
          <w:tcPr>
            <w:tcW w:w="525" w:type="dxa"/>
            <w:tcBorders>
              <w:top w:val="single" w:sz="12" w:space="0" w:color="auto"/>
              <w:bottom w:val="single" w:sz="8" w:space="0" w:color="auto"/>
            </w:tcBorders>
          </w:tcPr>
          <w:p w14:paraId="59A04858" w14:textId="77777777" w:rsidR="00805B41" w:rsidRPr="003F0DC6" w:rsidRDefault="00805B41" w:rsidP="007A6B90">
            <w:pPr>
              <w:jc w:val="center"/>
              <w:rPr>
                <w:sz w:val="21"/>
                <w:szCs w:val="21"/>
              </w:rPr>
            </w:pPr>
            <m:oMathPara>
              <m:oMath>
                <m:r>
                  <w:rPr>
                    <w:rFonts w:ascii="Cambria Math" w:hAnsi="Cambria Math"/>
                    <w:sz w:val="21"/>
                    <w:szCs w:val="21"/>
                  </w:rPr>
                  <m:t>ρ</m:t>
                </m:r>
              </m:oMath>
            </m:oMathPara>
          </w:p>
        </w:tc>
      </w:tr>
      <w:tr w:rsidR="00805B41" w:rsidRPr="003F0DC6" w14:paraId="482CF434" w14:textId="77777777" w:rsidTr="007A6B90">
        <w:tc>
          <w:tcPr>
            <w:tcW w:w="1283" w:type="dxa"/>
            <w:tcBorders>
              <w:top w:val="single" w:sz="8" w:space="0" w:color="auto"/>
            </w:tcBorders>
          </w:tcPr>
          <w:p w14:paraId="3DC3BAB0" w14:textId="77777777" w:rsidR="00805B41" w:rsidRPr="003F0DC6" w:rsidRDefault="00805B41" w:rsidP="007A6B90">
            <w:pPr>
              <w:rPr>
                <w:sz w:val="21"/>
                <w:szCs w:val="21"/>
              </w:rPr>
            </w:pPr>
            <w:r w:rsidRPr="003F0DC6">
              <w:rPr>
                <w:rFonts w:hint="eastAsia"/>
                <w:sz w:val="21"/>
                <w:szCs w:val="21"/>
              </w:rPr>
              <w:t>S</w:t>
            </w:r>
            <w:r w:rsidRPr="003F0DC6">
              <w:rPr>
                <w:sz w:val="21"/>
                <w:szCs w:val="21"/>
              </w:rPr>
              <w:t>cen1-rho0</w:t>
            </w:r>
          </w:p>
        </w:tc>
        <w:tc>
          <w:tcPr>
            <w:tcW w:w="3244" w:type="dxa"/>
            <w:tcBorders>
              <w:top w:val="single" w:sz="8" w:space="0" w:color="auto"/>
            </w:tcBorders>
          </w:tcPr>
          <w:p w14:paraId="18DDD9B7" w14:textId="77777777" w:rsidR="00805B41" w:rsidRPr="003F0DC6" w:rsidRDefault="00805B41" w:rsidP="007A6B90">
            <w:pPr>
              <w:jc w:val="center"/>
              <w:rPr>
                <w:sz w:val="21"/>
                <w:szCs w:val="21"/>
              </w:rPr>
            </w:pPr>
            <m:oMathPara>
              <m:oMath>
                <m:r>
                  <w:rPr>
                    <w:rFonts w:ascii="Cambria Math" w:hAnsi="Cambria Math"/>
                    <w:sz w:val="21"/>
                    <w:szCs w:val="21"/>
                  </w:rPr>
                  <m:t>(0.169, 0.132, 0.107, 0.237, 0.072)</m:t>
                </m:r>
              </m:oMath>
            </m:oMathPara>
          </w:p>
        </w:tc>
        <w:tc>
          <w:tcPr>
            <w:tcW w:w="3244" w:type="dxa"/>
            <w:tcBorders>
              <w:top w:val="single" w:sz="8" w:space="0" w:color="auto"/>
            </w:tcBorders>
          </w:tcPr>
          <w:p w14:paraId="11F60AEA" w14:textId="77777777" w:rsidR="00805B41" w:rsidRPr="003F0DC6" w:rsidRDefault="00805B41" w:rsidP="007A6B90">
            <w:pPr>
              <w:jc w:val="center"/>
              <w:rPr>
                <w:sz w:val="21"/>
                <w:szCs w:val="21"/>
              </w:rPr>
            </w:pPr>
            <m:oMathPara>
              <m:oMath>
                <m:r>
                  <w:rPr>
                    <w:rFonts w:ascii="Cambria Math" w:hAnsi="Cambria Math"/>
                    <w:sz w:val="21"/>
                    <w:szCs w:val="21"/>
                  </w:rPr>
                  <m:t>(0.002, 0.002, 0.013, 0.010, 0.011)</m:t>
                </m:r>
              </m:oMath>
            </m:oMathPara>
          </w:p>
        </w:tc>
        <w:tc>
          <w:tcPr>
            <w:tcW w:w="525" w:type="dxa"/>
            <w:tcBorders>
              <w:top w:val="single" w:sz="8" w:space="0" w:color="auto"/>
            </w:tcBorders>
          </w:tcPr>
          <w:p w14:paraId="270D66C9" w14:textId="77777777" w:rsidR="00805B41" w:rsidRPr="003F0DC6" w:rsidRDefault="00805B41" w:rsidP="007A6B90">
            <w:pPr>
              <w:jc w:val="center"/>
              <w:rPr>
                <w:sz w:val="21"/>
                <w:szCs w:val="21"/>
              </w:rPr>
            </w:pPr>
            <w:r w:rsidRPr="003F0DC6">
              <w:rPr>
                <w:rFonts w:hint="eastAsia"/>
                <w:sz w:val="21"/>
                <w:szCs w:val="21"/>
              </w:rPr>
              <w:t>0</w:t>
            </w:r>
          </w:p>
        </w:tc>
      </w:tr>
      <w:tr w:rsidR="00805B41" w:rsidRPr="003F0DC6" w14:paraId="5A25CAF9" w14:textId="77777777" w:rsidTr="007A6B90">
        <w:tc>
          <w:tcPr>
            <w:tcW w:w="1283" w:type="dxa"/>
          </w:tcPr>
          <w:p w14:paraId="7FA137CB" w14:textId="77777777" w:rsidR="00805B41" w:rsidRPr="003F0DC6" w:rsidRDefault="00805B41" w:rsidP="007A6B90">
            <w:pPr>
              <w:rPr>
                <w:sz w:val="21"/>
                <w:szCs w:val="21"/>
              </w:rPr>
            </w:pPr>
            <w:r w:rsidRPr="003F0DC6">
              <w:rPr>
                <w:rFonts w:hint="eastAsia"/>
                <w:sz w:val="21"/>
                <w:szCs w:val="21"/>
              </w:rPr>
              <w:t>S</w:t>
            </w:r>
            <w:r w:rsidRPr="003F0DC6">
              <w:rPr>
                <w:sz w:val="21"/>
                <w:szCs w:val="21"/>
              </w:rPr>
              <w:t>cen1-rho1</w:t>
            </w:r>
          </w:p>
        </w:tc>
        <w:tc>
          <w:tcPr>
            <w:tcW w:w="3244" w:type="dxa"/>
          </w:tcPr>
          <w:p w14:paraId="66E65CD5" w14:textId="77777777" w:rsidR="00805B41" w:rsidRPr="003F0DC6" w:rsidRDefault="00805B41" w:rsidP="007A6B90">
            <w:pPr>
              <w:jc w:val="center"/>
              <w:rPr>
                <w:sz w:val="21"/>
                <w:szCs w:val="21"/>
              </w:rPr>
            </w:pPr>
            <m:oMathPara>
              <m:oMath>
                <m:r>
                  <w:rPr>
                    <w:rFonts w:ascii="Cambria Math" w:hAnsi="Cambria Math"/>
                    <w:sz w:val="21"/>
                    <w:szCs w:val="21"/>
                  </w:rPr>
                  <m:t>(0.169, 0.132, 0.107, 0.237, 0.072)</m:t>
                </m:r>
              </m:oMath>
            </m:oMathPara>
          </w:p>
        </w:tc>
        <w:tc>
          <w:tcPr>
            <w:tcW w:w="3244" w:type="dxa"/>
          </w:tcPr>
          <w:p w14:paraId="2E843B69" w14:textId="77777777" w:rsidR="00805B41" w:rsidRPr="003F0DC6" w:rsidRDefault="00805B41" w:rsidP="007A6B90">
            <w:pPr>
              <w:jc w:val="center"/>
              <w:rPr>
                <w:sz w:val="21"/>
                <w:szCs w:val="21"/>
              </w:rPr>
            </w:pPr>
            <m:oMathPara>
              <m:oMath>
                <m:r>
                  <w:rPr>
                    <w:rFonts w:ascii="Cambria Math" w:hAnsi="Cambria Math"/>
                    <w:sz w:val="21"/>
                    <w:szCs w:val="21"/>
                  </w:rPr>
                  <m:t>(0.002, 0.002, 0.013, 0.010, 0.011)</m:t>
                </m:r>
              </m:oMath>
            </m:oMathPara>
          </w:p>
        </w:tc>
        <w:tc>
          <w:tcPr>
            <w:tcW w:w="525" w:type="dxa"/>
          </w:tcPr>
          <w:p w14:paraId="21E7F16E"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.3</w:t>
            </w:r>
          </w:p>
        </w:tc>
      </w:tr>
      <w:tr w:rsidR="00805B41" w:rsidRPr="003F0DC6" w14:paraId="5892C66E" w14:textId="77777777" w:rsidTr="007A6B90">
        <w:tc>
          <w:tcPr>
            <w:tcW w:w="1283" w:type="dxa"/>
          </w:tcPr>
          <w:p w14:paraId="76E88D44" w14:textId="77777777" w:rsidR="00805B41" w:rsidRPr="003F0DC6" w:rsidRDefault="00805B41" w:rsidP="007A6B90">
            <w:pPr>
              <w:rPr>
                <w:sz w:val="21"/>
                <w:szCs w:val="21"/>
              </w:rPr>
            </w:pPr>
            <w:r w:rsidRPr="003F0DC6">
              <w:rPr>
                <w:rFonts w:hint="eastAsia"/>
                <w:sz w:val="21"/>
                <w:szCs w:val="21"/>
              </w:rPr>
              <w:t>S</w:t>
            </w:r>
            <w:r w:rsidRPr="003F0DC6">
              <w:rPr>
                <w:sz w:val="21"/>
                <w:szCs w:val="21"/>
              </w:rPr>
              <w:t>cen1-rho2</w:t>
            </w:r>
          </w:p>
        </w:tc>
        <w:tc>
          <w:tcPr>
            <w:tcW w:w="3244" w:type="dxa"/>
          </w:tcPr>
          <w:p w14:paraId="52806F99" w14:textId="77777777" w:rsidR="00805B41" w:rsidRPr="003F0DC6" w:rsidRDefault="00805B41" w:rsidP="007A6B90">
            <w:pPr>
              <w:jc w:val="center"/>
              <w:rPr>
                <w:sz w:val="21"/>
                <w:szCs w:val="21"/>
              </w:rPr>
            </w:pPr>
            <m:oMathPara>
              <m:oMath>
                <m:r>
                  <w:rPr>
                    <w:rFonts w:ascii="Cambria Math" w:hAnsi="Cambria Math"/>
                    <w:sz w:val="21"/>
                    <w:szCs w:val="21"/>
                  </w:rPr>
                  <m:t>(0.169, 0.132, 0.107, 0.237, 0.072)</m:t>
                </m:r>
              </m:oMath>
            </m:oMathPara>
          </w:p>
        </w:tc>
        <w:tc>
          <w:tcPr>
            <w:tcW w:w="3244" w:type="dxa"/>
          </w:tcPr>
          <w:p w14:paraId="24463134" w14:textId="77777777" w:rsidR="00805B41" w:rsidRPr="003F0DC6" w:rsidRDefault="00805B41" w:rsidP="007A6B90">
            <w:pPr>
              <w:jc w:val="center"/>
              <w:rPr>
                <w:sz w:val="21"/>
                <w:szCs w:val="21"/>
              </w:rPr>
            </w:pPr>
            <m:oMathPara>
              <m:oMath>
                <m:r>
                  <w:rPr>
                    <w:rFonts w:ascii="Cambria Math" w:hAnsi="Cambria Math"/>
                    <w:sz w:val="21"/>
                    <w:szCs w:val="21"/>
                  </w:rPr>
                  <m:t>(0.002, 0.002, 0.013, 0.010, 0.011)</m:t>
                </m:r>
              </m:oMath>
            </m:oMathPara>
          </w:p>
        </w:tc>
        <w:tc>
          <w:tcPr>
            <w:tcW w:w="525" w:type="dxa"/>
          </w:tcPr>
          <w:p w14:paraId="33DA4B98"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.5</w:t>
            </w:r>
          </w:p>
        </w:tc>
      </w:tr>
      <w:tr w:rsidR="00805B41" w:rsidRPr="003F0DC6" w14:paraId="1A7AC4A2" w14:textId="77777777" w:rsidTr="007A6B90">
        <w:tc>
          <w:tcPr>
            <w:tcW w:w="1283" w:type="dxa"/>
          </w:tcPr>
          <w:p w14:paraId="11D35D5B" w14:textId="77777777" w:rsidR="00805B41" w:rsidRPr="003F0DC6" w:rsidRDefault="00805B41" w:rsidP="007A6B90">
            <w:pPr>
              <w:rPr>
                <w:sz w:val="21"/>
                <w:szCs w:val="21"/>
              </w:rPr>
            </w:pPr>
            <w:r w:rsidRPr="003F0DC6">
              <w:rPr>
                <w:rFonts w:hint="eastAsia"/>
                <w:sz w:val="21"/>
                <w:szCs w:val="21"/>
              </w:rPr>
              <w:t>S</w:t>
            </w:r>
            <w:r w:rsidRPr="003F0DC6">
              <w:rPr>
                <w:sz w:val="21"/>
                <w:szCs w:val="21"/>
              </w:rPr>
              <w:t>cen1-rho3</w:t>
            </w:r>
          </w:p>
        </w:tc>
        <w:tc>
          <w:tcPr>
            <w:tcW w:w="3244" w:type="dxa"/>
          </w:tcPr>
          <w:p w14:paraId="74B1150B" w14:textId="77777777" w:rsidR="00805B41" w:rsidRPr="003F0DC6" w:rsidRDefault="00805B41" w:rsidP="007A6B90">
            <w:pPr>
              <w:jc w:val="center"/>
              <w:rPr>
                <w:sz w:val="21"/>
                <w:szCs w:val="21"/>
              </w:rPr>
            </w:pPr>
            <m:oMathPara>
              <m:oMath>
                <m:r>
                  <w:rPr>
                    <w:rFonts w:ascii="Cambria Math" w:hAnsi="Cambria Math"/>
                    <w:sz w:val="21"/>
                    <w:szCs w:val="21"/>
                  </w:rPr>
                  <m:t>(0.169, 0.132, 0.107, 0.237, 0.072)</m:t>
                </m:r>
              </m:oMath>
            </m:oMathPara>
          </w:p>
        </w:tc>
        <w:tc>
          <w:tcPr>
            <w:tcW w:w="3244" w:type="dxa"/>
          </w:tcPr>
          <w:p w14:paraId="48812E8C" w14:textId="77777777" w:rsidR="00805B41" w:rsidRPr="003F0DC6" w:rsidRDefault="00805B41" w:rsidP="007A6B90">
            <w:pPr>
              <w:jc w:val="center"/>
              <w:rPr>
                <w:sz w:val="21"/>
                <w:szCs w:val="21"/>
              </w:rPr>
            </w:pPr>
            <m:oMathPara>
              <m:oMath>
                <m:r>
                  <w:rPr>
                    <w:rFonts w:ascii="Cambria Math" w:hAnsi="Cambria Math"/>
                    <w:sz w:val="21"/>
                    <w:szCs w:val="21"/>
                  </w:rPr>
                  <m:t>(0.002, 0.002, 0.013, 0.010, 0.011)</m:t>
                </m:r>
              </m:oMath>
            </m:oMathPara>
          </w:p>
        </w:tc>
        <w:tc>
          <w:tcPr>
            <w:tcW w:w="525" w:type="dxa"/>
          </w:tcPr>
          <w:p w14:paraId="1EE38BE6"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.8</w:t>
            </w:r>
          </w:p>
        </w:tc>
      </w:tr>
      <w:tr w:rsidR="00805B41" w:rsidRPr="003F0DC6" w14:paraId="75080632" w14:textId="77777777" w:rsidTr="007A6B90">
        <w:tc>
          <w:tcPr>
            <w:tcW w:w="1283" w:type="dxa"/>
          </w:tcPr>
          <w:p w14:paraId="72D638AA" w14:textId="77777777" w:rsidR="00805B41" w:rsidRPr="003F0DC6" w:rsidRDefault="00805B41" w:rsidP="007A6B90">
            <w:pPr>
              <w:rPr>
                <w:sz w:val="21"/>
                <w:szCs w:val="21"/>
              </w:rPr>
            </w:pPr>
            <w:r w:rsidRPr="003F0DC6">
              <w:rPr>
                <w:rFonts w:hint="eastAsia"/>
                <w:sz w:val="21"/>
                <w:szCs w:val="21"/>
              </w:rPr>
              <w:t>S</w:t>
            </w:r>
            <w:r w:rsidRPr="003F0DC6">
              <w:rPr>
                <w:sz w:val="21"/>
                <w:szCs w:val="21"/>
              </w:rPr>
              <w:t>cen2-rho0</w:t>
            </w:r>
          </w:p>
        </w:tc>
        <w:tc>
          <w:tcPr>
            <w:tcW w:w="3244" w:type="dxa"/>
          </w:tcPr>
          <w:p w14:paraId="1F48CC58" w14:textId="77777777" w:rsidR="00805B41" w:rsidRPr="003F0DC6" w:rsidRDefault="00805B41" w:rsidP="007A6B90">
            <w:pPr>
              <w:jc w:val="center"/>
              <w:rPr>
                <w:sz w:val="21"/>
                <w:szCs w:val="21"/>
              </w:rPr>
            </w:pPr>
            <m:oMathPara>
              <m:oMath>
                <m:r>
                  <w:rPr>
                    <w:rFonts w:ascii="Cambria Math" w:hAnsi="Cambria Math"/>
                    <w:sz w:val="21"/>
                    <w:szCs w:val="21"/>
                  </w:rPr>
                  <m:t>(0.198, 0.145, 0.219, 0.33, 0.138)</m:t>
                </m:r>
              </m:oMath>
            </m:oMathPara>
          </w:p>
        </w:tc>
        <w:tc>
          <w:tcPr>
            <w:tcW w:w="3244" w:type="dxa"/>
          </w:tcPr>
          <w:p w14:paraId="46D405BD" w14:textId="77777777" w:rsidR="00805B41" w:rsidRPr="003F0DC6" w:rsidRDefault="00805B41" w:rsidP="007A6B90">
            <w:pPr>
              <w:jc w:val="center"/>
              <w:rPr>
                <w:sz w:val="21"/>
                <w:szCs w:val="21"/>
              </w:rPr>
            </w:pPr>
            <m:oMathPara>
              <m:oMath>
                <m:r>
                  <w:rPr>
                    <w:rFonts w:ascii="Cambria Math" w:hAnsi="Cambria Math"/>
                    <w:sz w:val="21"/>
                    <w:szCs w:val="21"/>
                  </w:rPr>
                  <m:t>(0, 0, 0, 0, 0)</m:t>
                </m:r>
              </m:oMath>
            </m:oMathPara>
          </w:p>
        </w:tc>
        <w:tc>
          <w:tcPr>
            <w:tcW w:w="525" w:type="dxa"/>
          </w:tcPr>
          <w:p w14:paraId="4EECFF39" w14:textId="77777777" w:rsidR="00805B41" w:rsidRPr="003F0DC6" w:rsidRDefault="00805B41" w:rsidP="007A6B90">
            <w:pPr>
              <w:jc w:val="center"/>
              <w:rPr>
                <w:sz w:val="21"/>
                <w:szCs w:val="21"/>
              </w:rPr>
            </w:pPr>
            <w:r w:rsidRPr="003F0DC6">
              <w:rPr>
                <w:rFonts w:hint="eastAsia"/>
                <w:sz w:val="21"/>
                <w:szCs w:val="21"/>
              </w:rPr>
              <w:t>0</w:t>
            </w:r>
          </w:p>
        </w:tc>
      </w:tr>
      <w:tr w:rsidR="00805B41" w:rsidRPr="003F0DC6" w14:paraId="314D0D60" w14:textId="77777777" w:rsidTr="007A6B90">
        <w:tc>
          <w:tcPr>
            <w:tcW w:w="1283" w:type="dxa"/>
          </w:tcPr>
          <w:p w14:paraId="4FE299DC" w14:textId="77777777" w:rsidR="00805B41" w:rsidRPr="003F0DC6" w:rsidRDefault="00805B41" w:rsidP="007A6B90">
            <w:pPr>
              <w:rPr>
                <w:sz w:val="21"/>
                <w:szCs w:val="21"/>
              </w:rPr>
            </w:pPr>
            <w:r w:rsidRPr="003F0DC6">
              <w:rPr>
                <w:rFonts w:hint="eastAsia"/>
                <w:sz w:val="21"/>
                <w:szCs w:val="21"/>
              </w:rPr>
              <w:t>S</w:t>
            </w:r>
            <w:r w:rsidRPr="003F0DC6">
              <w:rPr>
                <w:sz w:val="21"/>
                <w:szCs w:val="21"/>
              </w:rPr>
              <w:t>cen2-rho1</w:t>
            </w:r>
          </w:p>
        </w:tc>
        <w:tc>
          <w:tcPr>
            <w:tcW w:w="3244" w:type="dxa"/>
          </w:tcPr>
          <w:p w14:paraId="433563C4" w14:textId="77777777" w:rsidR="00805B41" w:rsidRPr="003F0DC6" w:rsidRDefault="00805B41" w:rsidP="007A6B90">
            <w:pPr>
              <w:jc w:val="center"/>
              <w:rPr>
                <w:sz w:val="21"/>
                <w:szCs w:val="21"/>
              </w:rPr>
            </w:pPr>
            <m:oMathPara>
              <m:oMath>
                <m:r>
                  <w:rPr>
                    <w:rFonts w:ascii="Cambria Math" w:hAnsi="Cambria Math"/>
                    <w:sz w:val="21"/>
                    <w:szCs w:val="21"/>
                  </w:rPr>
                  <m:t>(0.198, 0.145, 0.219, 0.33, 0.138)</m:t>
                </m:r>
              </m:oMath>
            </m:oMathPara>
          </w:p>
        </w:tc>
        <w:tc>
          <w:tcPr>
            <w:tcW w:w="3244" w:type="dxa"/>
          </w:tcPr>
          <w:p w14:paraId="72411DAF" w14:textId="77777777" w:rsidR="00805B41" w:rsidRPr="003F0DC6" w:rsidRDefault="00805B41" w:rsidP="007A6B90">
            <w:pPr>
              <w:jc w:val="center"/>
              <w:rPr>
                <w:sz w:val="21"/>
                <w:szCs w:val="21"/>
              </w:rPr>
            </w:pPr>
            <m:oMathPara>
              <m:oMath>
                <m:r>
                  <w:rPr>
                    <w:rFonts w:ascii="Cambria Math" w:hAnsi="Cambria Math"/>
                    <w:sz w:val="21"/>
                    <w:szCs w:val="21"/>
                  </w:rPr>
                  <m:t>(0, 0, 0, 0, 0)</m:t>
                </m:r>
              </m:oMath>
            </m:oMathPara>
          </w:p>
        </w:tc>
        <w:tc>
          <w:tcPr>
            <w:tcW w:w="525" w:type="dxa"/>
          </w:tcPr>
          <w:p w14:paraId="471CA75A"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.3</w:t>
            </w:r>
          </w:p>
        </w:tc>
      </w:tr>
      <w:tr w:rsidR="00805B41" w:rsidRPr="003F0DC6" w14:paraId="0048B1F3" w14:textId="77777777" w:rsidTr="007A6B90">
        <w:tc>
          <w:tcPr>
            <w:tcW w:w="1283" w:type="dxa"/>
          </w:tcPr>
          <w:p w14:paraId="7406E201" w14:textId="77777777" w:rsidR="00805B41" w:rsidRPr="003F0DC6" w:rsidRDefault="00805B41" w:rsidP="007A6B90">
            <w:pPr>
              <w:rPr>
                <w:sz w:val="21"/>
                <w:szCs w:val="21"/>
              </w:rPr>
            </w:pPr>
            <w:r w:rsidRPr="003F0DC6">
              <w:rPr>
                <w:rFonts w:hint="eastAsia"/>
                <w:sz w:val="21"/>
                <w:szCs w:val="21"/>
              </w:rPr>
              <w:t>S</w:t>
            </w:r>
            <w:r w:rsidRPr="003F0DC6">
              <w:rPr>
                <w:sz w:val="21"/>
                <w:szCs w:val="21"/>
              </w:rPr>
              <w:t>cen2-rho2</w:t>
            </w:r>
          </w:p>
        </w:tc>
        <w:tc>
          <w:tcPr>
            <w:tcW w:w="3244" w:type="dxa"/>
          </w:tcPr>
          <w:p w14:paraId="4719412A" w14:textId="77777777" w:rsidR="00805B41" w:rsidRPr="003F0DC6" w:rsidRDefault="00805B41" w:rsidP="007A6B90">
            <w:pPr>
              <w:jc w:val="center"/>
              <w:rPr>
                <w:sz w:val="21"/>
                <w:szCs w:val="21"/>
              </w:rPr>
            </w:pPr>
            <m:oMathPara>
              <m:oMath>
                <m:r>
                  <w:rPr>
                    <w:rFonts w:ascii="Cambria Math" w:hAnsi="Cambria Math"/>
                    <w:sz w:val="21"/>
                    <w:szCs w:val="21"/>
                  </w:rPr>
                  <m:t>(0.198, 0.145, 0.219, 0.33, 0.138)</m:t>
                </m:r>
              </m:oMath>
            </m:oMathPara>
          </w:p>
        </w:tc>
        <w:tc>
          <w:tcPr>
            <w:tcW w:w="3244" w:type="dxa"/>
          </w:tcPr>
          <w:p w14:paraId="2EE5CB64" w14:textId="77777777" w:rsidR="00805B41" w:rsidRPr="003F0DC6" w:rsidRDefault="00805B41" w:rsidP="007A6B90">
            <w:pPr>
              <w:jc w:val="center"/>
              <w:rPr>
                <w:sz w:val="21"/>
                <w:szCs w:val="21"/>
              </w:rPr>
            </w:pPr>
            <m:oMathPara>
              <m:oMath>
                <m:r>
                  <w:rPr>
                    <w:rFonts w:ascii="Cambria Math" w:hAnsi="Cambria Math"/>
                    <w:sz w:val="21"/>
                    <w:szCs w:val="21"/>
                  </w:rPr>
                  <m:t>(0, 0, 0, 0, 0)</m:t>
                </m:r>
              </m:oMath>
            </m:oMathPara>
          </w:p>
        </w:tc>
        <w:tc>
          <w:tcPr>
            <w:tcW w:w="525" w:type="dxa"/>
          </w:tcPr>
          <w:p w14:paraId="40B87AB8"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.5</w:t>
            </w:r>
          </w:p>
        </w:tc>
      </w:tr>
      <w:tr w:rsidR="00805B41" w:rsidRPr="003F0DC6" w14:paraId="25DC67D2" w14:textId="77777777" w:rsidTr="007A6B90">
        <w:tc>
          <w:tcPr>
            <w:tcW w:w="1283" w:type="dxa"/>
          </w:tcPr>
          <w:p w14:paraId="7FDF673A" w14:textId="77777777" w:rsidR="00805B41" w:rsidRPr="003F0DC6" w:rsidRDefault="00805B41" w:rsidP="007A6B90">
            <w:pPr>
              <w:rPr>
                <w:sz w:val="21"/>
                <w:szCs w:val="21"/>
              </w:rPr>
            </w:pPr>
            <w:r w:rsidRPr="003F0DC6">
              <w:rPr>
                <w:rFonts w:hint="eastAsia"/>
                <w:sz w:val="21"/>
                <w:szCs w:val="21"/>
              </w:rPr>
              <w:t>S</w:t>
            </w:r>
            <w:r w:rsidRPr="003F0DC6">
              <w:rPr>
                <w:sz w:val="21"/>
                <w:szCs w:val="21"/>
              </w:rPr>
              <w:t>cen2-rho3</w:t>
            </w:r>
          </w:p>
        </w:tc>
        <w:tc>
          <w:tcPr>
            <w:tcW w:w="3244" w:type="dxa"/>
          </w:tcPr>
          <w:p w14:paraId="388825DE" w14:textId="77777777" w:rsidR="00805B41" w:rsidRPr="003F0DC6" w:rsidRDefault="00805B41" w:rsidP="007A6B90">
            <w:pPr>
              <w:jc w:val="center"/>
              <w:rPr>
                <w:sz w:val="21"/>
                <w:szCs w:val="21"/>
              </w:rPr>
            </w:pPr>
            <m:oMathPara>
              <m:oMath>
                <m:r>
                  <w:rPr>
                    <w:rFonts w:ascii="Cambria Math" w:hAnsi="Cambria Math"/>
                    <w:sz w:val="21"/>
                    <w:szCs w:val="21"/>
                  </w:rPr>
                  <m:t>(0.198, 0.145, 0.219, 0.33, 0.138)</m:t>
                </m:r>
              </m:oMath>
            </m:oMathPara>
          </w:p>
        </w:tc>
        <w:tc>
          <w:tcPr>
            <w:tcW w:w="3244" w:type="dxa"/>
          </w:tcPr>
          <w:p w14:paraId="5A217902" w14:textId="77777777" w:rsidR="00805B41" w:rsidRPr="003F0DC6" w:rsidRDefault="00805B41" w:rsidP="007A6B90">
            <w:pPr>
              <w:jc w:val="center"/>
              <w:rPr>
                <w:sz w:val="21"/>
                <w:szCs w:val="21"/>
              </w:rPr>
            </w:pPr>
            <m:oMathPara>
              <m:oMath>
                <m:r>
                  <w:rPr>
                    <w:rFonts w:ascii="Cambria Math" w:hAnsi="Cambria Math"/>
                    <w:sz w:val="21"/>
                    <w:szCs w:val="21"/>
                  </w:rPr>
                  <m:t>(0, 0, 0, 0, 0)</m:t>
                </m:r>
              </m:oMath>
            </m:oMathPara>
          </w:p>
        </w:tc>
        <w:tc>
          <w:tcPr>
            <w:tcW w:w="525" w:type="dxa"/>
          </w:tcPr>
          <w:p w14:paraId="512C26E1" w14:textId="77777777" w:rsidR="00805B41" w:rsidRPr="003F0DC6" w:rsidRDefault="00805B41" w:rsidP="007A6B90">
            <w:pPr>
              <w:jc w:val="center"/>
              <w:rPr>
                <w:sz w:val="21"/>
                <w:szCs w:val="21"/>
              </w:rPr>
            </w:pPr>
            <w:r w:rsidRPr="003F0DC6">
              <w:rPr>
                <w:rFonts w:hint="eastAsia"/>
                <w:sz w:val="21"/>
                <w:szCs w:val="21"/>
              </w:rPr>
              <w:t>0</w:t>
            </w:r>
            <w:r w:rsidRPr="003F0DC6">
              <w:rPr>
                <w:sz w:val="21"/>
                <w:szCs w:val="21"/>
              </w:rPr>
              <w:t>.8</w:t>
            </w:r>
          </w:p>
        </w:tc>
      </w:tr>
    </w:tbl>
    <w:p w14:paraId="2F3FB7F2" w14:textId="721FE577" w:rsidR="00805B41" w:rsidRPr="0016267E" w:rsidRDefault="00805B41" w:rsidP="00805B41">
      <w:pPr>
        <w:spacing w:line="240" w:lineRule="auto"/>
      </w:pPr>
      <w:r w:rsidRPr="003F0DC6">
        <w:rPr>
          <w:rFonts w:hint="eastAsia"/>
          <w:sz w:val="21"/>
          <w:szCs w:val="21"/>
        </w:rPr>
        <w:t>N</w:t>
      </w:r>
      <w:r w:rsidRPr="003F0DC6">
        <w:rPr>
          <w:sz w:val="21"/>
          <w:szCs w:val="21"/>
        </w:rPr>
        <w:t xml:space="preserve">ote: For the first four scenarios,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0</m:t>
            </m:r>
          </m:sub>
        </m:sSub>
      </m:oMath>
      <w:r w:rsidRPr="003F0DC6">
        <w:rPr>
          <w:rFonts w:hint="eastAsia"/>
          <w:sz w:val="21"/>
          <w:szCs w:val="21"/>
        </w:rPr>
        <w:t xml:space="preserve"> </w:t>
      </w:r>
      <w:r w:rsidRPr="003F0DC6">
        <w:rPr>
          <w:sz w:val="21"/>
          <w:szCs w:val="21"/>
        </w:rPr>
        <w:t xml:space="preserve">and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1</m:t>
            </m:r>
          </m:sub>
        </m:sSub>
      </m:oMath>
      <w:r w:rsidRPr="003F0DC6">
        <w:rPr>
          <w:rFonts w:hint="eastAsia"/>
          <w:sz w:val="21"/>
          <w:szCs w:val="21"/>
        </w:rPr>
        <w:t xml:space="preserve"> </w:t>
      </w:r>
      <w:r w:rsidRPr="003F0DC6">
        <w:rPr>
          <w:sz w:val="21"/>
          <w:szCs w:val="21"/>
        </w:rPr>
        <w:t xml:space="preserve">are the estimated fixed </w:t>
      </w:r>
      <w:r w:rsidRPr="003F0DC6">
        <w:rPr>
          <w:rFonts w:eastAsia="等线"/>
          <w:sz w:val="21"/>
          <w:szCs w:val="21"/>
        </w:rPr>
        <w:t>effects</w:t>
      </w:r>
      <w:r w:rsidRPr="003F0DC6">
        <w:rPr>
          <w:sz w:val="21"/>
          <w:szCs w:val="21"/>
        </w:rPr>
        <w:t xml:space="preserve"> in MMR with rainfall as </w:t>
      </w:r>
      <w:r w:rsidRPr="003F0DC6">
        <w:rPr>
          <w:rFonts w:eastAsia="等线"/>
          <w:sz w:val="21"/>
          <w:szCs w:val="21"/>
        </w:rPr>
        <w:t xml:space="preserve">a </w:t>
      </w:r>
      <w:r w:rsidRPr="003F0DC6">
        <w:rPr>
          <w:sz w:val="21"/>
          <w:szCs w:val="21"/>
        </w:rPr>
        <w:t xml:space="preserve">predictor in the motivating example. For the last scenarios,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0</m:t>
            </m:r>
          </m:sub>
        </m:sSub>
      </m:oMath>
      <w:r w:rsidRPr="003F0DC6">
        <w:rPr>
          <w:rFonts w:hint="eastAsia"/>
          <w:sz w:val="21"/>
          <w:szCs w:val="21"/>
        </w:rPr>
        <w:t xml:space="preserve"> </w:t>
      </w:r>
      <w:r w:rsidRPr="003F0DC6">
        <w:rPr>
          <w:sz w:val="21"/>
          <w:szCs w:val="21"/>
        </w:rPr>
        <w:t>is the estimated intercept in MCMAR with only</w:t>
      </w:r>
      <w:r w:rsidRPr="003F0DC6">
        <w:rPr>
          <w:rFonts w:eastAsia="等线"/>
          <w:sz w:val="21"/>
          <w:szCs w:val="21"/>
        </w:rPr>
        <w:t xml:space="preserve"> the</w:t>
      </w:r>
      <w:r w:rsidRPr="003F0DC6">
        <w:rPr>
          <w:sz w:val="21"/>
          <w:szCs w:val="21"/>
        </w:rPr>
        <w:t xml:space="preserve"> intercept</w:t>
      </w:r>
      <w:r>
        <w:rPr>
          <w:sz w:val="21"/>
          <w:szCs w:val="21"/>
        </w:rPr>
        <w:t>.</w:t>
      </w:r>
    </w:p>
    <w:p w14:paraId="68271266" w14:textId="6FB62D12" w:rsidR="005E68DB" w:rsidRPr="0016267E" w:rsidRDefault="00D91F51" w:rsidP="00A62105">
      <w:pPr>
        <w:pStyle w:val="3"/>
      </w:pPr>
      <w:r w:rsidRPr="0016267E">
        <w:rPr>
          <w:rFonts w:hint="eastAsia"/>
        </w:rPr>
        <w:t>4</w:t>
      </w:r>
      <w:r w:rsidRPr="0016267E">
        <w:t>.2 Parameter estimations and performance measures</w:t>
      </w:r>
    </w:p>
    <w:p w14:paraId="60EBECD9" w14:textId="490FF022" w:rsidR="00F51640" w:rsidRPr="0016267E" w:rsidRDefault="00DA3B09" w:rsidP="00B50D5D">
      <w:r w:rsidRPr="0016267E">
        <w:t xml:space="preserve">For each simulation dataset, MMR and MCMAR with only </w:t>
      </w:r>
      <w:r w:rsidRPr="0016267E">
        <w:rPr>
          <w:rFonts w:eastAsia="等线"/>
        </w:rPr>
        <w:t>intercepts</w:t>
      </w:r>
      <w:r w:rsidRPr="0016267E">
        <w:t xml:space="preserve"> were used to obtain the average ERR, i.e., to estimate </w:t>
      </w:r>
      <m:oMath>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oMath>
      <w:r w:rsidRPr="0016267E">
        <w:t xml:space="preserve">. MMR and MCMAR with a predictor were used to investigate whether the incorporated predictor contributed to the region-level heterogeneity, i.e., to estimate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oMath>
      <w:r w:rsidRPr="0016267E">
        <w:rPr>
          <w:rFonts w:hint="eastAsia"/>
        </w:rPr>
        <w:t xml:space="preserve"> </w:t>
      </w:r>
      <w:r w:rsidRPr="0016267E">
        <w:t xml:space="preserve">and test the hypothesis of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m:r>
          <m:rPr>
            <m:sty m:val="bi"/>
          </m:rPr>
          <w:rPr>
            <w:rFonts w:ascii="Cambria Math" w:hAnsi="Cambria Math"/>
          </w:rPr>
          <m:t>0</m:t>
        </m:r>
      </m:oMath>
      <w:r w:rsidR="00686EFD" w:rsidRPr="0016267E">
        <w:t xml:space="preserve">. For all the models, the pooled city-specific ERRs, i.e.,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008312D7" w:rsidRPr="0016267E">
        <w:rPr>
          <w:rFonts w:hint="eastAsia"/>
        </w:rPr>
        <w:t>,</w:t>
      </w:r>
      <w:r w:rsidR="00A72D2D" w:rsidRPr="0016267E">
        <w:t xml:space="preserve"> were estimated to reflect the spatial distribution, and the</w:t>
      </w:r>
      <w:r w:rsidRPr="0016267E">
        <w:rPr>
          <w:rFonts w:eastAsia="等线"/>
        </w:rPr>
        <w:t xml:space="preserve"> AIC</w:t>
      </w:r>
      <w:r w:rsidR="00A72D2D" w:rsidRPr="0016267E">
        <w:t xml:space="preserve"> values were calculated to evaluate the fit performance. In addition, for both model strategies, i.e., with only intercept and with a predictor, the optimal model (OPT) was selected from </w:t>
      </w:r>
      <w:bookmarkStart w:id="630" w:name="OLE_LINK2"/>
      <w:bookmarkStart w:id="631" w:name="_Hlk104471495"/>
      <w:r w:rsidR="00A72D2D" w:rsidRPr="0016267E">
        <w:t xml:space="preserve">MMR </w:t>
      </w:r>
      <w:bookmarkEnd w:id="630"/>
      <w:r w:rsidR="002540F2" w:rsidRPr="0016267E">
        <w:t xml:space="preserve">and MCMAR based on the hypothesis test of </w:t>
      </w:r>
      <m:oMath>
        <m:r>
          <w:rPr>
            <w:rFonts w:ascii="Cambria Math" w:hAnsi="Cambria Math"/>
          </w:rPr>
          <m:t>ρ=0</m:t>
        </m:r>
      </m:oMath>
      <w:bookmarkEnd w:id="631"/>
      <w:r w:rsidR="002540F2" w:rsidRPr="0016267E">
        <w:rPr>
          <w:rFonts w:hint="eastAsia"/>
        </w:rPr>
        <w:t>.</w:t>
      </w:r>
      <w:r w:rsidR="00F7467E" w:rsidRPr="0016267E">
        <w:t xml:space="preserve"> Specifically, when </w:t>
      </w:r>
      <w:r w:rsidR="00F7467E" w:rsidRPr="0016267E">
        <w:rPr>
          <w:i/>
          <w:iCs/>
        </w:rPr>
        <w:t>P</w:t>
      </w:r>
      <w:r w:rsidR="00F7467E" w:rsidRPr="0016267E">
        <w:t xml:space="preserve"> &lt; 0.05, MCMAR</w:t>
      </w:r>
      <w:r w:rsidR="00F7467E" w:rsidRPr="0016267E">
        <w:rPr>
          <w:i/>
          <w:iCs/>
        </w:rPr>
        <w:t xml:space="preserve"> </w:t>
      </w:r>
      <w:r w:rsidR="00F7467E" w:rsidRPr="0016267E">
        <w:rPr>
          <w:rFonts w:ascii="Cambria Math" w:hAnsi="Cambria Math"/>
          <w:iCs/>
        </w:rPr>
        <w:t>was chosen, and MMR</w:t>
      </w:r>
      <w:r w:rsidRPr="0016267E">
        <w:rPr>
          <w:rFonts w:ascii="Cambria Math" w:eastAsia="等线" w:hAnsi="Cambria Math"/>
          <w:iCs/>
        </w:rPr>
        <w:t xml:space="preserve"> was used</w:t>
      </w:r>
      <w:r w:rsidR="00F7467E" w:rsidRPr="0016267E">
        <w:rPr>
          <w:rFonts w:ascii="Cambria Math" w:hAnsi="Cambria Math"/>
          <w:iCs/>
        </w:rPr>
        <w:t xml:space="preserve"> otherwise.</w:t>
      </w:r>
      <w:r w:rsidR="00C70541" w:rsidRPr="0016267E">
        <w:t xml:space="preserve"> As such, a total of six model results were obtained for each dataset.</w:t>
      </w:r>
    </w:p>
    <w:p w14:paraId="3329F8FE" w14:textId="7DA715AA" w:rsidR="00463CBF" w:rsidRPr="0016267E" w:rsidRDefault="00555771" w:rsidP="00617899">
      <w:pPr>
        <w:ind w:firstLineChars="100" w:firstLine="240"/>
      </w:pPr>
      <w:r w:rsidRPr="0016267E">
        <w:t>For each model in a dataset, the relative vector distance from the estimated parameter to the true parameter was used to measure the estimated error if the true parameter vector included no element of zero</w:t>
      </w:r>
      <w:r w:rsidRPr="0016267E">
        <w:rPr>
          <w:rFonts w:eastAsia="等线"/>
        </w:rPr>
        <w:t>;</w:t>
      </w:r>
      <w:r w:rsidRPr="0016267E">
        <w:t xml:space="preserve"> otherwise, the absolute vector distance was used. Specifically, for </w:t>
      </w:r>
      <m:oMath>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oMath>
      <w:r w:rsidRPr="0016267E">
        <w:t xml:space="preserve">, the relative distance was used. For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oMath>
      <w:r w:rsidR="008312D7" w:rsidRPr="0016267E">
        <w:t xml:space="preserve">, the relative and absolute </w:t>
      </w:r>
      <w:r w:rsidR="008312D7" w:rsidRPr="0016267E">
        <w:lastRenderedPageBreak/>
        <w:t xml:space="preserve">distances were used in Scen1 and Scen2, respectively. For </w:t>
      </w:r>
      <m:oMath>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oMath>
      <w:r w:rsidR="008312D7" w:rsidRPr="0016267E">
        <w:rPr>
          <w:rFonts w:hint="eastAsia"/>
        </w:rPr>
        <w:t>,</w:t>
      </w:r>
      <w:r w:rsidR="00617899" w:rsidRPr="0016267E">
        <w:t xml:space="preserve"> the absolute distance was used due to zero-closed elements existing. Then, we averaged the absolute or relative vector distances over replicas to obtain the mean absolute error (MAE) or relative mean absolute error (RMAE) for each model in each scenario. </w:t>
      </w:r>
      <w:r w:rsidR="00B9236B">
        <w:t xml:space="preserve">The </w:t>
      </w:r>
      <w:r w:rsidR="00617899" w:rsidRPr="0016267E">
        <w:t xml:space="preserve">MAE and RMAE </w:t>
      </w:r>
      <w:r w:rsidRPr="0016267E">
        <w:rPr>
          <w:rFonts w:eastAsia="等线"/>
        </w:rPr>
        <w:t>can</w:t>
      </w:r>
      <w:r w:rsidR="00617899" w:rsidRPr="0016267E">
        <w:t xml:space="preserve"> be calculated as</w:t>
      </w:r>
    </w:p>
    <w:p w14:paraId="5365C068" w14:textId="5393C6E2" w:rsidR="00127288" w:rsidRPr="0016267E" w:rsidRDefault="00000000" w:rsidP="00127288">
      <w:pPr>
        <w:rPr>
          <w:iCs/>
        </w:rPr>
      </w:pPr>
      <m:oMathPara>
        <m:oMath>
          <m:sSub>
            <m:sSubPr>
              <m:ctrlPr>
                <w:rPr>
                  <w:rFonts w:ascii="Cambria Math" w:hAnsi="Cambria Math"/>
                  <w:iCs/>
                </w:rPr>
              </m:ctrlPr>
            </m:sSubPr>
            <m:e>
              <m:r>
                <m:rPr>
                  <m:sty m:val="p"/>
                </m:rPr>
                <w:rPr>
                  <w:rFonts w:ascii="Cambria Math" w:hAnsi="Cambria Math"/>
                </w:rPr>
                <m:t>RMAE</m:t>
              </m:r>
            </m:e>
            <m:sub>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sub>
          </m:sSub>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Cs/>
                </w:rPr>
              </m:ctrlPr>
            </m:naryPr>
            <m:sub>
              <m:r>
                <w:rPr>
                  <w:rFonts w:ascii="Cambria Math" w:hAnsi="Cambria Math"/>
                </w:rPr>
                <m:t>s=1</m:t>
              </m:r>
            </m:sub>
            <m:sup>
              <m:r>
                <w:rPr>
                  <w:rFonts w:ascii="Cambria Math" w:hAnsi="Cambria Math"/>
                </w:rPr>
                <m:t>1000</m:t>
              </m:r>
            </m:sup>
            <m:e>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acc>
                            <m:accPr>
                              <m:ctrlPr>
                                <w:rPr>
                                  <w:rFonts w:ascii="Cambria Math" w:hAnsi="Cambria Math"/>
                                  <w:b/>
                                  <w:i/>
                                </w:rPr>
                              </m:ctrlPr>
                            </m:accPr>
                            <m:e>
                              <m:r>
                                <m:rPr>
                                  <m:sty m:val="bi"/>
                                </m:rPr>
                                <w:rPr>
                                  <w:rFonts w:ascii="Cambria Math" w:hAnsi="Cambria Math"/>
                                </w:rPr>
                                <m:t>β</m:t>
                              </m:r>
                            </m:e>
                          </m:acc>
                        </m:e>
                        <m:sub>
                          <m:r>
                            <w:rPr>
                              <w:rFonts w:ascii="Cambria Math" w:hAnsi="Cambria Math"/>
                            </w:rPr>
                            <m:t>0</m:t>
                          </m:r>
                        </m:sub>
                        <m:sup>
                          <m:d>
                            <m:dPr>
                              <m:ctrlPr>
                                <w:rPr>
                                  <w:rFonts w:ascii="Cambria Math" w:hAnsi="Cambria Math"/>
                                  <w:i/>
                                  <w:iCs/>
                                </w:rPr>
                              </m:ctrlPr>
                            </m:dPr>
                            <m:e>
                              <m:r>
                                <w:rPr>
                                  <w:rFonts w:ascii="Cambria Math" w:hAnsi="Cambria Math"/>
                                </w:rPr>
                                <m:t>s</m:t>
                              </m:r>
                            </m:e>
                          </m:d>
                        </m:sup>
                      </m:sSubSup>
                      <m:r>
                        <w:rPr>
                          <w:rFonts w:ascii="Cambria Math" w:hAnsi="Cambria Math"/>
                        </w:rPr>
                        <m:t>-</m:t>
                      </m:r>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num>
                    <m:den>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den>
                  </m:f>
                </m:e>
              </m:d>
            </m:e>
          </m:nary>
          <m:r>
            <w:rPr>
              <w:rFonts w:ascii="Cambria Math" w:hAnsi="Cambria Math"/>
            </w:rPr>
            <m:t xml:space="preserve">, </m:t>
          </m:r>
          <m:sSub>
            <m:sSubPr>
              <m:ctrlPr>
                <w:rPr>
                  <w:rFonts w:ascii="Cambria Math" w:hAnsi="Cambria Math"/>
                  <w:iCs/>
                </w:rPr>
              </m:ctrlPr>
            </m:sSubPr>
            <m:e>
              <m:r>
                <m:rPr>
                  <m:sty m:val="p"/>
                </m:rPr>
                <w:rPr>
                  <w:rFonts w:ascii="Cambria Math" w:hAnsi="Cambria Math"/>
                </w:rPr>
                <m:t>RMAE</m:t>
              </m:r>
            </m:e>
            <m:sub>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m:r>
                <m:rPr>
                  <m:sty m:val="bi"/>
                </m:rPr>
                <w:rPr>
                  <w:rFonts w:ascii="Cambria Math" w:hAnsi="Cambria Math"/>
                </w:rPr>
                <m:t>0</m:t>
              </m:r>
            </m:sub>
          </m:sSub>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Cs/>
                </w:rPr>
              </m:ctrlPr>
            </m:naryPr>
            <m:sub>
              <m:r>
                <w:rPr>
                  <w:rFonts w:ascii="Cambria Math" w:hAnsi="Cambria Math"/>
                </w:rPr>
                <m:t>s=1</m:t>
              </m:r>
            </m:sub>
            <m:sup>
              <m:r>
                <w:rPr>
                  <w:rFonts w:ascii="Cambria Math" w:hAnsi="Cambria Math"/>
                </w:rPr>
                <m:t>1000</m:t>
              </m:r>
            </m:sup>
            <m:e>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acc>
                            <m:accPr>
                              <m:ctrlPr>
                                <w:rPr>
                                  <w:rFonts w:ascii="Cambria Math" w:hAnsi="Cambria Math"/>
                                  <w:b/>
                                  <w:i/>
                                </w:rPr>
                              </m:ctrlPr>
                            </m:accPr>
                            <m:e>
                              <m:r>
                                <m:rPr>
                                  <m:sty m:val="bi"/>
                                </m:rPr>
                                <w:rPr>
                                  <w:rFonts w:ascii="Cambria Math" w:hAnsi="Cambria Math"/>
                                </w:rPr>
                                <m:t>β</m:t>
                              </m:r>
                            </m:e>
                          </m:acc>
                        </m:e>
                        <m:sub>
                          <m:r>
                            <w:rPr>
                              <w:rFonts w:ascii="Cambria Math" w:hAnsi="Cambria Math"/>
                            </w:rPr>
                            <m:t>1</m:t>
                          </m:r>
                        </m:sub>
                        <m:sup>
                          <m:d>
                            <m:dPr>
                              <m:ctrlPr>
                                <w:rPr>
                                  <w:rFonts w:ascii="Cambria Math" w:hAnsi="Cambria Math"/>
                                  <w:i/>
                                  <w:iCs/>
                                </w:rPr>
                              </m:ctrlPr>
                            </m:dPr>
                            <m:e>
                              <m:r>
                                <w:rPr>
                                  <w:rFonts w:ascii="Cambria Math" w:hAnsi="Cambria Math"/>
                                </w:rPr>
                                <m:t>s</m:t>
                              </m:r>
                            </m:e>
                          </m:d>
                        </m:sup>
                      </m:sSubSup>
                      <m:r>
                        <w:rPr>
                          <w:rFonts w:ascii="Cambria Math" w:hAnsi="Cambria Math"/>
                        </w:rPr>
                        <m:t>-</m:t>
                      </m:r>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num>
                    <m:den>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den>
                  </m:f>
                </m:e>
              </m:d>
            </m:e>
          </m:nary>
          <m:r>
            <w:rPr>
              <w:rFonts w:ascii="Cambria Math" w:hAnsi="Cambria Math"/>
            </w:rPr>
            <m:t xml:space="preserve"> ,</m:t>
          </m:r>
        </m:oMath>
      </m:oMathPara>
    </w:p>
    <w:p w14:paraId="6318CA35" w14:textId="582379DA" w:rsidR="006C4D25" w:rsidRPr="0016267E" w:rsidRDefault="00000000" w:rsidP="00D111C8">
      <w:pPr>
        <w:rPr>
          <w:iCs/>
        </w:rPr>
      </w:pPr>
      <m:oMathPara>
        <m:oMath>
          <m:sSub>
            <m:sSubPr>
              <m:ctrlPr>
                <w:rPr>
                  <w:rFonts w:ascii="Cambria Math" w:hAnsi="Cambria Math"/>
                  <w:iCs/>
                </w:rPr>
              </m:ctrlPr>
            </m:sSubPr>
            <m:e>
              <m:r>
                <m:rPr>
                  <m:sty m:val="p"/>
                </m:rPr>
                <w:rPr>
                  <w:rFonts w:ascii="Cambria Math" w:hAnsi="Cambria Math"/>
                </w:rPr>
                <m:t>MAE</m:t>
              </m:r>
            </m:e>
            <m:sub>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m:r>
                <m:rPr>
                  <m:sty m:val="bi"/>
                </m:rPr>
                <w:rPr>
                  <w:rFonts w:ascii="Cambria Math" w:hAnsi="Cambria Math"/>
                </w:rPr>
                <m:t>0</m:t>
              </m:r>
            </m:sub>
          </m:sSub>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Cs/>
                </w:rPr>
              </m:ctrlPr>
            </m:naryPr>
            <m:sub>
              <m:r>
                <w:rPr>
                  <w:rFonts w:ascii="Cambria Math" w:hAnsi="Cambria Math"/>
                </w:rPr>
                <m:t>s=1</m:t>
              </m:r>
            </m:sub>
            <m:sup>
              <m:r>
                <w:rPr>
                  <w:rFonts w:ascii="Cambria Math" w:hAnsi="Cambria Math"/>
                </w:rPr>
                <m:t>1000</m:t>
              </m:r>
            </m:sup>
            <m:e>
              <m:d>
                <m:dPr>
                  <m:begChr m:val="‖"/>
                  <m:endChr m:val="‖"/>
                  <m:ctrlPr>
                    <w:rPr>
                      <w:rFonts w:ascii="Cambria Math" w:hAnsi="Cambria Math"/>
                      <w:i/>
                      <w:iCs/>
                    </w:rPr>
                  </m:ctrlPr>
                </m:dPr>
                <m:e>
                  <m:sSubSup>
                    <m:sSubSupPr>
                      <m:ctrlPr>
                        <w:rPr>
                          <w:rFonts w:ascii="Cambria Math" w:hAnsi="Cambria Math"/>
                          <w:i/>
                          <w:iCs/>
                        </w:rPr>
                      </m:ctrlPr>
                    </m:sSubSupPr>
                    <m:e>
                      <m:acc>
                        <m:accPr>
                          <m:ctrlPr>
                            <w:rPr>
                              <w:rFonts w:ascii="Cambria Math" w:hAnsi="Cambria Math"/>
                              <w:b/>
                              <w:i/>
                            </w:rPr>
                          </m:ctrlPr>
                        </m:accPr>
                        <m:e>
                          <m:r>
                            <m:rPr>
                              <m:sty m:val="bi"/>
                            </m:rPr>
                            <w:rPr>
                              <w:rFonts w:ascii="Cambria Math" w:hAnsi="Cambria Math"/>
                            </w:rPr>
                            <m:t>β</m:t>
                          </m:r>
                        </m:e>
                      </m:acc>
                    </m:e>
                    <m:sub>
                      <m:r>
                        <w:rPr>
                          <w:rFonts w:ascii="Cambria Math" w:hAnsi="Cambria Math"/>
                        </w:rPr>
                        <m:t>1</m:t>
                      </m:r>
                    </m:sub>
                    <m:sup>
                      <m:r>
                        <w:rPr>
                          <w:rFonts w:ascii="Cambria Math" w:hAnsi="Cambria Math"/>
                        </w:rPr>
                        <m:t>(s)</m:t>
                      </m:r>
                    </m:sup>
                  </m:sSubSup>
                  <m:r>
                    <w:rPr>
                      <w:rFonts w:ascii="Cambria Math" w:hAnsi="Cambria Math"/>
                    </w:rPr>
                    <m:t>-</m:t>
                  </m:r>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e>
              </m:d>
            </m:e>
          </m:nary>
          <m:r>
            <w:rPr>
              <w:rFonts w:ascii="Cambria Math" w:hAnsi="Cambria Math"/>
            </w:rPr>
            <m:t xml:space="preserve">, </m:t>
          </m:r>
          <m:sSub>
            <m:sSubPr>
              <m:ctrlPr>
                <w:rPr>
                  <w:rFonts w:ascii="Cambria Math" w:hAnsi="Cambria Math"/>
                  <w:iCs/>
                </w:rPr>
              </m:ctrlPr>
            </m:sSubPr>
            <m:e>
              <m:r>
                <m:rPr>
                  <m:sty m:val="p"/>
                </m:rPr>
                <w:rPr>
                  <w:rFonts w:ascii="Cambria Math" w:hAnsi="Cambria Math"/>
                </w:rPr>
                <m:t>MAE</m:t>
              </m:r>
            </m:e>
            <m:sub>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sub>
          </m:sSub>
          <m:r>
            <m:rPr>
              <m:sty m:val="p"/>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Cs/>
                </w:rPr>
              </m:ctrlPr>
            </m:naryPr>
            <m:sub>
              <m:r>
                <w:rPr>
                  <w:rFonts w:ascii="Cambria Math" w:hAnsi="Cambria Math"/>
                </w:rPr>
                <m:t>s=1</m:t>
              </m:r>
            </m:sub>
            <m:sup>
              <m:r>
                <w:rPr>
                  <w:rFonts w:ascii="Cambria Math" w:hAnsi="Cambria Math"/>
                </w:rPr>
                <m:t>1000</m:t>
              </m:r>
            </m:sup>
            <m:e>
              <m:f>
                <m:fPr>
                  <m:ctrlPr>
                    <w:rPr>
                      <w:rFonts w:ascii="Cambria Math" w:hAnsi="Cambria Math"/>
                      <w:i/>
                      <w:iCs/>
                    </w:rPr>
                  </m:ctrlPr>
                </m:fPr>
                <m:num>
                  <m:r>
                    <w:rPr>
                      <w:rFonts w:ascii="Cambria Math" w:hAnsi="Cambria Math"/>
                    </w:rPr>
                    <m:t>1</m:t>
                  </m:r>
                </m:num>
                <m:den>
                  <m:r>
                    <w:rPr>
                      <w:rFonts w:ascii="Cambria Math" w:hAnsi="Cambria Math"/>
                    </w:rPr>
                    <m:t>143</m:t>
                  </m:r>
                </m:den>
              </m:f>
              <m:nary>
                <m:naryPr>
                  <m:chr m:val="∑"/>
                  <m:limLoc m:val="undOvr"/>
                  <m:ctrlPr>
                    <w:rPr>
                      <w:rFonts w:ascii="Cambria Math" w:hAnsi="Cambria Math"/>
                      <w:iCs/>
                    </w:rPr>
                  </m:ctrlPr>
                </m:naryPr>
                <m:sub>
                  <m:r>
                    <w:rPr>
                      <w:rFonts w:ascii="Cambria Math" w:hAnsi="Cambria Math"/>
                    </w:rPr>
                    <m:t>i=1</m:t>
                  </m:r>
                </m:sub>
                <m:sup>
                  <m:r>
                    <w:rPr>
                      <w:rFonts w:ascii="Cambria Math" w:hAnsi="Cambria Math"/>
                    </w:rPr>
                    <m:t>143</m:t>
                  </m:r>
                </m:sup>
                <m:e>
                  <m:d>
                    <m:dPr>
                      <m:begChr m:val="‖"/>
                      <m:endChr m:val="‖"/>
                      <m:ctrlPr>
                        <w:rPr>
                          <w:rFonts w:ascii="Cambria Math" w:hAnsi="Cambria Math"/>
                          <w:i/>
                          <w:iCs/>
                        </w:rPr>
                      </m:ctrlPr>
                    </m:d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θ</m:t>
                              </m:r>
                            </m:e>
                          </m:acc>
                        </m:e>
                        <m:sub>
                          <m:r>
                            <w:rPr>
                              <w:rFonts w:ascii="Cambria Math" w:hAnsi="Cambria Math"/>
                            </w:rPr>
                            <m:t>i</m:t>
                          </m:r>
                        </m:sub>
                        <m:sup>
                          <m:r>
                            <w:rPr>
                              <w:rFonts w:ascii="Cambria Math" w:hAnsi="Cambria Math"/>
                            </w:rPr>
                            <m:t>'</m:t>
                          </m:r>
                          <m:d>
                            <m:dPr>
                              <m:ctrlPr>
                                <w:rPr>
                                  <w:rFonts w:ascii="Cambria Math" w:hAnsi="Cambria Math"/>
                                  <w:i/>
                                </w:rPr>
                              </m:ctrlPr>
                            </m:dPr>
                            <m:e>
                              <m:r>
                                <w:rPr>
                                  <w:rFonts w:ascii="Cambria Math" w:hAnsi="Cambria Math"/>
                                </w:rPr>
                                <m:t>s</m:t>
                              </m:r>
                            </m:e>
                          </m:d>
                        </m:sup>
                      </m:sSubSup>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e>
                  </m:d>
                </m:e>
              </m:nary>
            </m:e>
          </m:nary>
          <m:r>
            <w:rPr>
              <w:rFonts w:ascii="Cambria Math" w:hAnsi="Cambria Math"/>
            </w:rPr>
            <m:t>.</m:t>
          </m:r>
        </m:oMath>
      </m:oMathPara>
    </w:p>
    <w:p w14:paraId="64069202" w14:textId="437FB0CD" w:rsidR="00F25763" w:rsidRPr="0016267E" w:rsidRDefault="00D91F51" w:rsidP="00D111C8">
      <w:pPr>
        <w:rPr>
          <w:iCs/>
        </w:rPr>
      </w:pPr>
      <w:r w:rsidRPr="0016267E">
        <w:rPr>
          <w:iCs/>
        </w:rPr>
        <w:t xml:space="preserve">The average AIC, the power of identifying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m:r>
          <m:rPr>
            <m:sty m:val="bi"/>
          </m:rPr>
          <w:rPr>
            <w:rFonts w:ascii="Cambria Math" w:hAnsi="Cambria Math"/>
          </w:rPr>
          <m:t>0</m:t>
        </m:r>
      </m:oMath>
      <w:r w:rsidRPr="0016267E">
        <w:rPr>
          <w:rFonts w:hint="eastAsia"/>
          <w:b/>
        </w:rPr>
        <w:t xml:space="preserve"> </w:t>
      </w:r>
      <w:r w:rsidR="004A5908" w:rsidRPr="0016267E">
        <w:rPr>
          <w:iCs/>
        </w:rPr>
        <w:t xml:space="preserve">in Scen1, and the false positive error (FPE) of identifying </w:t>
      </w:r>
      <m:oMath>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r>
          <w:rPr>
            <w:rFonts w:ascii="Cambria Math" w:hAnsi="Cambria Math"/>
          </w:rPr>
          <m:t>≠</m:t>
        </m:r>
        <m:r>
          <m:rPr>
            <m:sty m:val="bi"/>
          </m:rPr>
          <w:rPr>
            <w:rFonts w:ascii="Cambria Math" w:hAnsi="Cambria Math"/>
          </w:rPr>
          <m:t>0</m:t>
        </m:r>
      </m:oMath>
      <w:r w:rsidR="004A5908" w:rsidRPr="0016267E">
        <w:rPr>
          <w:rFonts w:hint="eastAsia"/>
          <w:b/>
        </w:rPr>
        <w:t xml:space="preserve"> </w:t>
      </w:r>
      <w:r w:rsidRPr="0016267E">
        <w:rPr>
          <w:bCs/>
        </w:rPr>
        <w:t>in Scen2 were calculated as</w:t>
      </w:r>
    </w:p>
    <w:p w14:paraId="58F71C95" w14:textId="77777777" w:rsidR="00AD152D" w:rsidRPr="0016267E" w:rsidRDefault="00D91F51" w:rsidP="00D111C8">
      <w:pPr>
        <w:rPr>
          <w:iCs/>
        </w:rPr>
      </w:pPr>
      <m:oMathPara>
        <m:oMath>
          <m:r>
            <m:rPr>
              <m:sty m:val="p"/>
            </m:rPr>
            <w:rPr>
              <w:rFonts w:ascii="Cambria Math" w:hAnsi="Cambria Math"/>
            </w:rPr>
            <m:t>Average AIC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
                  <w:iCs/>
                </w:rPr>
              </m:ctrlPr>
            </m:naryPr>
            <m:sub>
              <m:r>
                <w:rPr>
                  <w:rFonts w:ascii="Cambria Math" w:hAnsi="Cambria Math"/>
                </w:rPr>
                <m:t>s=1</m:t>
              </m:r>
            </m:sub>
            <m:sup>
              <m:r>
                <w:rPr>
                  <w:rFonts w:ascii="Cambria Math" w:hAnsi="Cambria Math"/>
                </w:rPr>
                <m:t>1000</m:t>
              </m:r>
            </m:sup>
            <m:e>
              <m:sSub>
                <m:sSubPr>
                  <m:ctrlPr>
                    <w:rPr>
                      <w:rFonts w:ascii="Cambria Math" w:hAnsi="Cambria Math"/>
                      <w:i/>
                      <w:iCs/>
                    </w:rPr>
                  </m:ctrlPr>
                </m:sSubPr>
                <m:e>
                  <m:r>
                    <m:rPr>
                      <m:sty m:val="p"/>
                    </m:rPr>
                    <w:rPr>
                      <w:rFonts w:ascii="Cambria Math" w:hAnsi="Cambria Math"/>
                    </w:rPr>
                    <m:t>AIC</m:t>
                  </m:r>
                </m:e>
                <m:sub>
                  <m:r>
                    <w:rPr>
                      <w:rFonts w:ascii="Cambria Math" w:hAnsi="Cambria Math"/>
                    </w:rPr>
                    <m:t>i</m:t>
                  </m:r>
                </m:sub>
              </m:sSub>
            </m:e>
          </m:nary>
          <m:r>
            <w:rPr>
              <w:rFonts w:ascii="Cambria Math" w:hAnsi="Cambria Math"/>
            </w:rPr>
            <m:t>,</m:t>
          </m:r>
        </m:oMath>
      </m:oMathPara>
    </w:p>
    <w:p w14:paraId="1CB9DB10" w14:textId="42D1AF45" w:rsidR="00D6528E" w:rsidRPr="00B03F63" w:rsidRDefault="00D91F51" w:rsidP="00D111C8">
      <w:pPr>
        <w:rPr>
          <w:ins w:id="632" w:author="wang wei" w:date="2022-11-03T18:19:00Z"/>
        </w:rPr>
      </w:pPr>
      <m:oMathPara>
        <m:oMath>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Power</m:t>
              </m:r>
            </m:e>
            <m:sub>
              <m:r>
                <m:rPr>
                  <m:sty m:val="p"/>
                </m:rPr>
                <w:rPr>
                  <w:rFonts w:ascii="Cambria Math" w:hAnsi="Cambria Math"/>
                </w:rPr>
                <m:t>Scen1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
                  <w:iCs/>
                </w:rPr>
              </m:ctrlPr>
            </m:naryPr>
            <m:sub>
              <m:r>
                <w:rPr>
                  <w:rFonts w:ascii="Cambria Math" w:hAnsi="Cambria Math"/>
                </w:rPr>
                <m:t>s=1</m:t>
              </m:r>
            </m:sub>
            <m:sup>
              <m:r>
                <w:rPr>
                  <w:rFonts w:ascii="Cambria Math" w:hAnsi="Cambria Math"/>
                </w:rPr>
                <m:t>1000</m:t>
              </m:r>
            </m:sup>
            <m:e>
              <m:r>
                <w:rPr>
                  <w:rFonts w:ascii="Cambria Math" w:hAnsi="Cambria Math"/>
                </w:rPr>
                <m:t>I(</m:t>
              </m:r>
              <m:sSub>
                <m:sSubPr>
                  <m:ctrlPr>
                    <w:rPr>
                      <w:rFonts w:ascii="Cambria Math" w:hAnsi="Cambria Math"/>
                      <w:i/>
                      <w:iCs/>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sub>
              </m:sSub>
              <m:r>
                <w:rPr>
                  <w:rFonts w:ascii="Cambria Math" w:hAnsi="Cambria Math"/>
                </w:rPr>
                <m:t>&lt;0.05)</m:t>
              </m:r>
            </m:e>
          </m:nary>
          <m:r>
            <w:rPr>
              <w:rFonts w:ascii="Cambria Math" w:hAnsi="Cambria Math"/>
            </w:rPr>
            <m:t>,</m:t>
          </m:r>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FPE</m:t>
              </m:r>
            </m:e>
            <m:sub>
              <m:r>
                <m:rPr>
                  <m:sty m:val="p"/>
                </m:rPr>
                <w:rPr>
                  <w:rFonts w:ascii="Cambria Math" w:hAnsi="Cambria Math"/>
                </w:rPr>
                <m:t>Scen2</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1000</m:t>
              </m:r>
            </m:den>
          </m:f>
          <m:nary>
            <m:naryPr>
              <m:chr m:val="∑"/>
              <m:limLoc m:val="undOvr"/>
              <m:ctrlPr>
                <w:rPr>
                  <w:rFonts w:ascii="Cambria Math" w:hAnsi="Cambria Math"/>
                  <w:i/>
                  <w:iCs/>
                </w:rPr>
              </m:ctrlPr>
            </m:naryPr>
            <m:sub>
              <m:r>
                <w:rPr>
                  <w:rFonts w:ascii="Cambria Math" w:hAnsi="Cambria Math"/>
                </w:rPr>
                <m:t>s=1</m:t>
              </m:r>
            </m:sub>
            <m:sup>
              <m:r>
                <w:rPr>
                  <w:rFonts w:ascii="Cambria Math" w:hAnsi="Cambria Math"/>
                </w:rPr>
                <m:t>1000</m:t>
              </m:r>
            </m:sup>
            <m:e>
              <m:r>
                <w:rPr>
                  <w:rFonts w:ascii="Cambria Math" w:hAnsi="Cambria Math"/>
                </w:rPr>
                <m:t>I(</m:t>
              </m:r>
              <m:sSub>
                <m:sSubPr>
                  <m:ctrlPr>
                    <w:rPr>
                      <w:rFonts w:ascii="Cambria Math" w:hAnsi="Cambria Math"/>
                      <w:i/>
                      <w:iCs/>
                    </w:rPr>
                  </m:ctrlPr>
                </m:sSubPr>
                <m:e>
                  <m:r>
                    <w:rPr>
                      <w:rFonts w:ascii="Cambria Math" w:hAnsi="Cambria Math"/>
                    </w:rPr>
                    <m:t>P</m:t>
                  </m:r>
                </m:e>
                <m:sub>
                  <m:sSub>
                    <m:sSubPr>
                      <m:ctrlPr>
                        <w:rPr>
                          <w:rFonts w:ascii="Cambria Math" w:hAnsi="Cambria Math"/>
                          <w:i/>
                        </w:rPr>
                      </m:ctrlPr>
                    </m:sSubPr>
                    <m:e>
                      <m:r>
                        <m:rPr>
                          <m:sty m:val="bi"/>
                        </m:rPr>
                        <w:rPr>
                          <w:rFonts w:ascii="Cambria Math" w:hAnsi="Cambria Math"/>
                        </w:rPr>
                        <m:t>β</m:t>
                      </m:r>
                    </m:e>
                    <m:sub>
                      <m:r>
                        <w:rPr>
                          <w:rFonts w:ascii="Cambria Math" w:hAnsi="Cambria Math"/>
                        </w:rPr>
                        <m:t>1</m:t>
                      </m:r>
                    </m:sub>
                  </m:sSub>
                </m:sub>
              </m:sSub>
              <m:r>
                <w:rPr>
                  <w:rFonts w:ascii="Cambria Math" w:hAnsi="Cambria Math"/>
                </w:rPr>
                <m:t>&lt;0.05)</m:t>
              </m:r>
            </m:e>
          </m:nary>
          <m:r>
            <w:rPr>
              <w:rFonts w:ascii="Cambria Math" w:hAnsi="Cambria Math"/>
            </w:rPr>
            <m:t>.</m:t>
          </m:r>
        </m:oMath>
      </m:oMathPara>
    </w:p>
    <w:p w14:paraId="1A4AACF2" w14:textId="3DAE5518" w:rsidR="00E31870" w:rsidRPr="00E31870" w:rsidRDefault="0042784D" w:rsidP="00E31870">
      <w:pPr>
        <w:rPr>
          <w:ins w:id="633" w:author="wang wei" w:date="2022-11-03T18:42:00Z"/>
        </w:rPr>
      </w:pPr>
      <w:ins w:id="634" w:author="wang wei" w:date="2022-11-03T18:19:00Z">
        <w:r>
          <w:t xml:space="preserve">In addition, </w:t>
        </w:r>
      </w:ins>
      <w:ins w:id="635" w:author="wang wei" w:date="2022-11-03T18:20:00Z">
        <w:r>
          <w:t xml:space="preserve">the coverage rates of 95% confidence intervals for </w:t>
        </w:r>
      </w:ins>
      <m:oMath>
        <m:sSub>
          <m:sSubPr>
            <m:ctrlPr>
              <w:ins w:id="636" w:author="wang wei" w:date="2022-11-03T18:22:00Z">
                <w:rPr>
                  <w:rFonts w:ascii="Cambria Math" w:hAnsi="Cambria Math"/>
                  <w:i/>
                </w:rPr>
              </w:ins>
            </m:ctrlPr>
          </m:sSubPr>
          <m:e>
            <m:r>
              <w:ins w:id="637" w:author="wang wei" w:date="2022-11-03T18:22:00Z">
                <m:rPr>
                  <m:sty m:val="bi"/>
                </m:rPr>
                <w:rPr>
                  <w:rFonts w:ascii="Cambria Math" w:hAnsi="Cambria Math"/>
                </w:rPr>
                <m:t>β</m:t>
              </w:ins>
            </m:r>
          </m:e>
          <m:sub>
            <m:r>
              <w:ins w:id="638" w:author="wang wei" w:date="2022-11-03T18:22:00Z">
                <w:rPr>
                  <w:rFonts w:ascii="Cambria Math" w:hAnsi="Cambria Math"/>
                </w:rPr>
                <m:t>0</m:t>
              </w:ins>
            </m:r>
          </m:sub>
        </m:sSub>
      </m:oMath>
      <w:ins w:id="639" w:author="wang wei" w:date="2022-11-03T18:21:00Z">
        <w:r>
          <w:rPr>
            <w:rFonts w:hint="eastAsia"/>
            <w:b/>
            <w:bCs/>
            <w:sz w:val="21"/>
            <w:szCs w:val="21"/>
          </w:rPr>
          <w:t xml:space="preserve"> </w:t>
        </w:r>
        <w:r w:rsidRPr="00427A50">
          <w:rPr>
            <w:sz w:val="21"/>
            <w:szCs w:val="21"/>
          </w:rPr>
          <w:t>and</w:t>
        </w:r>
        <w:r>
          <w:rPr>
            <w:b/>
            <w:bCs/>
            <w:sz w:val="21"/>
            <w:szCs w:val="21"/>
          </w:rPr>
          <w:t xml:space="preserve"> </w:t>
        </w:r>
      </w:ins>
      <m:oMath>
        <m:sSub>
          <m:sSubPr>
            <m:ctrlPr>
              <w:ins w:id="640" w:author="wang wei" w:date="2022-11-03T18:22:00Z">
                <w:rPr>
                  <w:rFonts w:ascii="Cambria Math" w:hAnsi="Cambria Math"/>
                  <w:i/>
                </w:rPr>
              </w:ins>
            </m:ctrlPr>
          </m:sSubPr>
          <m:e>
            <m:r>
              <w:ins w:id="641" w:author="wang wei" w:date="2022-11-03T18:22:00Z">
                <m:rPr>
                  <m:sty m:val="bi"/>
                </m:rPr>
                <w:rPr>
                  <w:rFonts w:ascii="Cambria Math" w:hAnsi="Cambria Math"/>
                </w:rPr>
                <m:t>β</m:t>
              </w:ins>
            </m:r>
          </m:e>
          <m:sub>
            <m:r>
              <w:ins w:id="642" w:author="wang wei" w:date="2022-11-03T18:22:00Z">
                <w:rPr>
                  <w:rFonts w:ascii="Cambria Math" w:hAnsi="Cambria Math"/>
                </w:rPr>
                <m:t>1</m:t>
              </w:ins>
            </m:r>
          </m:sub>
        </m:sSub>
      </m:oMath>
      <w:ins w:id="643" w:author="wang wei" w:date="2022-11-03T18:22:00Z">
        <w:r>
          <w:rPr>
            <w:rFonts w:hint="eastAsia"/>
          </w:rPr>
          <w:t xml:space="preserve"> </w:t>
        </w:r>
        <w:r>
          <w:t xml:space="preserve">are also calculated to compare the </w:t>
        </w:r>
      </w:ins>
      <w:ins w:id="644" w:author="wang wei" w:date="2022-11-03T18:23:00Z">
        <w:r>
          <w:t xml:space="preserve">uncertainty between MMR and MCMAR. </w:t>
        </w:r>
      </w:ins>
      <w:ins w:id="645" w:author="wang wei" w:date="2022-11-03T18:41:00Z">
        <w:r w:rsidR="00E31870">
          <w:t xml:space="preserve">Because </w:t>
        </w:r>
      </w:ins>
      <m:oMath>
        <m:sSub>
          <m:sSubPr>
            <m:ctrlPr>
              <w:ins w:id="646" w:author="wang wei" w:date="2022-11-03T18:42:00Z">
                <w:rPr>
                  <w:rFonts w:ascii="Cambria Math" w:hAnsi="Cambria Math"/>
                  <w:i/>
                </w:rPr>
              </w:ins>
            </m:ctrlPr>
          </m:sSubPr>
          <m:e>
            <m:r>
              <w:ins w:id="647" w:author="wang wei" w:date="2022-11-03T18:42:00Z">
                <m:rPr>
                  <m:sty m:val="bi"/>
                </m:rPr>
                <w:rPr>
                  <w:rFonts w:ascii="Cambria Math" w:hAnsi="Cambria Math"/>
                </w:rPr>
                <m:t>β</m:t>
              </w:ins>
            </m:r>
          </m:e>
          <m:sub>
            <m:r>
              <w:ins w:id="648" w:author="wang wei" w:date="2022-11-03T18:42:00Z">
                <w:rPr>
                  <w:rFonts w:ascii="Cambria Math" w:hAnsi="Cambria Math"/>
                </w:rPr>
                <m:t>0</m:t>
              </w:ins>
            </m:r>
          </m:sub>
        </m:sSub>
      </m:oMath>
      <w:ins w:id="649" w:author="wang wei" w:date="2022-11-03T18:42:00Z">
        <w:r w:rsidR="00E31870">
          <w:rPr>
            <w:rFonts w:hint="eastAsia"/>
            <w:b/>
            <w:bCs/>
            <w:sz w:val="21"/>
            <w:szCs w:val="21"/>
          </w:rPr>
          <w:t xml:space="preserve"> </w:t>
        </w:r>
        <w:r w:rsidR="00E31870" w:rsidRPr="009D7A55">
          <w:rPr>
            <w:sz w:val="21"/>
            <w:szCs w:val="21"/>
          </w:rPr>
          <w:t>and</w:t>
        </w:r>
        <w:r w:rsidR="00E31870">
          <w:rPr>
            <w:b/>
            <w:bCs/>
            <w:sz w:val="21"/>
            <w:szCs w:val="21"/>
          </w:rPr>
          <w:t xml:space="preserve"> </w:t>
        </w:r>
      </w:ins>
      <m:oMath>
        <m:sSub>
          <m:sSubPr>
            <m:ctrlPr>
              <w:ins w:id="650" w:author="wang wei" w:date="2022-11-03T18:42:00Z">
                <w:rPr>
                  <w:rFonts w:ascii="Cambria Math" w:hAnsi="Cambria Math"/>
                  <w:i/>
                </w:rPr>
              </w:ins>
            </m:ctrlPr>
          </m:sSubPr>
          <m:e>
            <m:r>
              <w:ins w:id="651" w:author="wang wei" w:date="2022-11-03T18:42:00Z">
                <m:rPr>
                  <m:sty m:val="bi"/>
                </m:rPr>
                <w:rPr>
                  <w:rFonts w:ascii="Cambria Math" w:hAnsi="Cambria Math"/>
                </w:rPr>
                <m:t>β</m:t>
              </w:ins>
            </m:r>
          </m:e>
          <m:sub>
            <m:r>
              <w:ins w:id="652" w:author="wang wei" w:date="2022-11-03T18:42:00Z">
                <w:rPr>
                  <w:rFonts w:ascii="Cambria Math" w:hAnsi="Cambria Math"/>
                </w:rPr>
                <m:t>1</m:t>
              </w:ins>
            </m:r>
          </m:sub>
        </m:sSub>
      </m:oMath>
      <w:ins w:id="653" w:author="wang wei" w:date="2022-11-03T18:41:00Z">
        <w:r w:rsidR="00E31870">
          <w:t xml:space="preserve"> are vectors </w:t>
        </w:r>
      </w:ins>
      <w:ins w:id="654" w:author="wang wei" w:date="2022-11-03T18:42:00Z">
        <w:r w:rsidR="00E31870">
          <w:t xml:space="preserve">and </w:t>
        </w:r>
        <w:r w:rsidR="00E31870" w:rsidRPr="00E31870">
          <w:t xml:space="preserve">the 95% confidence intervals are high-dimensional and not intuitive, we use the multivariate Wald test to judge whether the 95% confidence interval covers the true parameter. Taking </w:t>
        </w:r>
      </w:ins>
      <m:oMath>
        <m:sSub>
          <m:sSubPr>
            <m:ctrlPr>
              <w:ins w:id="655" w:author="wang wei" w:date="2022-11-03T18:42:00Z">
                <w:rPr>
                  <w:rFonts w:ascii="Cambria Math" w:hAnsi="Cambria Math"/>
                  <w:i/>
                </w:rPr>
              </w:ins>
            </m:ctrlPr>
          </m:sSubPr>
          <m:e>
            <m:r>
              <w:ins w:id="656" w:author="wang wei" w:date="2022-11-03T18:42:00Z">
                <m:rPr>
                  <m:sty m:val="bi"/>
                </m:rPr>
                <w:rPr>
                  <w:rFonts w:ascii="Cambria Math" w:hAnsi="Cambria Math"/>
                </w:rPr>
                <m:t>β</m:t>
              </w:ins>
            </m:r>
          </m:e>
          <m:sub>
            <m:r>
              <w:ins w:id="657" w:author="wang wei" w:date="2022-11-03T18:42:00Z">
                <w:rPr>
                  <w:rFonts w:ascii="Cambria Math" w:hAnsi="Cambria Math"/>
                </w:rPr>
                <m:t>1</m:t>
              </w:ins>
            </m:r>
          </m:sub>
        </m:sSub>
      </m:oMath>
      <w:ins w:id="658" w:author="wang wei" w:date="2022-11-03T18:42:00Z">
        <w:r w:rsidR="00E31870" w:rsidRPr="00E31870">
          <w:rPr>
            <w:rFonts w:hint="eastAsia"/>
          </w:rPr>
          <w:t xml:space="preserve"> </w:t>
        </w:r>
        <w:r w:rsidR="00E31870" w:rsidRPr="00E31870">
          <w:t xml:space="preserve">as an example, </w:t>
        </w:r>
      </w:ins>
      <w:ins w:id="659" w:author="wang wei" w:date="2022-11-03T18:43:00Z">
        <w:r w:rsidR="00E31870">
          <w:t xml:space="preserve">the test statistic can be </w:t>
        </w:r>
      </w:ins>
      <w:ins w:id="660" w:author="wang wei" w:date="2022-11-03T18:45:00Z">
        <w:r w:rsidR="00E31870">
          <w:t>constructed as</w:t>
        </w:r>
      </w:ins>
      <w:ins w:id="661" w:author="wang wei" w:date="2022-11-03T18:43:00Z">
        <w:r w:rsidR="00E31870">
          <w:t xml:space="preserve"> </w:t>
        </w:r>
      </w:ins>
      <w:ins w:id="662" w:author="wang wei" w:date="2022-11-03T18:42:00Z">
        <w:r w:rsidR="00E31870" w:rsidRPr="00E31870">
          <w:t xml:space="preserve"> </w:t>
        </w:r>
      </w:ins>
    </w:p>
    <w:p w14:paraId="3DD9733E" w14:textId="48B8F57C" w:rsidR="00E31870" w:rsidRPr="00E31870" w:rsidRDefault="00E31870" w:rsidP="00E31870">
      <w:pPr>
        <w:rPr>
          <w:ins w:id="663" w:author="wang wei" w:date="2022-11-03T18:42:00Z"/>
        </w:rPr>
      </w:pPr>
      <m:oMathPara>
        <m:oMath>
          <m:r>
            <w:ins w:id="664" w:author="wang wei" w:date="2022-11-03T18:42:00Z">
              <m:rPr>
                <m:sty m:val="p"/>
              </m:rPr>
              <w:rPr>
                <w:rFonts w:ascii="Cambria Math" w:hAnsi="Cambria Math"/>
              </w:rPr>
              <m:t>Wald</m:t>
            </w:ins>
          </m:r>
          <m:r>
            <w:ins w:id="665" w:author="wang wei" w:date="2022-11-03T18:42:00Z">
              <w:rPr>
                <w:rFonts w:ascii="Cambria Math" w:hAnsi="Cambria Math"/>
              </w:rPr>
              <m:t>=</m:t>
            </w:ins>
          </m:r>
          <m:sSup>
            <m:sSupPr>
              <m:ctrlPr>
                <w:ins w:id="666" w:author="wang wei" w:date="2022-11-03T18:42:00Z">
                  <w:rPr>
                    <w:rFonts w:ascii="Cambria Math" w:hAnsi="Cambria Math"/>
                    <w:i/>
                  </w:rPr>
                </w:ins>
              </m:ctrlPr>
            </m:sSupPr>
            <m:e>
              <m:d>
                <m:dPr>
                  <m:ctrlPr>
                    <w:ins w:id="667" w:author="wang wei" w:date="2022-11-03T18:42:00Z">
                      <w:rPr>
                        <w:rFonts w:ascii="Cambria Math" w:hAnsi="Cambria Math"/>
                        <w:i/>
                      </w:rPr>
                    </w:ins>
                  </m:ctrlPr>
                </m:dPr>
                <m:e>
                  <m:sSub>
                    <m:sSubPr>
                      <m:ctrlPr>
                        <w:ins w:id="668" w:author="wang wei" w:date="2022-11-03T18:42:00Z">
                          <w:rPr>
                            <w:rFonts w:ascii="Cambria Math" w:hAnsi="Cambria Math"/>
                            <w:i/>
                          </w:rPr>
                        </w:ins>
                      </m:ctrlPr>
                    </m:sSubPr>
                    <m:e>
                      <m:acc>
                        <m:accPr>
                          <m:ctrlPr>
                            <w:ins w:id="669" w:author="wang wei" w:date="2022-11-03T18:42:00Z">
                              <w:rPr>
                                <w:rFonts w:ascii="Cambria Math" w:hAnsi="Cambria Math"/>
                                <w:b/>
                                <w:i/>
                              </w:rPr>
                            </w:ins>
                          </m:ctrlPr>
                        </m:accPr>
                        <m:e>
                          <m:r>
                            <w:ins w:id="670" w:author="wang wei" w:date="2022-11-03T18:42:00Z">
                              <m:rPr>
                                <m:sty m:val="bi"/>
                              </m:rPr>
                              <w:rPr>
                                <w:rFonts w:ascii="Cambria Math" w:hAnsi="Cambria Math"/>
                              </w:rPr>
                              <m:t>β</m:t>
                            </w:ins>
                          </m:r>
                        </m:e>
                      </m:acc>
                    </m:e>
                    <m:sub>
                      <m:r>
                        <w:ins w:id="671" w:author="wang wei" w:date="2022-11-03T18:42:00Z">
                          <w:rPr>
                            <w:rFonts w:ascii="Cambria Math" w:hAnsi="Cambria Math"/>
                          </w:rPr>
                          <m:t>1</m:t>
                        </w:ins>
                      </m:r>
                    </m:sub>
                  </m:sSub>
                  <m:r>
                    <w:ins w:id="672" w:author="wang wei" w:date="2022-11-03T18:42:00Z">
                      <w:rPr>
                        <w:rFonts w:ascii="Cambria Math" w:hAnsi="Cambria Math"/>
                      </w:rPr>
                      <m:t>-</m:t>
                    </w:ins>
                  </m:r>
                  <m:sSub>
                    <m:sSubPr>
                      <m:ctrlPr>
                        <w:ins w:id="673" w:author="wang wei" w:date="2022-11-03T18:42:00Z">
                          <w:rPr>
                            <w:rFonts w:ascii="Cambria Math" w:hAnsi="Cambria Math"/>
                            <w:i/>
                          </w:rPr>
                        </w:ins>
                      </m:ctrlPr>
                    </m:sSubPr>
                    <m:e>
                      <m:r>
                        <w:ins w:id="674" w:author="wang wei" w:date="2022-11-03T18:42:00Z">
                          <m:rPr>
                            <m:sty m:val="bi"/>
                          </m:rPr>
                          <w:rPr>
                            <w:rFonts w:ascii="Cambria Math" w:hAnsi="Cambria Math"/>
                          </w:rPr>
                          <m:t>β</m:t>
                        </w:ins>
                      </m:r>
                    </m:e>
                    <m:sub>
                      <m:r>
                        <w:ins w:id="675" w:author="wang wei" w:date="2022-11-03T18:42:00Z">
                          <w:rPr>
                            <w:rFonts w:ascii="Cambria Math" w:hAnsi="Cambria Math"/>
                          </w:rPr>
                          <m:t>1</m:t>
                        </w:ins>
                      </m:r>
                    </m:sub>
                  </m:sSub>
                </m:e>
              </m:d>
            </m:e>
            <m:sup>
              <m:r>
                <w:ins w:id="676" w:author="wang wei" w:date="2022-11-03T18:42:00Z">
                  <m:rPr>
                    <m:sty m:val="p"/>
                  </m:rPr>
                  <w:rPr>
                    <w:rFonts w:ascii="Cambria Math" w:hAnsi="Cambria Math"/>
                  </w:rPr>
                  <m:t>T</m:t>
                </w:ins>
              </m:r>
            </m:sup>
          </m:sSup>
          <m:sSup>
            <m:sSupPr>
              <m:ctrlPr>
                <w:ins w:id="677" w:author="wang wei" w:date="2022-11-03T18:42:00Z">
                  <w:rPr>
                    <w:rFonts w:ascii="Cambria Math" w:hAnsi="Cambria Math"/>
                  </w:rPr>
                </w:ins>
              </m:ctrlPr>
            </m:sSupPr>
            <m:e>
              <m:r>
                <w:ins w:id="678" w:author="wang wei" w:date="2022-11-03T18:42:00Z">
                  <m:rPr>
                    <m:sty m:val="p"/>
                  </m:rPr>
                  <w:rPr>
                    <w:rFonts w:ascii="Cambria Math" w:hAnsi="Cambria Math"/>
                  </w:rPr>
                  <m:t>cov</m:t>
                </w:ins>
              </m:r>
              <m:d>
                <m:dPr>
                  <m:ctrlPr>
                    <w:ins w:id="679" w:author="wang wei" w:date="2022-11-03T18:42:00Z">
                      <w:rPr>
                        <w:rFonts w:ascii="Cambria Math" w:hAnsi="Cambria Math"/>
                        <w:i/>
                      </w:rPr>
                    </w:ins>
                  </m:ctrlPr>
                </m:dPr>
                <m:e>
                  <m:sSub>
                    <m:sSubPr>
                      <m:ctrlPr>
                        <w:ins w:id="680" w:author="wang wei" w:date="2022-11-03T18:42:00Z">
                          <w:rPr>
                            <w:rFonts w:ascii="Cambria Math" w:hAnsi="Cambria Math"/>
                            <w:i/>
                          </w:rPr>
                        </w:ins>
                      </m:ctrlPr>
                    </m:sSubPr>
                    <m:e>
                      <m:acc>
                        <m:accPr>
                          <m:ctrlPr>
                            <w:ins w:id="681" w:author="wang wei" w:date="2022-11-03T18:42:00Z">
                              <w:rPr>
                                <w:rFonts w:ascii="Cambria Math" w:hAnsi="Cambria Math"/>
                                <w:b/>
                                <w:i/>
                              </w:rPr>
                            </w:ins>
                          </m:ctrlPr>
                        </m:accPr>
                        <m:e>
                          <m:r>
                            <w:ins w:id="682" w:author="wang wei" w:date="2022-11-03T18:42:00Z">
                              <m:rPr>
                                <m:sty m:val="bi"/>
                              </m:rPr>
                              <w:rPr>
                                <w:rFonts w:ascii="Cambria Math" w:hAnsi="Cambria Math"/>
                              </w:rPr>
                              <m:t>β</m:t>
                            </w:ins>
                          </m:r>
                        </m:e>
                      </m:acc>
                    </m:e>
                    <m:sub>
                      <m:r>
                        <w:ins w:id="683" w:author="wang wei" w:date="2022-11-03T18:42:00Z">
                          <w:rPr>
                            <w:rFonts w:ascii="Cambria Math" w:hAnsi="Cambria Math"/>
                          </w:rPr>
                          <m:t>1</m:t>
                        </w:ins>
                      </m:r>
                    </m:sub>
                  </m:sSub>
                </m:e>
              </m:d>
            </m:e>
            <m:sup>
              <m:r>
                <w:ins w:id="684" w:author="wang wei" w:date="2022-11-03T18:42:00Z">
                  <w:rPr>
                    <w:rFonts w:ascii="Cambria Math" w:hAnsi="Cambria Math"/>
                  </w:rPr>
                  <m:t>-1</m:t>
                </w:ins>
              </m:r>
            </m:sup>
          </m:sSup>
          <m:d>
            <m:dPr>
              <m:ctrlPr>
                <w:ins w:id="685" w:author="wang wei" w:date="2022-11-03T18:42:00Z">
                  <w:rPr>
                    <w:rFonts w:ascii="Cambria Math" w:hAnsi="Cambria Math"/>
                    <w:i/>
                  </w:rPr>
                </w:ins>
              </m:ctrlPr>
            </m:dPr>
            <m:e>
              <m:sSub>
                <m:sSubPr>
                  <m:ctrlPr>
                    <w:ins w:id="686" w:author="wang wei" w:date="2022-11-03T18:42:00Z">
                      <w:rPr>
                        <w:rFonts w:ascii="Cambria Math" w:hAnsi="Cambria Math"/>
                        <w:i/>
                      </w:rPr>
                    </w:ins>
                  </m:ctrlPr>
                </m:sSubPr>
                <m:e>
                  <m:acc>
                    <m:accPr>
                      <m:ctrlPr>
                        <w:ins w:id="687" w:author="wang wei" w:date="2022-11-03T18:42:00Z">
                          <w:rPr>
                            <w:rFonts w:ascii="Cambria Math" w:hAnsi="Cambria Math"/>
                            <w:b/>
                            <w:i/>
                          </w:rPr>
                        </w:ins>
                      </m:ctrlPr>
                    </m:accPr>
                    <m:e>
                      <m:r>
                        <w:ins w:id="688" w:author="wang wei" w:date="2022-11-03T18:42:00Z">
                          <m:rPr>
                            <m:sty m:val="bi"/>
                          </m:rPr>
                          <w:rPr>
                            <w:rFonts w:ascii="Cambria Math" w:hAnsi="Cambria Math"/>
                          </w:rPr>
                          <m:t>β</m:t>
                        </w:ins>
                      </m:r>
                    </m:e>
                  </m:acc>
                </m:e>
                <m:sub>
                  <m:r>
                    <w:ins w:id="689" w:author="wang wei" w:date="2022-11-03T18:42:00Z">
                      <w:rPr>
                        <w:rFonts w:ascii="Cambria Math" w:hAnsi="Cambria Math"/>
                      </w:rPr>
                      <m:t>1</m:t>
                    </w:ins>
                  </m:r>
                </m:sub>
              </m:sSub>
              <m:r>
                <w:ins w:id="690" w:author="wang wei" w:date="2022-11-03T18:42:00Z">
                  <w:rPr>
                    <w:rFonts w:ascii="Cambria Math" w:hAnsi="Cambria Math"/>
                  </w:rPr>
                  <m:t>-</m:t>
                </w:ins>
              </m:r>
              <m:sSub>
                <m:sSubPr>
                  <m:ctrlPr>
                    <w:ins w:id="691" w:author="wang wei" w:date="2022-11-03T18:42:00Z">
                      <w:rPr>
                        <w:rFonts w:ascii="Cambria Math" w:hAnsi="Cambria Math"/>
                        <w:i/>
                      </w:rPr>
                    </w:ins>
                  </m:ctrlPr>
                </m:sSubPr>
                <m:e>
                  <m:r>
                    <w:ins w:id="692" w:author="wang wei" w:date="2022-11-03T18:42:00Z">
                      <m:rPr>
                        <m:sty m:val="bi"/>
                      </m:rPr>
                      <w:rPr>
                        <w:rFonts w:ascii="Cambria Math" w:hAnsi="Cambria Math"/>
                      </w:rPr>
                      <m:t>β</m:t>
                    </w:ins>
                  </m:r>
                </m:e>
                <m:sub>
                  <m:r>
                    <w:ins w:id="693" w:author="wang wei" w:date="2022-11-03T18:42:00Z">
                      <w:rPr>
                        <w:rFonts w:ascii="Cambria Math" w:hAnsi="Cambria Math"/>
                      </w:rPr>
                      <m:t>1</m:t>
                    </w:ins>
                  </m:r>
                </m:sub>
              </m:sSub>
            </m:e>
          </m:d>
        </m:oMath>
      </m:oMathPara>
    </w:p>
    <w:p w14:paraId="403A42B5" w14:textId="3C708763" w:rsidR="00A65175" w:rsidRPr="00A65175" w:rsidRDefault="00E31870" w:rsidP="00E31870">
      <w:ins w:id="694" w:author="wang wei" w:date="2022-11-03T18:42:00Z">
        <w:r w:rsidRPr="00E31870">
          <w:t xml:space="preserve">which follows an asymptotical </w:t>
        </w:r>
      </w:ins>
      <m:oMath>
        <m:sSup>
          <m:sSupPr>
            <m:ctrlPr>
              <w:ins w:id="695" w:author="wang wei" w:date="2022-11-03T18:42:00Z">
                <w:rPr>
                  <w:rFonts w:ascii="Cambria Math" w:hAnsi="Cambria Math"/>
                  <w:i/>
                </w:rPr>
              </w:ins>
            </m:ctrlPr>
          </m:sSupPr>
          <m:e>
            <m:r>
              <w:ins w:id="696" w:author="wang wei" w:date="2022-11-03T18:42:00Z">
                <w:rPr>
                  <w:rFonts w:ascii="Cambria Math" w:hAnsi="Cambria Math"/>
                </w:rPr>
                <m:t>χ</m:t>
              </w:ins>
            </m:r>
          </m:e>
          <m:sup>
            <m:r>
              <w:ins w:id="697" w:author="wang wei" w:date="2022-11-03T18:42:00Z">
                <w:rPr>
                  <w:rFonts w:ascii="Cambria Math" w:hAnsi="Cambria Math"/>
                </w:rPr>
                <m:t>2</m:t>
              </w:ins>
            </m:r>
          </m:sup>
        </m:sSup>
      </m:oMath>
      <w:ins w:id="698" w:author="wang wei" w:date="2022-11-03T18:42:00Z">
        <w:r w:rsidRPr="00E31870">
          <w:t xml:space="preserve"> distribution with degrees of freedom equal to the number of dimensions of </w:t>
        </w:r>
      </w:ins>
      <m:oMath>
        <m:sSub>
          <m:sSubPr>
            <m:ctrlPr>
              <w:ins w:id="699" w:author="wang wei" w:date="2022-11-03T18:42:00Z">
                <w:rPr>
                  <w:rFonts w:ascii="Cambria Math" w:hAnsi="Cambria Math"/>
                  <w:i/>
                </w:rPr>
              </w:ins>
            </m:ctrlPr>
          </m:sSubPr>
          <m:e>
            <m:r>
              <w:ins w:id="700" w:author="wang wei" w:date="2022-11-03T18:42:00Z">
                <m:rPr>
                  <m:sty m:val="bi"/>
                </m:rPr>
                <w:rPr>
                  <w:rFonts w:ascii="Cambria Math" w:hAnsi="Cambria Math"/>
                </w:rPr>
                <m:t>β</m:t>
              </w:ins>
            </m:r>
          </m:e>
          <m:sub>
            <m:r>
              <w:ins w:id="701" w:author="wang wei" w:date="2022-11-03T18:42:00Z">
                <w:rPr>
                  <w:rFonts w:ascii="Cambria Math" w:hAnsi="Cambria Math"/>
                </w:rPr>
                <m:t>1</m:t>
              </w:ins>
            </m:r>
          </m:sub>
        </m:sSub>
      </m:oMath>
      <w:ins w:id="702" w:author="wang wei" w:date="2022-11-03T18:42:00Z">
        <w:r w:rsidRPr="00E31870">
          <w:t xml:space="preserve">. When the </w:t>
        </w:r>
        <w:r w:rsidRPr="00E31870">
          <w:rPr>
            <w:i/>
            <w:iCs/>
          </w:rPr>
          <w:t>P</w:t>
        </w:r>
        <w:r w:rsidRPr="00E31870">
          <w:t xml:space="preserve"> value of the test statistic is larger than 0.05, the 95% confidence interval covers the true parameter </w:t>
        </w:r>
      </w:ins>
      <m:oMath>
        <m:sSub>
          <m:sSubPr>
            <m:ctrlPr>
              <w:ins w:id="703" w:author="wang wei" w:date="2022-11-03T18:42:00Z">
                <w:rPr>
                  <w:rFonts w:ascii="Cambria Math" w:hAnsi="Cambria Math"/>
                  <w:i/>
                </w:rPr>
              </w:ins>
            </m:ctrlPr>
          </m:sSubPr>
          <m:e>
            <m:r>
              <w:ins w:id="704" w:author="wang wei" w:date="2022-11-03T18:42:00Z">
                <m:rPr>
                  <m:sty m:val="bi"/>
                </m:rPr>
                <w:rPr>
                  <w:rFonts w:ascii="Cambria Math" w:hAnsi="Cambria Math"/>
                </w:rPr>
                <m:t>β</m:t>
              </w:ins>
            </m:r>
          </m:e>
          <m:sub>
            <m:r>
              <w:ins w:id="705" w:author="wang wei" w:date="2022-11-03T18:42:00Z">
                <w:rPr>
                  <w:rFonts w:ascii="Cambria Math" w:hAnsi="Cambria Math"/>
                </w:rPr>
                <m:t>1</m:t>
              </w:ins>
            </m:r>
          </m:sub>
        </m:sSub>
      </m:oMath>
      <w:ins w:id="706" w:author="wang wei" w:date="2022-11-03T18:42:00Z">
        <w:r w:rsidRPr="00E31870">
          <w:rPr>
            <w:rFonts w:hint="eastAsia"/>
          </w:rPr>
          <w:t>,</w:t>
        </w:r>
        <w:r w:rsidRPr="00E31870">
          <w:t xml:space="preserve"> otherwise it does not cover.</w:t>
        </w:r>
      </w:ins>
      <w:ins w:id="707" w:author="wang wei" w:date="2022-11-03T21:17:00Z">
        <w:r w:rsidR="00A65175">
          <w:t xml:space="preserve"> The coverage rate is</w:t>
        </w:r>
      </w:ins>
      <w:ins w:id="708" w:author="wang wei" w:date="2022-11-03T21:18:00Z">
        <w:r w:rsidR="00A65175">
          <w:t xml:space="preserve"> more</w:t>
        </w:r>
      </w:ins>
      <w:ins w:id="709" w:author="wang wei" w:date="2022-11-03T21:17:00Z">
        <w:r w:rsidR="00A65175">
          <w:t xml:space="preserve"> close</w:t>
        </w:r>
      </w:ins>
      <w:ins w:id="710" w:author="wang wei" w:date="2022-11-03T21:18:00Z">
        <w:r w:rsidR="00A65175">
          <w:t>d</w:t>
        </w:r>
      </w:ins>
      <w:ins w:id="711" w:author="wang wei" w:date="2022-11-03T21:17:00Z">
        <w:r w:rsidR="00A65175">
          <w:t xml:space="preserve"> to 0.95, and the performance for uncertainty is better.</w:t>
        </w:r>
      </w:ins>
    </w:p>
    <w:p w14:paraId="5B61CDD8" w14:textId="66DD7849" w:rsidR="00B50D5D" w:rsidRPr="0016267E" w:rsidRDefault="00D91F51" w:rsidP="00D90039">
      <w:pPr>
        <w:pStyle w:val="3"/>
      </w:pPr>
      <w:r w:rsidRPr="0016267E">
        <w:rPr>
          <w:rFonts w:hint="eastAsia"/>
        </w:rPr>
        <w:t>4</w:t>
      </w:r>
      <w:r w:rsidRPr="0016267E">
        <w:t xml:space="preserve">.3 </w:t>
      </w:r>
      <w:r w:rsidRPr="0016267E">
        <w:rPr>
          <w:rFonts w:hint="eastAsia"/>
        </w:rPr>
        <w:t>Results</w:t>
      </w:r>
    </w:p>
    <w:p w14:paraId="2E590969" w14:textId="2ADBFF9B" w:rsidR="000B51AA" w:rsidDel="00734AAA" w:rsidRDefault="00D91F51" w:rsidP="00B46D85">
      <w:pPr>
        <w:rPr>
          <w:del w:id="712" w:author="wang wei" w:date="2022-11-06T14:09:00Z"/>
        </w:rPr>
      </w:pPr>
      <w:r w:rsidRPr="0016267E">
        <w:rPr>
          <w:rFonts w:hint="eastAsia"/>
        </w:rPr>
        <w:t>T</w:t>
      </w:r>
      <w:r w:rsidR="0063348A" w:rsidRPr="0016267E">
        <w:t xml:space="preserve">he comparison of </w:t>
      </w:r>
      <w:r w:rsidRPr="0016267E">
        <w:rPr>
          <w:rFonts w:eastAsia="等线"/>
        </w:rPr>
        <w:t xml:space="preserve">the </w:t>
      </w:r>
      <w:r w:rsidR="0063348A" w:rsidRPr="0016267E">
        <w:t xml:space="preserve">simulation results between MMR and MCMAR </w:t>
      </w:r>
      <w:r w:rsidRPr="0016267E">
        <w:rPr>
          <w:rFonts w:eastAsia="等线"/>
        </w:rPr>
        <w:t>is</w:t>
      </w:r>
      <w:r w:rsidR="0063348A" w:rsidRPr="0016267E">
        <w:t xml:space="preserve"> shown in Table 3. As expected, MMR performed best in scenarios with no spatial autocorrelation</w:t>
      </w:r>
      <w:r w:rsidR="006A6E5D" w:rsidRPr="0016267E">
        <w:rPr>
          <w:rFonts w:hint="eastAsia"/>
        </w:rPr>
        <w:t>,</w:t>
      </w:r>
      <w:r w:rsidR="00D8636F" w:rsidRPr="0016267E">
        <w:t xml:space="preserve"> </w:t>
      </w:r>
      <w:r w:rsidR="00D8636F" w:rsidRPr="0016267E">
        <w:lastRenderedPageBreak/>
        <w:t xml:space="preserve">i.e., Scen1-rho0 and Scen2-rho0, whereas MCMAR performed very similarly to MMR and even obtained a smaller RMAE for </w:t>
      </w:r>
      <m:oMath>
        <m:sSub>
          <m:sSubPr>
            <m:ctrlPr>
              <w:rPr>
                <w:rFonts w:ascii="Cambria Math" w:hAnsi="Cambria Math"/>
                <w:i/>
              </w:rPr>
            </m:ctrlPr>
          </m:sSubPr>
          <m:e>
            <m:r>
              <m:rPr>
                <m:sty m:val="bi"/>
              </m:rPr>
              <w:rPr>
                <w:rFonts w:ascii="Cambria Math" w:hAnsi="Cambria Math"/>
              </w:rPr>
              <m:t>β</m:t>
            </m:r>
          </m:e>
          <m:sub>
            <m:r>
              <w:rPr>
                <w:rFonts w:ascii="Cambria Math" w:hAnsi="Cambria Math"/>
              </w:rPr>
              <m:t>0</m:t>
            </m:r>
          </m:sub>
        </m:sSub>
      </m:oMath>
      <w:r w:rsidRPr="0016267E">
        <w:rPr>
          <w:rFonts w:ascii="Cambria Math" w:eastAsia="等线" w:hAnsi="Cambria Math"/>
        </w:rPr>
        <w:t>,</w:t>
      </w:r>
      <w:r w:rsidR="000152EB" w:rsidRPr="0016267E">
        <w:t xml:space="preserve"> as seen in Scen1-rho0</w:t>
      </w:r>
      <w:r w:rsidR="00D8636F" w:rsidRPr="0016267E">
        <w:rPr>
          <w:rFonts w:hint="eastAsia"/>
        </w:rPr>
        <w:t>.</w:t>
      </w:r>
      <w:r w:rsidR="00F02F6A" w:rsidRPr="0016267E">
        <w:t xml:space="preserve"> In scenarios with </w:t>
      </w:r>
      <m:oMath>
        <m:r>
          <w:rPr>
            <w:rFonts w:ascii="Cambria Math" w:hAnsi="Cambria Math"/>
          </w:rPr>
          <m:t>ρ≠0</m:t>
        </m:r>
      </m:oMath>
      <w:r w:rsidR="00F02F6A" w:rsidRPr="0016267E">
        <w:rPr>
          <w:rFonts w:hint="eastAsia"/>
        </w:rPr>
        <w:t>,</w:t>
      </w:r>
      <w:r w:rsidR="00AB3537" w:rsidRPr="0016267E">
        <w:t xml:space="preserve"> MCMAR outperformed MMR considerably in </w:t>
      </w:r>
      <w:del w:id="713" w:author="wang wei" w:date="2022-11-03T20:59:00Z">
        <w:r w:rsidR="00AB3537" w:rsidRPr="0016267E" w:rsidDel="00254F66">
          <w:delText xml:space="preserve">all the reported performance indicators, i.e., in </w:delText>
        </w:r>
      </w:del>
      <w:r w:rsidR="00AB3537" w:rsidRPr="0016267E">
        <w:t>estimating the average and city-specific ERRs, estimating the effect of predictors, identifying the causes of heterogeneity, and evaluating the mode</w:t>
      </w:r>
      <w:r w:rsidR="00EB4603">
        <w:t>l</w:t>
      </w:r>
      <w:r w:rsidR="00AB3537" w:rsidRPr="0016267E">
        <w:t xml:space="preserve"> fit based on </w:t>
      </w:r>
      <w:r w:rsidR="00EB4603">
        <w:t xml:space="preserve">the </w:t>
      </w:r>
      <w:r w:rsidR="00AB3537" w:rsidRPr="0016267E">
        <w:t xml:space="preserve">AIC. Overall, the advantage increased as </w:t>
      </w:r>
      <m:oMath>
        <m:r>
          <w:rPr>
            <w:rFonts w:ascii="Cambria Math" w:hAnsi="Cambria Math"/>
          </w:rPr>
          <m:t>ρ</m:t>
        </m:r>
      </m:oMath>
      <w:r w:rsidR="00AB3537" w:rsidRPr="0016267E">
        <w:rPr>
          <w:rFonts w:hint="eastAsia"/>
        </w:rPr>
        <w:t xml:space="preserve"> </w:t>
      </w:r>
      <w:r w:rsidRPr="0016267E">
        <w:rPr>
          <w:rFonts w:eastAsia="等线"/>
        </w:rPr>
        <w:t>increased</w:t>
      </w:r>
      <w:r w:rsidR="00CC0901" w:rsidRPr="0016267E">
        <w:t xml:space="preserve">. In Scen2 without any observed predictor contributing to the region-level heterogeneity of ERRs, MMR with </w:t>
      </w:r>
      <w:r w:rsidR="00C14861" w:rsidRPr="0016267E">
        <w:rPr>
          <w:rFonts w:hint="eastAsia"/>
        </w:rPr>
        <w:t>a</w:t>
      </w:r>
      <w:r w:rsidR="00CC0901" w:rsidRPr="0016267E">
        <w:t xml:space="preserve"> predictor had a high rate of falsely identifying the predictor as being able to explain the heterogeneity</w:t>
      </w:r>
      <w:r w:rsidRPr="0016267E">
        <w:rPr>
          <w:rFonts w:eastAsia="等线"/>
        </w:rPr>
        <w:t>,</w:t>
      </w:r>
      <w:r w:rsidR="00CC0901" w:rsidRPr="0016267E">
        <w:t xml:space="preserve"> and the false positive rate increased as </w:t>
      </w:r>
      <m:oMath>
        <m:r>
          <w:rPr>
            <w:rFonts w:ascii="Cambria Math" w:hAnsi="Cambria Math"/>
          </w:rPr>
          <m:t>ρ</m:t>
        </m:r>
      </m:oMath>
      <w:r w:rsidR="00CC0901" w:rsidRPr="0016267E">
        <w:rPr>
          <w:rFonts w:hint="eastAsia"/>
        </w:rPr>
        <w:t xml:space="preserve"> </w:t>
      </w:r>
      <w:r w:rsidR="00CC0901" w:rsidRPr="0016267E">
        <w:t xml:space="preserve">was larger, even up to 0.971 when </w:t>
      </w:r>
      <m:oMath>
        <m:r>
          <w:rPr>
            <w:rFonts w:ascii="Cambria Math" w:hAnsi="Cambria Math"/>
          </w:rPr>
          <m:t>ρ=0.8</m:t>
        </m:r>
      </m:oMath>
      <w:r w:rsidR="00CC0901" w:rsidRPr="0016267E">
        <w:rPr>
          <w:rFonts w:hint="eastAsia"/>
        </w:rPr>
        <w:t>,</w:t>
      </w:r>
      <w:r w:rsidR="0021646E" w:rsidRPr="0016267E">
        <w:t xml:space="preserve"> which is unacceptable in practical studies. However, MCMAR with the predictor considerably reduced the false positive rate. In Scen1 with a predictor contributing to the region-level heterogeneity, both MMR and MCMAR achieved a power of 1 in correctly identifying the predictor. </w:t>
      </w:r>
      <w:r w:rsidRPr="0016267E">
        <w:rPr>
          <w:rFonts w:eastAsia="等线"/>
        </w:rPr>
        <w:t xml:space="preserve">The </w:t>
      </w:r>
      <w:r w:rsidR="0021646E" w:rsidRPr="0016267E">
        <w:t xml:space="preserve">OPT model achieved performance closer to the ideal MMR in scenarios with </w:t>
      </w:r>
      <m:oMath>
        <m:r>
          <w:rPr>
            <w:rFonts w:ascii="Cambria Math" w:hAnsi="Cambria Math"/>
          </w:rPr>
          <m:t>ρ=0</m:t>
        </m:r>
      </m:oMath>
      <w:r w:rsidR="0021646E" w:rsidRPr="0016267E">
        <w:rPr>
          <w:rFonts w:hint="eastAsia"/>
        </w:rPr>
        <w:t xml:space="preserve"> </w:t>
      </w:r>
      <w:r w:rsidR="0021646E" w:rsidRPr="0016267E">
        <w:t xml:space="preserve">than MCMAR and did not reduce the advantage of MCMAR over MMR in scenarios with </w:t>
      </w:r>
      <m:oMath>
        <m:r>
          <w:rPr>
            <w:rFonts w:ascii="Cambria Math" w:hAnsi="Cambria Math"/>
          </w:rPr>
          <m:t>ρ≠0</m:t>
        </m:r>
      </m:oMath>
      <w:r w:rsidR="006A6E5D" w:rsidRPr="0016267E">
        <w:t>.</w:t>
      </w:r>
      <w:ins w:id="714" w:author="wang wei" w:date="2022-11-03T21:04:00Z">
        <w:r w:rsidR="00254F66">
          <w:t xml:space="preserve"> For the coverage rates of 95% confidence intervals, </w:t>
        </w:r>
      </w:ins>
      <w:ins w:id="715" w:author="wang wei" w:date="2022-11-03T21:05:00Z">
        <w:r w:rsidR="00254F66">
          <w:t>in Sce</w:t>
        </w:r>
      </w:ins>
      <w:ins w:id="716" w:author="wang wei" w:date="2022-11-03T21:06:00Z">
        <w:r w:rsidR="000713D0">
          <w:t>n</w:t>
        </w:r>
      </w:ins>
      <w:ins w:id="717" w:author="wang wei" w:date="2022-11-03T21:09:00Z">
        <w:r w:rsidR="000713D0">
          <w:t>ario with no spatial dependence</w:t>
        </w:r>
      </w:ins>
      <w:ins w:id="718" w:author="wang wei" w:date="2022-11-03T21:05:00Z">
        <w:r w:rsidR="00254F66">
          <w:t xml:space="preserve">, </w:t>
        </w:r>
      </w:ins>
      <w:ins w:id="719" w:author="wang wei" w:date="2022-11-03T21:07:00Z">
        <w:r w:rsidR="000713D0">
          <w:t>both MMR and MCMAR obtained</w:t>
        </w:r>
      </w:ins>
      <w:ins w:id="720" w:author="wang wei" w:date="2022-11-03T21:08:00Z">
        <w:r w:rsidR="000713D0">
          <w:t xml:space="preserve"> coverage rates closed to 0.95,</w:t>
        </w:r>
      </w:ins>
      <w:ins w:id="721" w:author="wang wei" w:date="2022-11-03T21:09:00Z">
        <w:r w:rsidR="000713D0">
          <w:t xml:space="preserve"> while in scenarios with spatial dependence, </w:t>
        </w:r>
      </w:ins>
      <w:ins w:id="722" w:author="wang wei" w:date="2022-11-03T21:10:00Z">
        <w:r w:rsidR="000713D0">
          <w:t>the coverage rates obtained by MMR is much s</w:t>
        </w:r>
      </w:ins>
      <w:ins w:id="723" w:author="wang wei" w:date="2022-11-03T21:11:00Z">
        <w:r w:rsidR="000713D0">
          <w:t>maller than 0.95</w:t>
        </w:r>
      </w:ins>
      <w:ins w:id="724" w:author="wang wei" w:date="2022-11-03T21:12:00Z">
        <w:r w:rsidR="000713D0">
          <w:t xml:space="preserve">, especially in those with </w:t>
        </w:r>
      </w:ins>
      <m:oMath>
        <m:r>
          <w:ins w:id="725" w:author="wang wei" w:date="2022-11-03T21:12:00Z">
            <w:rPr>
              <w:rFonts w:ascii="Cambria Math" w:hAnsi="Cambria Math"/>
            </w:rPr>
            <m:t>ρ</m:t>
          </w:ins>
        </m:r>
      </m:oMath>
      <w:ins w:id="726" w:author="wang wei" w:date="2022-11-03T21:13:00Z">
        <w:r w:rsidR="000713D0">
          <w:rPr>
            <w:rFonts w:hint="eastAsia"/>
          </w:rPr>
          <w:t xml:space="preserve"> = </w:t>
        </w:r>
        <w:r w:rsidR="000713D0">
          <w:t xml:space="preserve">0.3 or 0.8, </w:t>
        </w:r>
      </w:ins>
      <w:ins w:id="727" w:author="wang wei" w:date="2022-11-03T21:14:00Z">
        <w:r w:rsidR="000713D0">
          <w:t>by contrast, MCMAR</w:t>
        </w:r>
      </w:ins>
      <w:ins w:id="728" w:author="wang wei" w:date="2022-11-03T21:15:00Z">
        <w:r w:rsidR="000713D0">
          <w:t xml:space="preserve"> </w:t>
        </w:r>
      </w:ins>
      <w:ins w:id="729" w:author="wang wei" w:date="2022-11-07T10:54:00Z">
        <w:r w:rsidR="00734AAA">
          <w:t xml:space="preserve">obtained </w:t>
        </w:r>
      </w:ins>
      <w:ins w:id="730" w:author="wang wei" w:date="2022-11-03T21:15:00Z">
        <w:r w:rsidR="000713D0">
          <w:t>much</w:t>
        </w:r>
      </w:ins>
      <w:ins w:id="731" w:author="wang wei" w:date="2022-11-03T21:27:00Z">
        <w:r w:rsidR="00456557">
          <w:t xml:space="preserve"> </w:t>
        </w:r>
      </w:ins>
      <w:ins w:id="732" w:author="wang wei" w:date="2022-11-07T10:54:00Z">
        <w:r w:rsidR="00734AAA">
          <w:t>better</w:t>
        </w:r>
        <w:r w:rsidR="00734AAA">
          <w:t xml:space="preserve"> coverage rates</w:t>
        </w:r>
      </w:ins>
      <w:ins w:id="733" w:author="wang wei" w:date="2022-11-03T21:15:00Z">
        <w:r w:rsidR="000713D0">
          <w:t>.</w:t>
        </w:r>
      </w:ins>
      <w:ins w:id="734" w:author="wang wei" w:date="2022-11-03T21:11:00Z">
        <w:r w:rsidR="000713D0">
          <w:t xml:space="preserve"> </w:t>
        </w:r>
      </w:ins>
      <w:ins w:id="735" w:author="wang wei" w:date="2022-11-03T21:08:00Z">
        <w:r w:rsidR="000713D0">
          <w:t xml:space="preserve"> </w:t>
        </w:r>
      </w:ins>
    </w:p>
    <w:p w14:paraId="54E9A34A" w14:textId="77777777" w:rsidR="00734AAA" w:rsidRDefault="00734AAA" w:rsidP="00B46D85">
      <w:pPr>
        <w:rPr>
          <w:ins w:id="736" w:author="wang wei" w:date="2022-11-07T10:55:00Z"/>
        </w:rPr>
      </w:pPr>
    </w:p>
    <w:p w14:paraId="55D67A1E" w14:textId="77777777" w:rsidR="004F2BEA" w:rsidRDefault="004F2BEA" w:rsidP="00B46D85"/>
    <w:p w14:paraId="27818780" w14:textId="4C06F803" w:rsidR="000B51AA" w:rsidRPr="000B51AA" w:rsidRDefault="000B51AA" w:rsidP="004F2BEA">
      <w:pPr>
        <w:widowControl/>
        <w:spacing w:line="240" w:lineRule="auto"/>
        <w:jc w:val="left"/>
        <w:rPr>
          <w:sz w:val="21"/>
          <w:szCs w:val="21"/>
        </w:rPr>
      </w:pPr>
      <w:bookmarkStart w:id="737" w:name="_Hlk113483102"/>
      <w:r w:rsidRPr="000B51AA">
        <w:rPr>
          <w:rFonts w:hint="eastAsia"/>
          <w:sz w:val="21"/>
          <w:szCs w:val="21"/>
        </w:rPr>
        <w:t>T</w:t>
      </w:r>
      <w:r w:rsidRPr="000B51AA">
        <w:rPr>
          <w:sz w:val="21"/>
          <w:szCs w:val="21"/>
        </w:rPr>
        <w:t xml:space="preserve">able 3. </w:t>
      </w:r>
      <w:r w:rsidRPr="000B51AA">
        <w:rPr>
          <w:rFonts w:eastAsia="等线"/>
          <w:sz w:val="21"/>
          <w:szCs w:val="21"/>
        </w:rPr>
        <w:t xml:space="preserve">Comparison </w:t>
      </w:r>
      <w:r w:rsidRPr="000B51AA">
        <w:rPr>
          <w:sz w:val="21"/>
          <w:szCs w:val="21"/>
        </w:rPr>
        <w:t>between MMR and MCMAR in the simulation study</w:t>
      </w:r>
      <w:bookmarkEnd w:id="737"/>
    </w:p>
    <w:tbl>
      <w:tblPr>
        <w:tblStyle w:val="a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1135"/>
        <w:gridCol w:w="1113"/>
        <w:gridCol w:w="1208"/>
        <w:gridCol w:w="241"/>
        <w:gridCol w:w="1248"/>
        <w:gridCol w:w="1116"/>
        <w:gridCol w:w="973"/>
      </w:tblGrid>
      <w:tr w:rsidR="000B51AA" w:rsidRPr="003F0DC6" w14:paraId="0B536E64" w14:textId="77777777" w:rsidTr="007A6B90">
        <w:tc>
          <w:tcPr>
            <w:tcW w:w="766" w:type="pct"/>
            <w:vMerge w:val="restart"/>
            <w:tcBorders>
              <w:top w:val="single" w:sz="12" w:space="0" w:color="auto"/>
            </w:tcBorders>
            <w:vAlign w:val="center"/>
          </w:tcPr>
          <w:p w14:paraId="2F38039B" w14:textId="77777777" w:rsidR="000B51AA" w:rsidRPr="003F0DC6" w:rsidRDefault="000B51AA" w:rsidP="007A6B90">
            <w:pPr>
              <w:spacing w:line="320" w:lineRule="exact"/>
              <w:rPr>
                <w:sz w:val="21"/>
                <w:szCs w:val="21"/>
              </w:rPr>
            </w:pPr>
            <w:r w:rsidRPr="003F0DC6">
              <w:rPr>
                <w:rFonts w:hint="eastAsia"/>
                <w:sz w:val="21"/>
                <w:szCs w:val="21"/>
              </w:rPr>
              <w:t>S</w:t>
            </w:r>
            <w:r w:rsidRPr="003F0DC6">
              <w:rPr>
                <w:sz w:val="21"/>
                <w:szCs w:val="21"/>
              </w:rPr>
              <w:t>cenarios</w:t>
            </w:r>
          </w:p>
        </w:tc>
        <w:tc>
          <w:tcPr>
            <w:tcW w:w="2080" w:type="pct"/>
            <w:gridSpan w:val="3"/>
            <w:tcBorders>
              <w:top w:val="single" w:sz="12" w:space="0" w:color="auto"/>
              <w:bottom w:val="single" w:sz="8" w:space="0" w:color="auto"/>
            </w:tcBorders>
          </w:tcPr>
          <w:p w14:paraId="12EF1D70" w14:textId="77777777" w:rsidR="000B51AA" w:rsidRPr="003F0DC6" w:rsidRDefault="000B51AA" w:rsidP="007A6B90">
            <w:pPr>
              <w:spacing w:line="320" w:lineRule="exact"/>
              <w:jc w:val="center"/>
              <w:rPr>
                <w:sz w:val="21"/>
                <w:szCs w:val="21"/>
              </w:rPr>
            </w:pPr>
            <w:r w:rsidRPr="003F0DC6">
              <w:rPr>
                <w:sz w:val="21"/>
                <w:szCs w:val="21"/>
              </w:rPr>
              <w:t>Model with only intercept</w:t>
            </w:r>
          </w:p>
        </w:tc>
        <w:tc>
          <w:tcPr>
            <w:tcW w:w="145" w:type="pct"/>
            <w:tcBorders>
              <w:top w:val="single" w:sz="12" w:space="0" w:color="auto"/>
              <w:bottom w:val="nil"/>
            </w:tcBorders>
          </w:tcPr>
          <w:p w14:paraId="7A491A24" w14:textId="77777777" w:rsidR="000B51AA" w:rsidRPr="003F0DC6" w:rsidRDefault="000B51AA" w:rsidP="007A6B90">
            <w:pPr>
              <w:spacing w:line="320" w:lineRule="exact"/>
              <w:jc w:val="center"/>
              <w:rPr>
                <w:sz w:val="21"/>
                <w:szCs w:val="21"/>
              </w:rPr>
            </w:pPr>
          </w:p>
        </w:tc>
        <w:tc>
          <w:tcPr>
            <w:tcW w:w="2009" w:type="pct"/>
            <w:gridSpan w:val="3"/>
            <w:tcBorders>
              <w:top w:val="single" w:sz="12" w:space="0" w:color="auto"/>
              <w:bottom w:val="single" w:sz="8" w:space="0" w:color="auto"/>
            </w:tcBorders>
          </w:tcPr>
          <w:p w14:paraId="617CC9B7" w14:textId="77777777" w:rsidR="000B51AA" w:rsidRPr="003F0DC6" w:rsidRDefault="000B51AA" w:rsidP="007A6B90">
            <w:pPr>
              <w:spacing w:line="320" w:lineRule="exact"/>
              <w:jc w:val="center"/>
              <w:rPr>
                <w:sz w:val="21"/>
                <w:szCs w:val="21"/>
              </w:rPr>
            </w:pPr>
            <w:r w:rsidRPr="003F0DC6">
              <w:rPr>
                <w:sz w:val="21"/>
                <w:szCs w:val="21"/>
              </w:rPr>
              <w:t>Model with a predictor</w:t>
            </w:r>
          </w:p>
        </w:tc>
      </w:tr>
      <w:tr w:rsidR="000B51AA" w:rsidRPr="003F0DC6" w14:paraId="345A9A48" w14:textId="77777777" w:rsidTr="007A6B90">
        <w:tc>
          <w:tcPr>
            <w:tcW w:w="766" w:type="pct"/>
            <w:vMerge/>
            <w:tcBorders>
              <w:bottom w:val="single" w:sz="8" w:space="0" w:color="auto"/>
            </w:tcBorders>
          </w:tcPr>
          <w:p w14:paraId="1ABE9DF0" w14:textId="77777777" w:rsidR="000B51AA" w:rsidRPr="003F0DC6" w:rsidRDefault="000B51AA" w:rsidP="007A6B90">
            <w:pPr>
              <w:spacing w:line="320" w:lineRule="exact"/>
              <w:rPr>
                <w:sz w:val="21"/>
                <w:szCs w:val="21"/>
              </w:rPr>
            </w:pPr>
          </w:p>
        </w:tc>
        <w:tc>
          <w:tcPr>
            <w:tcW w:w="683" w:type="pct"/>
            <w:tcBorders>
              <w:top w:val="single" w:sz="8" w:space="0" w:color="auto"/>
              <w:bottom w:val="single" w:sz="8" w:space="0" w:color="auto"/>
            </w:tcBorders>
          </w:tcPr>
          <w:p w14:paraId="1DBDCF17" w14:textId="77777777" w:rsidR="000B51AA" w:rsidRPr="003F0DC6" w:rsidRDefault="000B51AA" w:rsidP="007A6B90">
            <w:pPr>
              <w:spacing w:line="320" w:lineRule="exact"/>
              <w:jc w:val="center"/>
              <w:rPr>
                <w:sz w:val="21"/>
                <w:szCs w:val="21"/>
              </w:rPr>
            </w:pPr>
            <w:r w:rsidRPr="003F0DC6">
              <w:rPr>
                <w:sz w:val="21"/>
                <w:szCs w:val="21"/>
              </w:rPr>
              <w:t>MMR</w:t>
            </w:r>
          </w:p>
        </w:tc>
        <w:tc>
          <w:tcPr>
            <w:tcW w:w="670" w:type="pct"/>
            <w:tcBorders>
              <w:top w:val="single" w:sz="8" w:space="0" w:color="auto"/>
              <w:bottom w:val="single" w:sz="8" w:space="0" w:color="auto"/>
            </w:tcBorders>
          </w:tcPr>
          <w:p w14:paraId="15BE6319" w14:textId="77777777" w:rsidR="000B51AA" w:rsidRPr="003F0DC6" w:rsidRDefault="000B51AA" w:rsidP="007A6B90">
            <w:pPr>
              <w:spacing w:line="320" w:lineRule="exact"/>
              <w:jc w:val="center"/>
              <w:rPr>
                <w:sz w:val="21"/>
                <w:szCs w:val="21"/>
              </w:rPr>
            </w:pPr>
            <w:r w:rsidRPr="003F0DC6">
              <w:rPr>
                <w:sz w:val="21"/>
                <w:szCs w:val="21"/>
              </w:rPr>
              <w:t>MCMAR</w:t>
            </w:r>
          </w:p>
        </w:tc>
        <w:tc>
          <w:tcPr>
            <w:tcW w:w="727" w:type="pct"/>
            <w:tcBorders>
              <w:top w:val="single" w:sz="8" w:space="0" w:color="auto"/>
              <w:bottom w:val="single" w:sz="8" w:space="0" w:color="auto"/>
            </w:tcBorders>
          </w:tcPr>
          <w:p w14:paraId="43EC8355" w14:textId="77777777" w:rsidR="000B51AA" w:rsidRPr="003F0DC6" w:rsidRDefault="000B51AA" w:rsidP="007A6B90">
            <w:pPr>
              <w:spacing w:line="320" w:lineRule="exact"/>
              <w:jc w:val="center"/>
              <w:rPr>
                <w:sz w:val="21"/>
                <w:szCs w:val="21"/>
                <w:vertAlign w:val="superscript"/>
              </w:rPr>
            </w:pPr>
            <w:r w:rsidRPr="003F0DC6">
              <w:rPr>
                <w:sz w:val="21"/>
                <w:szCs w:val="21"/>
              </w:rPr>
              <w:t>OPT</w:t>
            </w:r>
            <w:r w:rsidRPr="003F0DC6">
              <w:rPr>
                <w:sz w:val="21"/>
                <w:szCs w:val="21"/>
                <w:vertAlign w:val="superscript"/>
              </w:rPr>
              <w:t>1</w:t>
            </w:r>
          </w:p>
        </w:tc>
        <w:tc>
          <w:tcPr>
            <w:tcW w:w="145" w:type="pct"/>
            <w:tcBorders>
              <w:top w:val="nil"/>
              <w:bottom w:val="single" w:sz="8" w:space="0" w:color="auto"/>
            </w:tcBorders>
          </w:tcPr>
          <w:p w14:paraId="63773822" w14:textId="77777777" w:rsidR="000B51AA" w:rsidRPr="003F0DC6" w:rsidRDefault="000B51AA" w:rsidP="007A6B90">
            <w:pPr>
              <w:spacing w:line="320" w:lineRule="exact"/>
              <w:jc w:val="center"/>
              <w:rPr>
                <w:sz w:val="21"/>
                <w:szCs w:val="21"/>
              </w:rPr>
            </w:pPr>
          </w:p>
        </w:tc>
        <w:tc>
          <w:tcPr>
            <w:tcW w:w="751" w:type="pct"/>
            <w:tcBorders>
              <w:top w:val="single" w:sz="8" w:space="0" w:color="auto"/>
              <w:bottom w:val="single" w:sz="8" w:space="0" w:color="auto"/>
            </w:tcBorders>
          </w:tcPr>
          <w:p w14:paraId="6FB14B89" w14:textId="77777777" w:rsidR="000B51AA" w:rsidRPr="003F0DC6" w:rsidRDefault="000B51AA" w:rsidP="007A6B90">
            <w:pPr>
              <w:spacing w:line="320" w:lineRule="exact"/>
              <w:jc w:val="center"/>
              <w:rPr>
                <w:sz w:val="21"/>
                <w:szCs w:val="21"/>
              </w:rPr>
            </w:pPr>
            <w:r w:rsidRPr="003F0DC6">
              <w:rPr>
                <w:sz w:val="21"/>
                <w:szCs w:val="21"/>
              </w:rPr>
              <w:t>MMR</w:t>
            </w:r>
          </w:p>
        </w:tc>
        <w:tc>
          <w:tcPr>
            <w:tcW w:w="672" w:type="pct"/>
            <w:tcBorders>
              <w:top w:val="single" w:sz="8" w:space="0" w:color="auto"/>
              <w:bottom w:val="single" w:sz="8" w:space="0" w:color="auto"/>
            </w:tcBorders>
          </w:tcPr>
          <w:p w14:paraId="7FABC924" w14:textId="77777777" w:rsidR="000B51AA" w:rsidRPr="003F0DC6" w:rsidRDefault="000B51AA" w:rsidP="007A6B90">
            <w:pPr>
              <w:spacing w:line="320" w:lineRule="exact"/>
              <w:jc w:val="center"/>
              <w:rPr>
                <w:sz w:val="21"/>
                <w:szCs w:val="21"/>
              </w:rPr>
            </w:pPr>
            <w:r w:rsidRPr="003F0DC6">
              <w:rPr>
                <w:sz w:val="21"/>
                <w:szCs w:val="21"/>
              </w:rPr>
              <w:t>MCMAR</w:t>
            </w:r>
          </w:p>
        </w:tc>
        <w:tc>
          <w:tcPr>
            <w:tcW w:w="586" w:type="pct"/>
            <w:tcBorders>
              <w:top w:val="single" w:sz="8" w:space="0" w:color="auto"/>
              <w:bottom w:val="single" w:sz="8" w:space="0" w:color="auto"/>
            </w:tcBorders>
          </w:tcPr>
          <w:p w14:paraId="7C506C60" w14:textId="77777777" w:rsidR="000B51AA" w:rsidRPr="003F0DC6" w:rsidRDefault="000B51AA" w:rsidP="007A6B90">
            <w:pPr>
              <w:spacing w:line="320" w:lineRule="exact"/>
              <w:jc w:val="center"/>
              <w:rPr>
                <w:sz w:val="21"/>
                <w:szCs w:val="21"/>
              </w:rPr>
            </w:pPr>
            <w:r w:rsidRPr="003F0DC6">
              <w:rPr>
                <w:sz w:val="21"/>
                <w:szCs w:val="21"/>
              </w:rPr>
              <w:t>OPT</w:t>
            </w:r>
          </w:p>
        </w:tc>
      </w:tr>
      <w:tr w:rsidR="000B51AA" w:rsidRPr="003F0DC6" w14:paraId="5AC19E72" w14:textId="77777777" w:rsidTr="007A6B90">
        <w:tc>
          <w:tcPr>
            <w:tcW w:w="5000" w:type="pct"/>
            <w:gridSpan w:val="8"/>
            <w:tcBorders>
              <w:top w:val="single" w:sz="8" w:space="0" w:color="auto"/>
            </w:tcBorders>
          </w:tcPr>
          <w:p w14:paraId="12DD9C4B" w14:textId="672A25FE" w:rsidR="000B51AA" w:rsidRPr="003F0DC6" w:rsidRDefault="000B51AA" w:rsidP="007A6B90">
            <w:pPr>
              <w:spacing w:line="320" w:lineRule="exact"/>
              <w:jc w:val="left"/>
              <w:rPr>
                <w:sz w:val="21"/>
                <w:szCs w:val="21"/>
              </w:rPr>
            </w:pPr>
            <w:r w:rsidRPr="003F0DC6">
              <w:rPr>
                <w:b/>
                <w:bCs/>
                <w:sz w:val="21"/>
                <w:szCs w:val="21"/>
              </w:rPr>
              <w:t>RMAE for</w:t>
            </w:r>
            <w:r w:rsidRPr="003F0DC6">
              <w:rPr>
                <w:sz w:val="21"/>
                <w:szCs w:val="21"/>
              </w:rPr>
              <w:t xml:space="preserve">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0</m:t>
                  </m:r>
                </m:sub>
              </m:sSub>
            </m:oMath>
            <w:r w:rsidR="00B22803" w:rsidRPr="00B22803">
              <w:rPr>
                <w:sz w:val="21"/>
                <w:szCs w:val="21"/>
                <w:vertAlign w:val="superscript"/>
              </w:rPr>
              <w:t>2</w:t>
            </w:r>
            <w:r w:rsidRPr="003F0DC6">
              <w:rPr>
                <w:rFonts w:hint="eastAsia"/>
                <w:b/>
                <w:bCs/>
                <w:sz w:val="21"/>
                <w:szCs w:val="21"/>
              </w:rPr>
              <w:t>;</w:t>
            </w:r>
            <w:r w:rsidRPr="003F0DC6">
              <w:rPr>
                <w:b/>
                <w:bCs/>
                <w:sz w:val="21"/>
                <w:szCs w:val="21"/>
              </w:rPr>
              <w:t xml:space="preserve"> RMAE for</w:t>
            </w:r>
            <w:r w:rsidRPr="003F0DC6">
              <w:rPr>
                <w:sz w:val="21"/>
                <w:szCs w:val="21"/>
              </w:rPr>
              <w:t xml:space="preserve">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1</m:t>
                  </m:r>
                </m:sub>
              </m:sSub>
            </m:oMath>
            <w:r w:rsidRPr="003F0DC6">
              <w:rPr>
                <w:rFonts w:hint="eastAsia"/>
                <w:sz w:val="21"/>
                <w:szCs w:val="21"/>
              </w:rPr>
              <w:t xml:space="preserve"> </w:t>
            </w:r>
            <w:r w:rsidRPr="003F0DC6">
              <w:rPr>
                <w:b/>
                <w:bCs/>
                <w:sz w:val="21"/>
                <w:szCs w:val="21"/>
              </w:rPr>
              <w:t>in Scen1; MAE for</w:t>
            </w:r>
            <w:r w:rsidRPr="003F0DC6">
              <w:rPr>
                <w:sz w:val="21"/>
                <w:szCs w:val="21"/>
              </w:rPr>
              <w:t xml:space="preserve">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1</m:t>
                  </m:r>
                </m:sub>
              </m:sSub>
            </m:oMath>
            <w:r w:rsidRPr="003F0DC6">
              <w:rPr>
                <w:rFonts w:hint="eastAsia"/>
                <w:b/>
                <w:bCs/>
                <w:sz w:val="21"/>
                <w:szCs w:val="21"/>
              </w:rPr>
              <w:t xml:space="preserve"> </w:t>
            </w:r>
            <w:r w:rsidRPr="003F0DC6">
              <w:rPr>
                <w:b/>
                <w:bCs/>
                <w:sz w:val="21"/>
                <w:szCs w:val="21"/>
              </w:rPr>
              <w:t>in Scen2</w:t>
            </w:r>
          </w:p>
        </w:tc>
      </w:tr>
      <w:tr w:rsidR="00024739" w:rsidRPr="003F0DC6" w14:paraId="7FC16CBB" w14:textId="77777777" w:rsidTr="007A6B90">
        <w:tc>
          <w:tcPr>
            <w:tcW w:w="766" w:type="pct"/>
          </w:tcPr>
          <w:p w14:paraId="50E853E7" w14:textId="77777777" w:rsidR="00024739" w:rsidRPr="003F0DC6" w:rsidRDefault="00024739" w:rsidP="00024739">
            <w:pPr>
              <w:spacing w:line="320" w:lineRule="exact"/>
              <w:rPr>
                <w:sz w:val="21"/>
                <w:szCs w:val="21"/>
              </w:rPr>
            </w:pPr>
            <w:r w:rsidRPr="003F0DC6">
              <w:rPr>
                <w:sz w:val="21"/>
                <w:szCs w:val="21"/>
              </w:rPr>
              <w:t>Scen1-rho0</w:t>
            </w:r>
          </w:p>
        </w:tc>
        <w:tc>
          <w:tcPr>
            <w:tcW w:w="683" w:type="pct"/>
            <w:vAlign w:val="center"/>
          </w:tcPr>
          <w:p w14:paraId="7BE7B29C" w14:textId="71131DEB" w:rsidR="00024739" w:rsidRPr="00024739" w:rsidRDefault="00024739" w:rsidP="00024739">
            <w:pPr>
              <w:spacing w:line="320" w:lineRule="exact"/>
              <w:jc w:val="center"/>
              <w:rPr>
                <w:sz w:val="21"/>
                <w:szCs w:val="21"/>
              </w:rPr>
            </w:pPr>
            <w:r w:rsidRPr="00024739">
              <w:rPr>
                <w:rFonts w:eastAsia="等线"/>
                <w:color w:val="000000"/>
                <w:sz w:val="21"/>
                <w:szCs w:val="21"/>
              </w:rPr>
              <w:t>0.253</w:t>
            </w:r>
          </w:p>
        </w:tc>
        <w:tc>
          <w:tcPr>
            <w:tcW w:w="670" w:type="pct"/>
            <w:vAlign w:val="center"/>
          </w:tcPr>
          <w:p w14:paraId="02BC07E2" w14:textId="2BB453B8" w:rsidR="00024739" w:rsidRPr="00024739" w:rsidRDefault="00024739" w:rsidP="00024739">
            <w:pPr>
              <w:spacing w:line="320" w:lineRule="exact"/>
              <w:jc w:val="center"/>
              <w:rPr>
                <w:sz w:val="21"/>
                <w:szCs w:val="21"/>
              </w:rPr>
            </w:pPr>
            <w:r w:rsidRPr="00024739">
              <w:rPr>
                <w:rFonts w:eastAsia="等线"/>
                <w:color w:val="000000"/>
                <w:sz w:val="21"/>
                <w:szCs w:val="21"/>
              </w:rPr>
              <w:t>0.25</w:t>
            </w:r>
          </w:p>
        </w:tc>
        <w:tc>
          <w:tcPr>
            <w:tcW w:w="727" w:type="pct"/>
            <w:vAlign w:val="center"/>
          </w:tcPr>
          <w:p w14:paraId="02870A4D" w14:textId="55C368E1" w:rsidR="00024739" w:rsidRPr="00024739" w:rsidRDefault="00024739" w:rsidP="00024739">
            <w:pPr>
              <w:spacing w:line="320" w:lineRule="exact"/>
              <w:jc w:val="center"/>
              <w:rPr>
                <w:sz w:val="21"/>
                <w:szCs w:val="21"/>
              </w:rPr>
            </w:pPr>
            <w:r w:rsidRPr="00024739">
              <w:rPr>
                <w:rFonts w:eastAsia="等线"/>
                <w:color w:val="000000"/>
                <w:sz w:val="21"/>
                <w:szCs w:val="21"/>
              </w:rPr>
              <w:t>0.252</w:t>
            </w:r>
          </w:p>
        </w:tc>
        <w:tc>
          <w:tcPr>
            <w:tcW w:w="145" w:type="pct"/>
          </w:tcPr>
          <w:p w14:paraId="11A2CB00" w14:textId="77777777" w:rsidR="00024739" w:rsidRPr="003F0DC6" w:rsidRDefault="00024739" w:rsidP="00024739">
            <w:pPr>
              <w:spacing w:line="320" w:lineRule="exact"/>
              <w:jc w:val="center"/>
              <w:rPr>
                <w:sz w:val="21"/>
                <w:szCs w:val="21"/>
              </w:rPr>
            </w:pPr>
          </w:p>
        </w:tc>
        <w:tc>
          <w:tcPr>
            <w:tcW w:w="751" w:type="pct"/>
          </w:tcPr>
          <w:p w14:paraId="2D526AC1" w14:textId="77777777" w:rsidR="00024739" w:rsidRPr="003F0DC6" w:rsidRDefault="00024739" w:rsidP="00024739">
            <w:pPr>
              <w:spacing w:line="320" w:lineRule="exact"/>
              <w:jc w:val="center"/>
              <w:rPr>
                <w:sz w:val="21"/>
                <w:szCs w:val="21"/>
              </w:rPr>
            </w:pPr>
            <w:r w:rsidRPr="003F0DC6">
              <w:rPr>
                <w:sz w:val="21"/>
                <w:szCs w:val="21"/>
              </w:rPr>
              <w:t>1.228</w:t>
            </w:r>
          </w:p>
        </w:tc>
        <w:tc>
          <w:tcPr>
            <w:tcW w:w="672" w:type="pct"/>
          </w:tcPr>
          <w:p w14:paraId="4DD64353" w14:textId="77777777" w:rsidR="00024739" w:rsidRPr="003F0DC6" w:rsidRDefault="00024739" w:rsidP="00024739">
            <w:pPr>
              <w:spacing w:line="320" w:lineRule="exact"/>
              <w:jc w:val="center"/>
              <w:rPr>
                <w:sz w:val="21"/>
                <w:szCs w:val="21"/>
              </w:rPr>
            </w:pPr>
            <w:r w:rsidRPr="003F0DC6">
              <w:rPr>
                <w:sz w:val="21"/>
                <w:szCs w:val="21"/>
              </w:rPr>
              <w:t>1.235</w:t>
            </w:r>
          </w:p>
        </w:tc>
        <w:tc>
          <w:tcPr>
            <w:tcW w:w="586" w:type="pct"/>
          </w:tcPr>
          <w:p w14:paraId="2FE1AD48" w14:textId="77777777" w:rsidR="00024739" w:rsidRPr="003F0DC6" w:rsidRDefault="00024739" w:rsidP="00024739">
            <w:pPr>
              <w:spacing w:line="320" w:lineRule="exact"/>
              <w:jc w:val="center"/>
              <w:rPr>
                <w:sz w:val="21"/>
                <w:szCs w:val="21"/>
              </w:rPr>
            </w:pPr>
            <w:r w:rsidRPr="003F0DC6">
              <w:rPr>
                <w:sz w:val="21"/>
                <w:szCs w:val="21"/>
              </w:rPr>
              <w:t>1.23</w:t>
            </w:r>
          </w:p>
        </w:tc>
      </w:tr>
      <w:tr w:rsidR="00024739" w:rsidRPr="003F0DC6" w14:paraId="3CC41EF2" w14:textId="77777777" w:rsidTr="007A6B90">
        <w:tc>
          <w:tcPr>
            <w:tcW w:w="766" w:type="pct"/>
          </w:tcPr>
          <w:p w14:paraId="3A75505F" w14:textId="77777777" w:rsidR="00024739" w:rsidRPr="003F0DC6" w:rsidRDefault="00024739" w:rsidP="00024739">
            <w:pPr>
              <w:spacing w:line="320" w:lineRule="exact"/>
              <w:rPr>
                <w:sz w:val="21"/>
                <w:szCs w:val="21"/>
              </w:rPr>
            </w:pPr>
            <w:r w:rsidRPr="003F0DC6">
              <w:rPr>
                <w:sz w:val="21"/>
                <w:szCs w:val="21"/>
              </w:rPr>
              <w:t>Scen1-rho1</w:t>
            </w:r>
          </w:p>
        </w:tc>
        <w:tc>
          <w:tcPr>
            <w:tcW w:w="683" w:type="pct"/>
            <w:vAlign w:val="center"/>
          </w:tcPr>
          <w:p w14:paraId="419931E4" w14:textId="158F0289" w:rsidR="00024739" w:rsidRPr="00024739" w:rsidRDefault="00024739" w:rsidP="00024739">
            <w:pPr>
              <w:spacing w:line="320" w:lineRule="exact"/>
              <w:jc w:val="center"/>
              <w:rPr>
                <w:sz w:val="21"/>
                <w:szCs w:val="21"/>
              </w:rPr>
            </w:pPr>
            <w:r w:rsidRPr="00024739">
              <w:rPr>
                <w:rFonts w:eastAsia="等线"/>
                <w:color w:val="000000"/>
                <w:sz w:val="21"/>
                <w:szCs w:val="21"/>
              </w:rPr>
              <w:t>0.241</w:t>
            </w:r>
          </w:p>
        </w:tc>
        <w:tc>
          <w:tcPr>
            <w:tcW w:w="670" w:type="pct"/>
            <w:vAlign w:val="center"/>
          </w:tcPr>
          <w:p w14:paraId="2D1BC874" w14:textId="68AF7563" w:rsidR="00024739" w:rsidRPr="00024739" w:rsidRDefault="00024739" w:rsidP="00024739">
            <w:pPr>
              <w:spacing w:line="320" w:lineRule="exact"/>
              <w:jc w:val="center"/>
              <w:rPr>
                <w:sz w:val="21"/>
                <w:szCs w:val="21"/>
              </w:rPr>
            </w:pPr>
            <w:r w:rsidRPr="00024739">
              <w:rPr>
                <w:rFonts w:eastAsia="等线"/>
                <w:color w:val="000000"/>
                <w:sz w:val="21"/>
                <w:szCs w:val="21"/>
              </w:rPr>
              <w:t>0.225</w:t>
            </w:r>
          </w:p>
        </w:tc>
        <w:tc>
          <w:tcPr>
            <w:tcW w:w="727" w:type="pct"/>
            <w:vAlign w:val="center"/>
          </w:tcPr>
          <w:p w14:paraId="1DE5CEB4" w14:textId="1A041639" w:rsidR="00024739" w:rsidRPr="00024739" w:rsidRDefault="00024739" w:rsidP="00024739">
            <w:pPr>
              <w:spacing w:line="320" w:lineRule="exact"/>
              <w:jc w:val="center"/>
              <w:rPr>
                <w:sz w:val="21"/>
                <w:szCs w:val="21"/>
              </w:rPr>
            </w:pPr>
            <w:r w:rsidRPr="00024739">
              <w:rPr>
                <w:rFonts w:eastAsia="等线"/>
                <w:color w:val="000000"/>
                <w:sz w:val="21"/>
                <w:szCs w:val="21"/>
              </w:rPr>
              <w:t>0.225</w:t>
            </w:r>
          </w:p>
        </w:tc>
        <w:tc>
          <w:tcPr>
            <w:tcW w:w="145" w:type="pct"/>
          </w:tcPr>
          <w:p w14:paraId="14378A96" w14:textId="77777777" w:rsidR="00024739" w:rsidRPr="003F0DC6" w:rsidRDefault="00024739" w:rsidP="00024739">
            <w:pPr>
              <w:spacing w:line="320" w:lineRule="exact"/>
              <w:jc w:val="center"/>
              <w:rPr>
                <w:sz w:val="21"/>
                <w:szCs w:val="21"/>
              </w:rPr>
            </w:pPr>
          </w:p>
        </w:tc>
        <w:tc>
          <w:tcPr>
            <w:tcW w:w="751" w:type="pct"/>
          </w:tcPr>
          <w:p w14:paraId="31CC6300" w14:textId="77777777" w:rsidR="00024739" w:rsidRPr="003F0DC6" w:rsidRDefault="00024739" w:rsidP="00024739">
            <w:pPr>
              <w:spacing w:line="320" w:lineRule="exact"/>
              <w:jc w:val="center"/>
              <w:rPr>
                <w:sz w:val="21"/>
                <w:szCs w:val="21"/>
              </w:rPr>
            </w:pPr>
            <w:r w:rsidRPr="003F0DC6">
              <w:rPr>
                <w:sz w:val="21"/>
                <w:szCs w:val="21"/>
              </w:rPr>
              <w:t>1.577</w:t>
            </w:r>
          </w:p>
        </w:tc>
        <w:tc>
          <w:tcPr>
            <w:tcW w:w="672" w:type="pct"/>
          </w:tcPr>
          <w:p w14:paraId="08FECDEC" w14:textId="77777777" w:rsidR="00024739" w:rsidRPr="003F0DC6" w:rsidRDefault="00024739" w:rsidP="00024739">
            <w:pPr>
              <w:spacing w:line="320" w:lineRule="exact"/>
              <w:jc w:val="center"/>
              <w:rPr>
                <w:sz w:val="21"/>
                <w:szCs w:val="21"/>
              </w:rPr>
            </w:pPr>
            <w:r w:rsidRPr="003F0DC6">
              <w:rPr>
                <w:sz w:val="21"/>
                <w:szCs w:val="21"/>
              </w:rPr>
              <w:t>1.363</w:t>
            </w:r>
          </w:p>
        </w:tc>
        <w:tc>
          <w:tcPr>
            <w:tcW w:w="586" w:type="pct"/>
          </w:tcPr>
          <w:p w14:paraId="322E7ED2" w14:textId="77777777" w:rsidR="00024739" w:rsidRPr="003F0DC6" w:rsidRDefault="00024739" w:rsidP="00024739">
            <w:pPr>
              <w:spacing w:line="320" w:lineRule="exact"/>
              <w:jc w:val="center"/>
              <w:rPr>
                <w:sz w:val="21"/>
                <w:szCs w:val="21"/>
              </w:rPr>
            </w:pPr>
            <w:r w:rsidRPr="003F0DC6">
              <w:rPr>
                <w:sz w:val="21"/>
                <w:szCs w:val="21"/>
              </w:rPr>
              <w:t>1.364</w:t>
            </w:r>
          </w:p>
        </w:tc>
      </w:tr>
      <w:tr w:rsidR="00024739" w:rsidRPr="003F0DC6" w14:paraId="027E640E" w14:textId="77777777" w:rsidTr="007A6B90">
        <w:tc>
          <w:tcPr>
            <w:tcW w:w="766" w:type="pct"/>
          </w:tcPr>
          <w:p w14:paraId="4AE40FE4" w14:textId="77777777" w:rsidR="00024739" w:rsidRPr="003F0DC6" w:rsidRDefault="00024739" w:rsidP="00024739">
            <w:pPr>
              <w:spacing w:line="320" w:lineRule="exact"/>
              <w:rPr>
                <w:sz w:val="21"/>
                <w:szCs w:val="21"/>
              </w:rPr>
            </w:pPr>
            <w:r w:rsidRPr="003F0DC6">
              <w:rPr>
                <w:sz w:val="21"/>
                <w:szCs w:val="21"/>
              </w:rPr>
              <w:t>Scen1-rho2</w:t>
            </w:r>
          </w:p>
        </w:tc>
        <w:tc>
          <w:tcPr>
            <w:tcW w:w="683" w:type="pct"/>
            <w:vAlign w:val="center"/>
          </w:tcPr>
          <w:p w14:paraId="2A427FD6" w14:textId="73A691ED" w:rsidR="00024739" w:rsidRPr="00024739" w:rsidRDefault="00024739" w:rsidP="00024739">
            <w:pPr>
              <w:spacing w:line="320" w:lineRule="exact"/>
              <w:jc w:val="center"/>
              <w:rPr>
                <w:sz w:val="21"/>
                <w:szCs w:val="21"/>
              </w:rPr>
            </w:pPr>
            <w:r w:rsidRPr="00024739">
              <w:rPr>
                <w:rFonts w:eastAsia="等线"/>
                <w:color w:val="000000"/>
                <w:sz w:val="21"/>
                <w:szCs w:val="21"/>
              </w:rPr>
              <w:t>0.481</w:t>
            </w:r>
          </w:p>
        </w:tc>
        <w:tc>
          <w:tcPr>
            <w:tcW w:w="670" w:type="pct"/>
            <w:vAlign w:val="center"/>
          </w:tcPr>
          <w:p w14:paraId="542EFEB2" w14:textId="22EEE246" w:rsidR="00024739" w:rsidRPr="00024739" w:rsidRDefault="00024739" w:rsidP="00024739">
            <w:pPr>
              <w:spacing w:line="320" w:lineRule="exact"/>
              <w:jc w:val="center"/>
              <w:rPr>
                <w:sz w:val="21"/>
                <w:szCs w:val="21"/>
              </w:rPr>
            </w:pPr>
            <w:r w:rsidRPr="00024739">
              <w:rPr>
                <w:rFonts w:eastAsia="等线"/>
                <w:color w:val="000000"/>
                <w:sz w:val="21"/>
                <w:szCs w:val="21"/>
              </w:rPr>
              <w:t>0.432</w:t>
            </w:r>
          </w:p>
        </w:tc>
        <w:tc>
          <w:tcPr>
            <w:tcW w:w="727" w:type="pct"/>
            <w:vAlign w:val="center"/>
          </w:tcPr>
          <w:p w14:paraId="29EDD738" w14:textId="4F1975F1" w:rsidR="00024739" w:rsidRPr="00024739" w:rsidRDefault="00024739" w:rsidP="00024739">
            <w:pPr>
              <w:spacing w:line="320" w:lineRule="exact"/>
              <w:jc w:val="center"/>
              <w:rPr>
                <w:sz w:val="21"/>
                <w:szCs w:val="21"/>
              </w:rPr>
            </w:pPr>
            <w:r w:rsidRPr="00024739">
              <w:rPr>
                <w:rFonts w:eastAsia="等线"/>
                <w:color w:val="000000"/>
                <w:sz w:val="21"/>
                <w:szCs w:val="21"/>
              </w:rPr>
              <w:t>0.432</w:t>
            </w:r>
          </w:p>
        </w:tc>
        <w:tc>
          <w:tcPr>
            <w:tcW w:w="145" w:type="pct"/>
          </w:tcPr>
          <w:p w14:paraId="2466500B" w14:textId="77777777" w:rsidR="00024739" w:rsidRPr="003F0DC6" w:rsidRDefault="00024739" w:rsidP="00024739">
            <w:pPr>
              <w:spacing w:line="320" w:lineRule="exact"/>
              <w:jc w:val="center"/>
              <w:rPr>
                <w:sz w:val="21"/>
                <w:szCs w:val="21"/>
              </w:rPr>
            </w:pPr>
          </w:p>
        </w:tc>
        <w:tc>
          <w:tcPr>
            <w:tcW w:w="751" w:type="pct"/>
          </w:tcPr>
          <w:p w14:paraId="04198187" w14:textId="77777777" w:rsidR="00024739" w:rsidRPr="003F0DC6" w:rsidRDefault="00024739" w:rsidP="00024739">
            <w:pPr>
              <w:spacing w:line="320" w:lineRule="exact"/>
              <w:jc w:val="center"/>
              <w:rPr>
                <w:sz w:val="21"/>
                <w:szCs w:val="21"/>
              </w:rPr>
            </w:pPr>
            <w:r w:rsidRPr="003F0DC6">
              <w:rPr>
                <w:sz w:val="21"/>
                <w:szCs w:val="21"/>
              </w:rPr>
              <w:t>2.503</w:t>
            </w:r>
          </w:p>
        </w:tc>
        <w:tc>
          <w:tcPr>
            <w:tcW w:w="672" w:type="pct"/>
          </w:tcPr>
          <w:p w14:paraId="618ACF1D" w14:textId="77777777" w:rsidR="00024739" w:rsidRPr="003F0DC6" w:rsidRDefault="00024739" w:rsidP="00024739">
            <w:pPr>
              <w:spacing w:line="320" w:lineRule="exact"/>
              <w:jc w:val="center"/>
              <w:rPr>
                <w:sz w:val="21"/>
                <w:szCs w:val="21"/>
              </w:rPr>
            </w:pPr>
            <w:r w:rsidRPr="003F0DC6">
              <w:rPr>
                <w:sz w:val="21"/>
                <w:szCs w:val="21"/>
              </w:rPr>
              <w:t>2.4</w:t>
            </w:r>
          </w:p>
        </w:tc>
        <w:tc>
          <w:tcPr>
            <w:tcW w:w="586" w:type="pct"/>
          </w:tcPr>
          <w:p w14:paraId="253878C8" w14:textId="77777777" w:rsidR="00024739" w:rsidRPr="003F0DC6" w:rsidRDefault="00024739" w:rsidP="00024739">
            <w:pPr>
              <w:spacing w:line="320" w:lineRule="exact"/>
              <w:jc w:val="center"/>
              <w:rPr>
                <w:sz w:val="21"/>
                <w:szCs w:val="21"/>
              </w:rPr>
            </w:pPr>
            <w:r w:rsidRPr="003F0DC6">
              <w:rPr>
                <w:sz w:val="21"/>
                <w:szCs w:val="21"/>
              </w:rPr>
              <w:t>2.4</w:t>
            </w:r>
          </w:p>
        </w:tc>
      </w:tr>
      <w:tr w:rsidR="00024739" w:rsidRPr="003F0DC6" w14:paraId="3CD47B39" w14:textId="77777777" w:rsidTr="007A6B90">
        <w:tc>
          <w:tcPr>
            <w:tcW w:w="766" w:type="pct"/>
          </w:tcPr>
          <w:p w14:paraId="45D126EE" w14:textId="77777777" w:rsidR="00024739" w:rsidRPr="003F0DC6" w:rsidRDefault="00024739" w:rsidP="00024739">
            <w:pPr>
              <w:spacing w:line="320" w:lineRule="exact"/>
              <w:rPr>
                <w:sz w:val="21"/>
                <w:szCs w:val="21"/>
              </w:rPr>
            </w:pPr>
            <w:r w:rsidRPr="003F0DC6">
              <w:rPr>
                <w:sz w:val="21"/>
                <w:szCs w:val="21"/>
              </w:rPr>
              <w:t>Scen1-rho3</w:t>
            </w:r>
          </w:p>
        </w:tc>
        <w:tc>
          <w:tcPr>
            <w:tcW w:w="683" w:type="pct"/>
            <w:vAlign w:val="center"/>
          </w:tcPr>
          <w:p w14:paraId="03CF5AFF" w14:textId="70695775" w:rsidR="00024739" w:rsidRPr="00024739" w:rsidRDefault="00024739" w:rsidP="00024739">
            <w:pPr>
              <w:spacing w:line="320" w:lineRule="exact"/>
              <w:jc w:val="center"/>
              <w:rPr>
                <w:sz w:val="21"/>
                <w:szCs w:val="21"/>
              </w:rPr>
            </w:pPr>
            <w:r w:rsidRPr="00024739">
              <w:rPr>
                <w:rFonts w:eastAsia="等线"/>
                <w:color w:val="000000"/>
                <w:sz w:val="21"/>
                <w:szCs w:val="21"/>
              </w:rPr>
              <w:t>0.359</w:t>
            </w:r>
          </w:p>
        </w:tc>
        <w:tc>
          <w:tcPr>
            <w:tcW w:w="670" w:type="pct"/>
            <w:vAlign w:val="center"/>
          </w:tcPr>
          <w:p w14:paraId="44E2ADA5" w14:textId="6B716A54" w:rsidR="00024739" w:rsidRPr="00024739" w:rsidRDefault="00024739" w:rsidP="00024739">
            <w:pPr>
              <w:spacing w:line="320" w:lineRule="exact"/>
              <w:jc w:val="center"/>
              <w:rPr>
                <w:sz w:val="21"/>
                <w:szCs w:val="21"/>
              </w:rPr>
            </w:pPr>
            <w:r w:rsidRPr="00024739">
              <w:rPr>
                <w:rFonts w:eastAsia="等线"/>
                <w:color w:val="000000"/>
                <w:sz w:val="21"/>
                <w:szCs w:val="21"/>
              </w:rPr>
              <w:t>0.326</w:t>
            </w:r>
          </w:p>
        </w:tc>
        <w:tc>
          <w:tcPr>
            <w:tcW w:w="727" w:type="pct"/>
            <w:vAlign w:val="center"/>
          </w:tcPr>
          <w:p w14:paraId="472C77F2" w14:textId="69826524" w:rsidR="00024739" w:rsidRPr="00024739" w:rsidRDefault="00024739" w:rsidP="00024739">
            <w:pPr>
              <w:spacing w:line="320" w:lineRule="exact"/>
              <w:jc w:val="center"/>
              <w:rPr>
                <w:sz w:val="21"/>
                <w:szCs w:val="21"/>
              </w:rPr>
            </w:pPr>
            <w:r w:rsidRPr="00024739">
              <w:rPr>
                <w:rFonts w:eastAsia="等线"/>
                <w:color w:val="000000"/>
                <w:sz w:val="21"/>
                <w:szCs w:val="21"/>
              </w:rPr>
              <w:t>0.326</w:t>
            </w:r>
          </w:p>
        </w:tc>
        <w:tc>
          <w:tcPr>
            <w:tcW w:w="145" w:type="pct"/>
          </w:tcPr>
          <w:p w14:paraId="10025310" w14:textId="77777777" w:rsidR="00024739" w:rsidRPr="003F0DC6" w:rsidRDefault="00024739" w:rsidP="00024739">
            <w:pPr>
              <w:spacing w:line="320" w:lineRule="exact"/>
              <w:jc w:val="center"/>
              <w:rPr>
                <w:sz w:val="21"/>
                <w:szCs w:val="21"/>
              </w:rPr>
            </w:pPr>
          </w:p>
        </w:tc>
        <w:tc>
          <w:tcPr>
            <w:tcW w:w="751" w:type="pct"/>
          </w:tcPr>
          <w:p w14:paraId="44393F9D" w14:textId="77777777" w:rsidR="00024739" w:rsidRPr="003F0DC6" w:rsidRDefault="00024739" w:rsidP="00024739">
            <w:pPr>
              <w:spacing w:line="320" w:lineRule="exact"/>
              <w:jc w:val="center"/>
              <w:rPr>
                <w:sz w:val="21"/>
                <w:szCs w:val="21"/>
              </w:rPr>
            </w:pPr>
            <w:r w:rsidRPr="003F0DC6">
              <w:rPr>
                <w:sz w:val="21"/>
                <w:szCs w:val="21"/>
              </w:rPr>
              <w:t>3.45</w:t>
            </w:r>
          </w:p>
        </w:tc>
        <w:tc>
          <w:tcPr>
            <w:tcW w:w="672" w:type="pct"/>
          </w:tcPr>
          <w:p w14:paraId="634A49B7" w14:textId="77777777" w:rsidR="00024739" w:rsidRPr="003F0DC6" w:rsidRDefault="00024739" w:rsidP="00024739">
            <w:pPr>
              <w:spacing w:line="320" w:lineRule="exact"/>
              <w:jc w:val="center"/>
              <w:rPr>
                <w:sz w:val="21"/>
                <w:szCs w:val="21"/>
              </w:rPr>
            </w:pPr>
            <w:r w:rsidRPr="003F0DC6">
              <w:rPr>
                <w:sz w:val="21"/>
                <w:szCs w:val="21"/>
              </w:rPr>
              <w:t>2.823</w:t>
            </w:r>
          </w:p>
        </w:tc>
        <w:tc>
          <w:tcPr>
            <w:tcW w:w="586" w:type="pct"/>
          </w:tcPr>
          <w:p w14:paraId="33FAEFF6" w14:textId="77777777" w:rsidR="00024739" w:rsidRPr="003F0DC6" w:rsidRDefault="00024739" w:rsidP="00024739">
            <w:pPr>
              <w:spacing w:line="320" w:lineRule="exact"/>
              <w:jc w:val="center"/>
              <w:rPr>
                <w:sz w:val="21"/>
                <w:szCs w:val="21"/>
              </w:rPr>
            </w:pPr>
            <w:r w:rsidRPr="003F0DC6">
              <w:rPr>
                <w:sz w:val="21"/>
                <w:szCs w:val="21"/>
              </w:rPr>
              <w:t>2.823</w:t>
            </w:r>
          </w:p>
        </w:tc>
      </w:tr>
      <w:tr w:rsidR="000B51AA" w:rsidRPr="003F0DC6" w14:paraId="6B731FF4" w14:textId="77777777" w:rsidTr="007A6B90">
        <w:tc>
          <w:tcPr>
            <w:tcW w:w="766" w:type="pct"/>
          </w:tcPr>
          <w:p w14:paraId="3E87FECB" w14:textId="77777777" w:rsidR="000B51AA" w:rsidRPr="003F0DC6" w:rsidRDefault="000B51AA" w:rsidP="007A6B90">
            <w:pPr>
              <w:spacing w:line="320" w:lineRule="exact"/>
              <w:rPr>
                <w:sz w:val="21"/>
                <w:szCs w:val="21"/>
              </w:rPr>
            </w:pPr>
            <w:r w:rsidRPr="003F0DC6">
              <w:rPr>
                <w:sz w:val="21"/>
                <w:szCs w:val="21"/>
              </w:rPr>
              <w:t>Scen2-rho0</w:t>
            </w:r>
          </w:p>
        </w:tc>
        <w:tc>
          <w:tcPr>
            <w:tcW w:w="683" w:type="pct"/>
            <w:vAlign w:val="center"/>
          </w:tcPr>
          <w:p w14:paraId="0246775C"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0.379</w:t>
            </w:r>
          </w:p>
        </w:tc>
        <w:tc>
          <w:tcPr>
            <w:tcW w:w="670" w:type="pct"/>
            <w:vAlign w:val="center"/>
          </w:tcPr>
          <w:p w14:paraId="645DAE15"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0.379</w:t>
            </w:r>
          </w:p>
        </w:tc>
        <w:tc>
          <w:tcPr>
            <w:tcW w:w="727" w:type="pct"/>
            <w:vAlign w:val="center"/>
          </w:tcPr>
          <w:p w14:paraId="78EC352B"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0.379</w:t>
            </w:r>
          </w:p>
        </w:tc>
        <w:tc>
          <w:tcPr>
            <w:tcW w:w="145" w:type="pct"/>
          </w:tcPr>
          <w:p w14:paraId="18C0A5CA" w14:textId="77777777" w:rsidR="000B51AA" w:rsidRPr="003F0DC6" w:rsidRDefault="000B51AA" w:rsidP="007A6B90">
            <w:pPr>
              <w:spacing w:line="320" w:lineRule="exact"/>
              <w:jc w:val="center"/>
              <w:rPr>
                <w:sz w:val="21"/>
                <w:szCs w:val="21"/>
              </w:rPr>
            </w:pPr>
          </w:p>
        </w:tc>
        <w:tc>
          <w:tcPr>
            <w:tcW w:w="751" w:type="pct"/>
          </w:tcPr>
          <w:p w14:paraId="31A4F0E7" w14:textId="77777777" w:rsidR="000B51AA" w:rsidRPr="003F0DC6" w:rsidRDefault="000B51AA" w:rsidP="007A6B90">
            <w:pPr>
              <w:spacing w:line="320" w:lineRule="exact"/>
              <w:jc w:val="center"/>
              <w:rPr>
                <w:sz w:val="21"/>
                <w:szCs w:val="21"/>
              </w:rPr>
            </w:pPr>
            <w:r w:rsidRPr="003F0DC6">
              <w:rPr>
                <w:sz w:val="21"/>
                <w:szCs w:val="21"/>
              </w:rPr>
              <w:t>0.006</w:t>
            </w:r>
          </w:p>
        </w:tc>
        <w:tc>
          <w:tcPr>
            <w:tcW w:w="672" w:type="pct"/>
          </w:tcPr>
          <w:p w14:paraId="1FBAA270" w14:textId="77777777" w:rsidR="000B51AA" w:rsidRPr="003F0DC6" w:rsidRDefault="000B51AA" w:rsidP="007A6B90">
            <w:pPr>
              <w:spacing w:line="320" w:lineRule="exact"/>
              <w:jc w:val="center"/>
              <w:rPr>
                <w:sz w:val="21"/>
                <w:szCs w:val="21"/>
              </w:rPr>
            </w:pPr>
            <w:r w:rsidRPr="003F0DC6">
              <w:rPr>
                <w:sz w:val="21"/>
                <w:szCs w:val="21"/>
              </w:rPr>
              <w:t>0.006</w:t>
            </w:r>
          </w:p>
        </w:tc>
        <w:tc>
          <w:tcPr>
            <w:tcW w:w="586" w:type="pct"/>
          </w:tcPr>
          <w:p w14:paraId="55F67854" w14:textId="77777777" w:rsidR="000B51AA" w:rsidRPr="003F0DC6" w:rsidRDefault="000B51AA" w:rsidP="007A6B90">
            <w:pPr>
              <w:spacing w:line="320" w:lineRule="exact"/>
              <w:jc w:val="center"/>
              <w:rPr>
                <w:sz w:val="21"/>
                <w:szCs w:val="21"/>
              </w:rPr>
            </w:pPr>
            <w:r w:rsidRPr="003F0DC6">
              <w:rPr>
                <w:sz w:val="21"/>
                <w:szCs w:val="21"/>
              </w:rPr>
              <w:t>0.006</w:t>
            </w:r>
          </w:p>
        </w:tc>
      </w:tr>
      <w:tr w:rsidR="000B51AA" w:rsidRPr="003F0DC6" w14:paraId="468B17EF" w14:textId="77777777" w:rsidTr="007A6B90">
        <w:tc>
          <w:tcPr>
            <w:tcW w:w="766" w:type="pct"/>
          </w:tcPr>
          <w:p w14:paraId="3A9DD3FE" w14:textId="77777777" w:rsidR="000B51AA" w:rsidRPr="003F0DC6" w:rsidRDefault="000B51AA" w:rsidP="007A6B90">
            <w:pPr>
              <w:spacing w:line="320" w:lineRule="exact"/>
              <w:rPr>
                <w:sz w:val="21"/>
                <w:szCs w:val="21"/>
              </w:rPr>
            </w:pPr>
            <w:r w:rsidRPr="003F0DC6">
              <w:rPr>
                <w:sz w:val="21"/>
                <w:szCs w:val="21"/>
              </w:rPr>
              <w:t>Scen2-rho1</w:t>
            </w:r>
          </w:p>
        </w:tc>
        <w:tc>
          <w:tcPr>
            <w:tcW w:w="683" w:type="pct"/>
            <w:vAlign w:val="center"/>
          </w:tcPr>
          <w:p w14:paraId="53DA96F5"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0.358</w:t>
            </w:r>
          </w:p>
        </w:tc>
        <w:tc>
          <w:tcPr>
            <w:tcW w:w="670" w:type="pct"/>
            <w:vAlign w:val="center"/>
          </w:tcPr>
          <w:p w14:paraId="03DE0D20"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0.348</w:t>
            </w:r>
          </w:p>
        </w:tc>
        <w:tc>
          <w:tcPr>
            <w:tcW w:w="727" w:type="pct"/>
            <w:vAlign w:val="center"/>
          </w:tcPr>
          <w:p w14:paraId="78AA291D" w14:textId="77777777" w:rsidR="000B51AA" w:rsidRPr="003F0DC6" w:rsidRDefault="000B51AA" w:rsidP="007A6B90">
            <w:pPr>
              <w:spacing w:line="320" w:lineRule="exact"/>
              <w:jc w:val="center"/>
              <w:rPr>
                <w:sz w:val="21"/>
                <w:szCs w:val="21"/>
              </w:rPr>
            </w:pPr>
            <w:r w:rsidRPr="003F0DC6">
              <w:rPr>
                <w:rFonts w:eastAsia="等线"/>
                <w:color w:val="000000"/>
                <w:sz w:val="21"/>
                <w:szCs w:val="21"/>
              </w:rPr>
              <w:t>0.348</w:t>
            </w:r>
          </w:p>
        </w:tc>
        <w:tc>
          <w:tcPr>
            <w:tcW w:w="145" w:type="pct"/>
          </w:tcPr>
          <w:p w14:paraId="32F828FC" w14:textId="77777777" w:rsidR="000B51AA" w:rsidRPr="003F0DC6" w:rsidRDefault="000B51AA" w:rsidP="007A6B90">
            <w:pPr>
              <w:spacing w:line="320" w:lineRule="exact"/>
              <w:jc w:val="center"/>
              <w:rPr>
                <w:sz w:val="21"/>
                <w:szCs w:val="21"/>
              </w:rPr>
            </w:pPr>
          </w:p>
        </w:tc>
        <w:tc>
          <w:tcPr>
            <w:tcW w:w="751" w:type="pct"/>
          </w:tcPr>
          <w:p w14:paraId="7549114D" w14:textId="77777777" w:rsidR="000B51AA" w:rsidRPr="003F0DC6" w:rsidRDefault="000B51AA" w:rsidP="007A6B90">
            <w:pPr>
              <w:spacing w:line="320" w:lineRule="exact"/>
              <w:jc w:val="center"/>
              <w:rPr>
                <w:sz w:val="21"/>
                <w:szCs w:val="21"/>
              </w:rPr>
            </w:pPr>
            <w:r w:rsidRPr="003F0DC6">
              <w:rPr>
                <w:sz w:val="21"/>
                <w:szCs w:val="21"/>
              </w:rPr>
              <w:t>0.006</w:t>
            </w:r>
          </w:p>
        </w:tc>
        <w:tc>
          <w:tcPr>
            <w:tcW w:w="672" w:type="pct"/>
          </w:tcPr>
          <w:p w14:paraId="0F29BB4D" w14:textId="77777777" w:rsidR="000B51AA" w:rsidRPr="003F0DC6" w:rsidRDefault="000B51AA" w:rsidP="007A6B90">
            <w:pPr>
              <w:spacing w:line="320" w:lineRule="exact"/>
              <w:jc w:val="center"/>
              <w:rPr>
                <w:sz w:val="21"/>
                <w:szCs w:val="21"/>
              </w:rPr>
            </w:pPr>
            <w:r w:rsidRPr="003F0DC6">
              <w:rPr>
                <w:sz w:val="21"/>
                <w:szCs w:val="21"/>
              </w:rPr>
              <w:t>0.006</w:t>
            </w:r>
          </w:p>
        </w:tc>
        <w:tc>
          <w:tcPr>
            <w:tcW w:w="586" w:type="pct"/>
          </w:tcPr>
          <w:p w14:paraId="4F03240E" w14:textId="77777777" w:rsidR="000B51AA" w:rsidRPr="003F0DC6" w:rsidRDefault="000B51AA" w:rsidP="007A6B90">
            <w:pPr>
              <w:spacing w:line="320" w:lineRule="exact"/>
              <w:jc w:val="center"/>
              <w:rPr>
                <w:sz w:val="21"/>
                <w:szCs w:val="21"/>
              </w:rPr>
            </w:pPr>
            <w:r w:rsidRPr="003F0DC6">
              <w:rPr>
                <w:sz w:val="21"/>
                <w:szCs w:val="21"/>
              </w:rPr>
              <w:t>0.006</w:t>
            </w:r>
          </w:p>
        </w:tc>
      </w:tr>
      <w:tr w:rsidR="000B51AA" w:rsidRPr="003F0DC6" w14:paraId="0359013A" w14:textId="77777777" w:rsidTr="007A6B90">
        <w:tc>
          <w:tcPr>
            <w:tcW w:w="766" w:type="pct"/>
          </w:tcPr>
          <w:p w14:paraId="61220669" w14:textId="77777777" w:rsidR="000B51AA" w:rsidRPr="003F0DC6" w:rsidRDefault="000B51AA" w:rsidP="007A6B90">
            <w:pPr>
              <w:spacing w:line="320" w:lineRule="exact"/>
              <w:rPr>
                <w:sz w:val="21"/>
                <w:szCs w:val="21"/>
              </w:rPr>
            </w:pPr>
            <w:r w:rsidRPr="003F0DC6">
              <w:rPr>
                <w:sz w:val="21"/>
                <w:szCs w:val="21"/>
              </w:rPr>
              <w:t>Scen2-rho2</w:t>
            </w:r>
          </w:p>
        </w:tc>
        <w:tc>
          <w:tcPr>
            <w:tcW w:w="683" w:type="pct"/>
            <w:vAlign w:val="center"/>
          </w:tcPr>
          <w:p w14:paraId="715CDB22"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0.69</w:t>
            </w:r>
          </w:p>
        </w:tc>
        <w:tc>
          <w:tcPr>
            <w:tcW w:w="670" w:type="pct"/>
            <w:vAlign w:val="center"/>
          </w:tcPr>
          <w:p w14:paraId="124FA443"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0.661</w:t>
            </w:r>
          </w:p>
        </w:tc>
        <w:tc>
          <w:tcPr>
            <w:tcW w:w="727" w:type="pct"/>
            <w:vAlign w:val="center"/>
          </w:tcPr>
          <w:p w14:paraId="145D4A07"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0.661</w:t>
            </w:r>
          </w:p>
        </w:tc>
        <w:tc>
          <w:tcPr>
            <w:tcW w:w="145" w:type="pct"/>
          </w:tcPr>
          <w:p w14:paraId="59ED9E0C" w14:textId="77777777" w:rsidR="000B51AA" w:rsidRPr="003F0DC6" w:rsidRDefault="000B51AA" w:rsidP="007A6B90">
            <w:pPr>
              <w:spacing w:line="320" w:lineRule="exact"/>
              <w:jc w:val="center"/>
              <w:rPr>
                <w:sz w:val="21"/>
                <w:szCs w:val="21"/>
              </w:rPr>
            </w:pPr>
          </w:p>
        </w:tc>
        <w:tc>
          <w:tcPr>
            <w:tcW w:w="751" w:type="pct"/>
          </w:tcPr>
          <w:p w14:paraId="0BD51259" w14:textId="77777777" w:rsidR="000B51AA" w:rsidRPr="003F0DC6" w:rsidRDefault="000B51AA" w:rsidP="007A6B90">
            <w:pPr>
              <w:spacing w:line="320" w:lineRule="exact"/>
              <w:jc w:val="center"/>
              <w:rPr>
                <w:sz w:val="21"/>
                <w:szCs w:val="21"/>
              </w:rPr>
            </w:pPr>
            <w:r w:rsidRPr="003F0DC6">
              <w:rPr>
                <w:sz w:val="21"/>
                <w:szCs w:val="21"/>
              </w:rPr>
              <w:t>0.008</w:t>
            </w:r>
          </w:p>
        </w:tc>
        <w:tc>
          <w:tcPr>
            <w:tcW w:w="672" w:type="pct"/>
          </w:tcPr>
          <w:p w14:paraId="082D8799" w14:textId="77777777" w:rsidR="000B51AA" w:rsidRPr="003F0DC6" w:rsidRDefault="000B51AA" w:rsidP="007A6B90">
            <w:pPr>
              <w:spacing w:line="320" w:lineRule="exact"/>
              <w:jc w:val="center"/>
              <w:rPr>
                <w:sz w:val="21"/>
                <w:szCs w:val="21"/>
              </w:rPr>
            </w:pPr>
            <w:r w:rsidRPr="003F0DC6">
              <w:rPr>
                <w:sz w:val="21"/>
                <w:szCs w:val="21"/>
              </w:rPr>
              <w:t>0.008</w:t>
            </w:r>
          </w:p>
        </w:tc>
        <w:tc>
          <w:tcPr>
            <w:tcW w:w="586" w:type="pct"/>
          </w:tcPr>
          <w:p w14:paraId="55B7B2F3" w14:textId="77777777" w:rsidR="000B51AA" w:rsidRPr="003F0DC6" w:rsidRDefault="000B51AA" w:rsidP="007A6B90">
            <w:pPr>
              <w:spacing w:line="320" w:lineRule="exact"/>
              <w:jc w:val="center"/>
              <w:rPr>
                <w:sz w:val="21"/>
                <w:szCs w:val="21"/>
              </w:rPr>
            </w:pPr>
            <w:r w:rsidRPr="003F0DC6">
              <w:rPr>
                <w:sz w:val="21"/>
                <w:szCs w:val="21"/>
              </w:rPr>
              <w:t>0.008</w:t>
            </w:r>
          </w:p>
        </w:tc>
      </w:tr>
      <w:tr w:rsidR="000B51AA" w:rsidRPr="003F0DC6" w14:paraId="55A9F66C" w14:textId="77777777" w:rsidTr="007A6B90">
        <w:tc>
          <w:tcPr>
            <w:tcW w:w="766" w:type="pct"/>
          </w:tcPr>
          <w:p w14:paraId="0890C599" w14:textId="77777777" w:rsidR="000B51AA" w:rsidRPr="003F0DC6" w:rsidRDefault="000B51AA" w:rsidP="007A6B90">
            <w:pPr>
              <w:spacing w:line="320" w:lineRule="exact"/>
              <w:rPr>
                <w:sz w:val="21"/>
                <w:szCs w:val="21"/>
              </w:rPr>
            </w:pPr>
            <w:r w:rsidRPr="003F0DC6">
              <w:rPr>
                <w:sz w:val="21"/>
                <w:szCs w:val="21"/>
              </w:rPr>
              <w:t>Scen2-rho3</w:t>
            </w:r>
          </w:p>
        </w:tc>
        <w:tc>
          <w:tcPr>
            <w:tcW w:w="683" w:type="pct"/>
            <w:vAlign w:val="center"/>
          </w:tcPr>
          <w:p w14:paraId="34F9228C"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0.649</w:t>
            </w:r>
          </w:p>
        </w:tc>
        <w:tc>
          <w:tcPr>
            <w:tcW w:w="670" w:type="pct"/>
            <w:vAlign w:val="center"/>
          </w:tcPr>
          <w:p w14:paraId="54AF35E4"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0.615</w:t>
            </w:r>
          </w:p>
        </w:tc>
        <w:tc>
          <w:tcPr>
            <w:tcW w:w="727" w:type="pct"/>
            <w:vAlign w:val="center"/>
          </w:tcPr>
          <w:p w14:paraId="60B34E48" w14:textId="77777777" w:rsidR="000B51AA" w:rsidRPr="003F0DC6" w:rsidRDefault="000B51AA" w:rsidP="007A6B90">
            <w:pPr>
              <w:spacing w:line="320" w:lineRule="exact"/>
              <w:jc w:val="center"/>
              <w:rPr>
                <w:sz w:val="21"/>
                <w:szCs w:val="21"/>
              </w:rPr>
            </w:pPr>
            <w:r w:rsidRPr="003F0DC6">
              <w:rPr>
                <w:rFonts w:eastAsia="等线"/>
                <w:color w:val="000000"/>
                <w:sz w:val="21"/>
                <w:szCs w:val="21"/>
              </w:rPr>
              <w:t>0.615</w:t>
            </w:r>
          </w:p>
        </w:tc>
        <w:tc>
          <w:tcPr>
            <w:tcW w:w="145" w:type="pct"/>
          </w:tcPr>
          <w:p w14:paraId="59CF13EB" w14:textId="77777777" w:rsidR="000B51AA" w:rsidRPr="003F0DC6" w:rsidRDefault="000B51AA" w:rsidP="007A6B90">
            <w:pPr>
              <w:spacing w:line="320" w:lineRule="exact"/>
              <w:jc w:val="center"/>
              <w:rPr>
                <w:sz w:val="21"/>
                <w:szCs w:val="21"/>
              </w:rPr>
            </w:pPr>
          </w:p>
        </w:tc>
        <w:tc>
          <w:tcPr>
            <w:tcW w:w="751" w:type="pct"/>
          </w:tcPr>
          <w:p w14:paraId="783C108F" w14:textId="77777777" w:rsidR="000B51AA" w:rsidRPr="003F0DC6" w:rsidRDefault="000B51AA" w:rsidP="007A6B90">
            <w:pPr>
              <w:spacing w:line="320" w:lineRule="exact"/>
              <w:jc w:val="center"/>
              <w:rPr>
                <w:sz w:val="21"/>
                <w:szCs w:val="21"/>
              </w:rPr>
            </w:pPr>
            <w:r w:rsidRPr="003F0DC6">
              <w:rPr>
                <w:sz w:val="21"/>
                <w:szCs w:val="21"/>
              </w:rPr>
              <w:t>0.014</w:t>
            </w:r>
          </w:p>
        </w:tc>
        <w:tc>
          <w:tcPr>
            <w:tcW w:w="672" w:type="pct"/>
          </w:tcPr>
          <w:p w14:paraId="33543742" w14:textId="77777777" w:rsidR="000B51AA" w:rsidRPr="003F0DC6" w:rsidRDefault="000B51AA" w:rsidP="007A6B90">
            <w:pPr>
              <w:spacing w:line="320" w:lineRule="exact"/>
              <w:jc w:val="center"/>
              <w:rPr>
                <w:sz w:val="21"/>
                <w:szCs w:val="21"/>
              </w:rPr>
            </w:pPr>
            <w:r w:rsidRPr="003F0DC6">
              <w:rPr>
                <w:sz w:val="21"/>
                <w:szCs w:val="21"/>
              </w:rPr>
              <w:t>0.01</w:t>
            </w:r>
          </w:p>
        </w:tc>
        <w:tc>
          <w:tcPr>
            <w:tcW w:w="586" w:type="pct"/>
          </w:tcPr>
          <w:p w14:paraId="40D8BBD0" w14:textId="77777777" w:rsidR="000B51AA" w:rsidRPr="003F0DC6" w:rsidRDefault="000B51AA" w:rsidP="007A6B90">
            <w:pPr>
              <w:spacing w:line="320" w:lineRule="exact"/>
              <w:jc w:val="center"/>
              <w:rPr>
                <w:sz w:val="21"/>
                <w:szCs w:val="21"/>
              </w:rPr>
            </w:pPr>
            <w:r w:rsidRPr="003F0DC6">
              <w:rPr>
                <w:sz w:val="21"/>
                <w:szCs w:val="21"/>
              </w:rPr>
              <w:t>0.01</w:t>
            </w:r>
          </w:p>
        </w:tc>
      </w:tr>
      <w:tr w:rsidR="0056203E" w:rsidRPr="00FF2CA5" w14:paraId="146E412C" w14:textId="77777777" w:rsidTr="009D7A55">
        <w:trPr>
          <w:ins w:id="738" w:author="wang wei" w:date="2022-11-03T16:58:00Z"/>
        </w:trPr>
        <w:tc>
          <w:tcPr>
            <w:tcW w:w="5000" w:type="pct"/>
            <w:gridSpan w:val="8"/>
          </w:tcPr>
          <w:p w14:paraId="2138A067" w14:textId="7ACE4533" w:rsidR="0056203E" w:rsidRPr="00FF2CA5" w:rsidRDefault="0056203E" w:rsidP="009D7A55">
            <w:pPr>
              <w:spacing w:line="320" w:lineRule="exact"/>
              <w:jc w:val="left"/>
              <w:rPr>
                <w:ins w:id="739" w:author="wang wei" w:date="2022-11-03T16:58:00Z"/>
                <w:b/>
                <w:bCs/>
                <w:sz w:val="21"/>
                <w:szCs w:val="21"/>
              </w:rPr>
            </w:pPr>
            <w:ins w:id="740" w:author="wang wei" w:date="2022-11-03T16:58:00Z">
              <w:r w:rsidRPr="00FF2CA5">
                <w:rPr>
                  <w:b/>
                  <w:bCs/>
                  <w:sz w:val="21"/>
                  <w:szCs w:val="21"/>
                </w:rPr>
                <w:lastRenderedPageBreak/>
                <w:t>Coverage rate</w:t>
              </w:r>
            </w:ins>
            <w:ins w:id="741" w:author="wang wei" w:date="2022-11-03T18:20:00Z">
              <w:r w:rsidR="0042784D">
                <w:rPr>
                  <w:b/>
                  <w:bCs/>
                  <w:sz w:val="21"/>
                  <w:szCs w:val="21"/>
                </w:rPr>
                <w:t>s</w:t>
              </w:r>
            </w:ins>
            <w:ins w:id="742" w:author="wang wei" w:date="2022-11-03T16:58:00Z">
              <w:r w:rsidRPr="00FF2CA5">
                <w:rPr>
                  <w:b/>
                  <w:bCs/>
                  <w:sz w:val="21"/>
                  <w:szCs w:val="21"/>
                </w:rPr>
                <w:t xml:space="preserve"> of 95% </w:t>
              </w:r>
            </w:ins>
            <w:ins w:id="743" w:author="wang wei" w:date="2022-11-03T18:20:00Z">
              <w:r w:rsidR="0042784D" w:rsidRPr="0042784D">
                <w:rPr>
                  <w:b/>
                  <w:bCs/>
                  <w:sz w:val="21"/>
                  <w:szCs w:val="21"/>
                </w:rPr>
                <w:t>confidence interval</w:t>
              </w:r>
              <w:r w:rsidR="0042784D">
                <w:rPr>
                  <w:b/>
                  <w:bCs/>
                  <w:sz w:val="21"/>
                  <w:szCs w:val="21"/>
                </w:rPr>
                <w:t>s</w:t>
              </w:r>
            </w:ins>
            <w:ins w:id="744" w:author="wang wei" w:date="2022-11-03T16:58:00Z">
              <w:r w:rsidRPr="00FF2CA5">
                <w:rPr>
                  <w:b/>
                  <w:bCs/>
                  <w:sz w:val="21"/>
                  <w:szCs w:val="21"/>
                </w:rPr>
                <w:t xml:space="preserve"> for </w:t>
              </w:r>
            </w:ins>
            <m:oMath>
              <m:sSub>
                <m:sSubPr>
                  <m:ctrlPr>
                    <w:ins w:id="745" w:author="wang wei" w:date="2022-11-03T16:58:00Z">
                      <w:rPr>
                        <w:rFonts w:ascii="Cambria Math" w:hAnsi="Cambria Math"/>
                        <w:b/>
                        <w:bCs/>
                        <w:i/>
                        <w:sz w:val="21"/>
                        <w:szCs w:val="21"/>
                      </w:rPr>
                    </w:ins>
                  </m:ctrlPr>
                </m:sSubPr>
                <m:e>
                  <m:r>
                    <w:ins w:id="746" w:author="wang wei" w:date="2022-11-03T16:58:00Z">
                      <m:rPr>
                        <m:sty m:val="bi"/>
                      </m:rPr>
                      <w:rPr>
                        <w:rFonts w:ascii="Cambria Math" w:hAnsi="Cambria Math"/>
                        <w:sz w:val="21"/>
                        <w:szCs w:val="21"/>
                      </w:rPr>
                      <m:t>β</m:t>
                    </w:ins>
                  </m:r>
                </m:e>
                <m:sub>
                  <m:r>
                    <w:ins w:id="747" w:author="wang wei" w:date="2022-11-03T16:58:00Z">
                      <m:rPr>
                        <m:sty m:val="bi"/>
                      </m:rPr>
                      <w:rPr>
                        <w:rFonts w:ascii="Cambria Math" w:hAnsi="Cambria Math"/>
                        <w:sz w:val="21"/>
                        <w:szCs w:val="21"/>
                      </w:rPr>
                      <m:t>0</m:t>
                    </w:ins>
                  </m:r>
                </m:sub>
              </m:sSub>
            </m:oMath>
            <w:ins w:id="748" w:author="wang wei" w:date="2022-11-03T16:58:00Z">
              <w:r w:rsidRPr="00FF2CA5">
                <w:rPr>
                  <w:rFonts w:hint="eastAsia"/>
                  <w:b/>
                  <w:bCs/>
                  <w:sz w:val="21"/>
                  <w:szCs w:val="21"/>
                </w:rPr>
                <w:t xml:space="preserve"> </w:t>
              </w:r>
              <w:r w:rsidRPr="00FF2CA5">
                <w:rPr>
                  <w:b/>
                  <w:bCs/>
                  <w:sz w:val="21"/>
                  <w:szCs w:val="21"/>
                </w:rPr>
                <w:t xml:space="preserve">in model with only intercept and for </w:t>
              </w:r>
            </w:ins>
            <m:oMath>
              <m:sSub>
                <m:sSubPr>
                  <m:ctrlPr>
                    <w:ins w:id="749" w:author="wang wei" w:date="2022-11-03T16:58:00Z">
                      <w:rPr>
                        <w:rFonts w:ascii="Cambria Math" w:hAnsi="Cambria Math"/>
                        <w:b/>
                        <w:bCs/>
                        <w:i/>
                        <w:sz w:val="21"/>
                        <w:szCs w:val="21"/>
                      </w:rPr>
                    </w:ins>
                  </m:ctrlPr>
                </m:sSubPr>
                <m:e>
                  <m:r>
                    <w:ins w:id="750" w:author="wang wei" w:date="2022-11-03T16:58:00Z">
                      <m:rPr>
                        <m:sty m:val="bi"/>
                      </m:rPr>
                      <w:rPr>
                        <w:rFonts w:ascii="Cambria Math" w:hAnsi="Cambria Math"/>
                        <w:sz w:val="21"/>
                        <w:szCs w:val="21"/>
                      </w:rPr>
                      <m:t>β</m:t>
                    </w:ins>
                  </m:r>
                </m:e>
                <m:sub>
                  <m:r>
                    <w:ins w:id="751" w:author="wang wei" w:date="2022-11-03T16:58:00Z">
                      <m:rPr>
                        <m:sty m:val="bi"/>
                      </m:rPr>
                      <w:rPr>
                        <w:rFonts w:ascii="Cambria Math" w:hAnsi="Cambria Math"/>
                        <w:sz w:val="21"/>
                        <w:szCs w:val="21"/>
                      </w:rPr>
                      <m:t>1</m:t>
                    </w:ins>
                  </m:r>
                </m:sub>
              </m:sSub>
            </m:oMath>
            <w:ins w:id="752" w:author="wang wei" w:date="2022-11-03T16:58:00Z">
              <w:r w:rsidRPr="00FF2CA5">
                <w:rPr>
                  <w:rFonts w:hint="eastAsia"/>
                  <w:b/>
                  <w:bCs/>
                  <w:sz w:val="21"/>
                  <w:szCs w:val="21"/>
                </w:rPr>
                <w:t xml:space="preserve"> </w:t>
              </w:r>
              <w:r w:rsidRPr="00FF2CA5">
                <w:rPr>
                  <w:b/>
                  <w:bCs/>
                  <w:sz w:val="21"/>
                  <w:szCs w:val="21"/>
                </w:rPr>
                <w:t>in model with a predictor</w:t>
              </w:r>
            </w:ins>
          </w:p>
        </w:tc>
      </w:tr>
      <w:tr w:rsidR="0056203E" w:rsidRPr="00FF2CA5" w14:paraId="6F877780" w14:textId="77777777" w:rsidTr="009D7A55">
        <w:trPr>
          <w:ins w:id="753" w:author="wang wei" w:date="2022-11-03T16:58:00Z"/>
        </w:trPr>
        <w:tc>
          <w:tcPr>
            <w:tcW w:w="766" w:type="pct"/>
          </w:tcPr>
          <w:p w14:paraId="64C6FFD6" w14:textId="77777777" w:rsidR="0056203E" w:rsidRPr="00FF2CA5" w:rsidRDefault="0056203E" w:rsidP="009D7A55">
            <w:pPr>
              <w:spacing w:line="320" w:lineRule="exact"/>
              <w:rPr>
                <w:ins w:id="754" w:author="wang wei" w:date="2022-11-03T16:58:00Z"/>
                <w:sz w:val="21"/>
                <w:szCs w:val="21"/>
              </w:rPr>
            </w:pPr>
            <w:ins w:id="755" w:author="wang wei" w:date="2022-11-03T16:58:00Z">
              <w:r w:rsidRPr="00FF2CA5">
                <w:rPr>
                  <w:sz w:val="21"/>
                  <w:szCs w:val="21"/>
                </w:rPr>
                <w:t>Scen1-rho0</w:t>
              </w:r>
            </w:ins>
          </w:p>
        </w:tc>
        <w:tc>
          <w:tcPr>
            <w:tcW w:w="683" w:type="pct"/>
          </w:tcPr>
          <w:p w14:paraId="4151A031" w14:textId="77777777" w:rsidR="0056203E" w:rsidRPr="00FF2CA5" w:rsidRDefault="0056203E" w:rsidP="009D7A55">
            <w:pPr>
              <w:spacing w:line="320" w:lineRule="exact"/>
              <w:jc w:val="center"/>
              <w:rPr>
                <w:ins w:id="756" w:author="wang wei" w:date="2022-11-03T16:58:00Z"/>
                <w:rFonts w:eastAsia="等线"/>
                <w:color w:val="000000"/>
                <w:sz w:val="21"/>
                <w:szCs w:val="21"/>
              </w:rPr>
            </w:pPr>
            <w:ins w:id="757" w:author="wang wei" w:date="2022-11-03T16:58:00Z">
              <w:r w:rsidRPr="00FF2CA5">
                <w:rPr>
                  <w:sz w:val="21"/>
                  <w:szCs w:val="21"/>
                </w:rPr>
                <w:t>0.954</w:t>
              </w:r>
            </w:ins>
          </w:p>
        </w:tc>
        <w:tc>
          <w:tcPr>
            <w:tcW w:w="670" w:type="pct"/>
          </w:tcPr>
          <w:p w14:paraId="737B3D68" w14:textId="77777777" w:rsidR="0056203E" w:rsidRPr="00FF2CA5" w:rsidRDefault="0056203E" w:rsidP="009D7A55">
            <w:pPr>
              <w:spacing w:line="320" w:lineRule="exact"/>
              <w:jc w:val="center"/>
              <w:rPr>
                <w:ins w:id="758" w:author="wang wei" w:date="2022-11-03T16:58:00Z"/>
                <w:rFonts w:eastAsia="等线"/>
                <w:color w:val="000000"/>
                <w:sz w:val="21"/>
                <w:szCs w:val="21"/>
              </w:rPr>
            </w:pPr>
            <w:ins w:id="759" w:author="wang wei" w:date="2022-11-03T16:58:00Z">
              <w:r w:rsidRPr="00FF2CA5">
                <w:rPr>
                  <w:sz w:val="21"/>
                  <w:szCs w:val="21"/>
                </w:rPr>
                <w:t>0.971</w:t>
              </w:r>
            </w:ins>
          </w:p>
        </w:tc>
        <w:tc>
          <w:tcPr>
            <w:tcW w:w="727" w:type="pct"/>
          </w:tcPr>
          <w:p w14:paraId="59EFB52B" w14:textId="77777777" w:rsidR="0056203E" w:rsidRPr="00FF2CA5" w:rsidRDefault="0056203E" w:rsidP="009D7A55">
            <w:pPr>
              <w:spacing w:line="320" w:lineRule="exact"/>
              <w:jc w:val="center"/>
              <w:rPr>
                <w:ins w:id="760" w:author="wang wei" w:date="2022-11-03T16:58:00Z"/>
                <w:rFonts w:eastAsia="等线"/>
                <w:color w:val="000000"/>
                <w:sz w:val="21"/>
                <w:szCs w:val="21"/>
              </w:rPr>
            </w:pPr>
            <w:ins w:id="761" w:author="wang wei" w:date="2022-11-03T16:58:00Z">
              <w:r w:rsidRPr="00FF2CA5">
                <w:rPr>
                  <w:sz w:val="21"/>
                  <w:szCs w:val="21"/>
                </w:rPr>
                <w:t>0.957</w:t>
              </w:r>
            </w:ins>
          </w:p>
        </w:tc>
        <w:tc>
          <w:tcPr>
            <w:tcW w:w="145" w:type="pct"/>
          </w:tcPr>
          <w:p w14:paraId="5C060C29" w14:textId="77777777" w:rsidR="0056203E" w:rsidRPr="00FF2CA5" w:rsidRDefault="0056203E" w:rsidP="009D7A55">
            <w:pPr>
              <w:spacing w:line="320" w:lineRule="exact"/>
              <w:jc w:val="center"/>
              <w:rPr>
                <w:ins w:id="762" w:author="wang wei" w:date="2022-11-03T16:58:00Z"/>
                <w:sz w:val="21"/>
                <w:szCs w:val="21"/>
              </w:rPr>
            </w:pPr>
          </w:p>
        </w:tc>
        <w:tc>
          <w:tcPr>
            <w:tcW w:w="751" w:type="pct"/>
          </w:tcPr>
          <w:p w14:paraId="6F0D5D0E" w14:textId="77777777" w:rsidR="0056203E" w:rsidRPr="00FF2CA5" w:rsidRDefault="0056203E" w:rsidP="009D7A55">
            <w:pPr>
              <w:spacing w:line="320" w:lineRule="exact"/>
              <w:jc w:val="center"/>
              <w:rPr>
                <w:ins w:id="763" w:author="wang wei" w:date="2022-11-03T16:58:00Z"/>
                <w:sz w:val="21"/>
                <w:szCs w:val="21"/>
              </w:rPr>
            </w:pPr>
            <w:ins w:id="764" w:author="wang wei" w:date="2022-11-03T16:58:00Z">
              <w:r w:rsidRPr="00FF2CA5">
                <w:rPr>
                  <w:sz w:val="21"/>
                  <w:szCs w:val="21"/>
                </w:rPr>
                <w:t>0.981</w:t>
              </w:r>
            </w:ins>
          </w:p>
        </w:tc>
        <w:tc>
          <w:tcPr>
            <w:tcW w:w="672" w:type="pct"/>
          </w:tcPr>
          <w:p w14:paraId="6EB7CBF5" w14:textId="77777777" w:rsidR="0056203E" w:rsidRPr="00FF2CA5" w:rsidRDefault="0056203E" w:rsidP="009D7A55">
            <w:pPr>
              <w:spacing w:line="320" w:lineRule="exact"/>
              <w:jc w:val="center"/>
              <w:rPr>
                <w:ins w:id="765" w:author="wang wei" w:date="2022-11-03T16:58:00Z"/>
                <w:sz w:val="21"/>
                <w:szCs w:val="21"/>
              </w:rPr>
            </w:pPr>
            <w:ins w:id="766" w:author="wang wei" w:date="2022-11-03T16:58:00Z">
              <w:r w:rsidRPr="00FF2CA5">
                <w:rPr>
                  <w:sz w:val="21"/>
                  <w:szCs w:val="21"/>
                </w:rPr>
                <w:t>0.976</w:t>
              </w:r>
            </w:ins>
          </w:p>
        </w:tc>
        <w:tc>
          <w:tcPr>
            <w:tcW w:w="586" w:type="pct"/>
          </w:tcPr>
          <w:p w14:paraId="1C18692C" w14:textId="77777777" w:rsidR="0056203E" w:rsidRPr="00FF2CA5" w:rsidRDefault="0056203E" w:rsidP="009D7A55">
            <w:pPr>
              <w:spacing w:line="320" w:lineRule="exact"/>
              <w:jc w:val="center"/>
              <w:rPr>
                <w:ins w:id="767" w:author="wang wei" w:date="2022-11-03T16:58:00Z"/>
                <w:sz w:val="21"/>
                <w:szCs w:val="21"/>
              </w:rPr>
            </w:pPr>
            <w:ins w:id="768" w:author="wang wei" w:date="2022-11-03T16:58:00Z">
              <w:r w:rsidRPr="00FF2CA5">
                <w:rPr>
                  <w:sz w:val="21"/>
                  <w:szCs w:val="21"/>
                </w:rPr>
                <w:t>0.981</w:t>
              </w:r>
            </w:ins>
          </w:p>
        </w:tc>
      </w:tr>
      <w:tr w:rsidR="0056203E" w:rsidRPr="00FF2CA5" w14:paraId="2C4D630F" w14:textId="77777777" w:rsidTr="009D7A55">
        <w:trPr>
          <w:ins w:id="769" w:author="wang wei" w:date="2022-11-03T16:58:00Z"/>
        </w:trPr>
        <w:tc>
          <w:tcPr>
            <w:tcW w:w="766" w:type="pct"/>
          </w:tcPr>
          <w:p w14:paraId="3B006462" w14:textId="77777777" w:rsidR="0056203E" w:rsidRPr="00FF2CA5" w:rsidRDefault="0056203E" w:rsidP="009D7A55">
            <w:pPr>
              <w:spacing w:line="320" w:lineRule="exact"/>
              <w:rPr>
                <w:ins w:id="770" w:author="wang wei" w:date="2022-11-03T16:58:00Z"/>
                <w:sz w:val="21"/>
                <w:szCs w:val="21"/>
              </w:rPr>
            </w:pPr>
            <w:ins w:id="771" w:author="wang wei" w:date="2022-11-03T16:58:00Z">
              <w:r w:rsidRPr="00FF2CA5">
                <w:rPr>
                  <w:sz w:val="21"/>
                  <w:szCs w:val="21"/>
                </w:rPr>
                <w:t>Scen1-rho1</w:t>
              </w:r>
            </w:ins>
          </w:p>
        </w:tc>
        <w:tc>
          <w:tcPr>
            <w:tcW w:w="683" w:type="pct"/>
          </w:tcPr>
          <w:p w14:paraId="1917D93F" w14:textId="77777777" w:rsidR="0056203E" w:rsidRPr="00FF2CA5" w:rsidRDefault="0056203E" w:rsidP="009D7A55">
            <w:pPr>
              <w:spacing w:line="320" w:lineRule="exact"/>
              <w:jc w:val="center"/>
              <w:rPr>
                <w:ins w:id="772" w:author="wang wei" w:date="2022-11-03T16:58:00Z"/>
                <w:rFonts w:eastAsia="等线"/>
                <w:color w:val="000000"/>
                <w:sz w:val="21"/>
                <w:szCs w:val="21"/>
              </w:rPr>
            </w:pPr>
            <w:ins w:id="773" w:author="wang wei" w:date="2022-11-03T16:58:00Z">
              <w:r w:rsidRPr="00FF2CA5">
                <w:rPr>
                  <w:sz w:val="21"/>
                  <w:szCs w:val="21"/>
                </w:rPr>
                <w:t>0.914</w:t>
              </w:r>
            </w:ins>
          </w:p>
        </w:tc>
        <w:tc>
          <w:tcPr>
            <w:tcW w:w="670" w:type="pct"/>
          </w:tcPr>
          <w:p w14:paraId="42F610F7" w14:textId="77777777" w:rsidR="0056203E" w:rsidRPr="00FF2CA5" w:rsidRDefault="0056203E" w:rsidP="009D7A55">
            <w:pPr>
              <w:spacing w:line="320" w:lineRule="exact"/>
              <w:jc w:val="center"/>
              <w:rPr>
                <w:ins w:id="774" w:author="wang wei" w:date="2022-11-03T16:58:00Z"/>
                <w:rFonts w:eastAsia="等线"/>
                <w:color w:val="000000"/>
                <w:sz w:val="21"/>
                <w:szCs w:val="21"/>
              </w:rPr>
            </w:pPr>
            <w:ins w:id="775" w:author="wang wei" w:date="2022-11-03T16:58:00Z">
              <w:r w:rsidRPr="00FF2CA5">
                <w:rPr>
                  <w:sz w:val="21"/>
                  <w:szCs w:val="21"/>
                </w:rPr>
                <w:t>0.995</w:t>
              </w:r>
            </w:ins>
          </w:p>
        </w:tc>
        <w:tc>
          <w:tcPr>
            <w:tcW w:w="727" w:type="pct"/>
          </w:tcPr>
          <w:p w14:paraId="74F5ADB7" w14:textId="77777777" w:rsidR="0056203E" w:rsidRPr="00FF2CA5" w:rsidRDefault="0056203E" w:rsidP="009D7A55">
            <w:pPr>
              <w:spacing w:line="320" w:lineRule="exact"/>
              <w:jc w:val="center"/>
              <w:rPr>
                <w:ins w:id="776" w:author="wang wei" w:date="2022-11-03T16:58:00Z"/>
                <w:rFonts w:eastAsia="等线"/>
                <w:color w:val="000000"/>
                <w:sz w:val="21"/>
                <w:szCs w:val="21"/>
              </w:rPr>
            </w:pPr>
            <w:ins w:id="777" w:author="wang wei" w:date="2022-11-03T16:58:00Z">
              <w:r w:rsidRPr="00FF2CA5">
                <w:rPr>
                  <w:sz w:val="21"/>
                  <w:szCs w:val="21"/>
                </w:rPr>
                <w:t>0.995</w:t>
              </w:r>
            </w:ins>
          </w:p>
        </w:tc>
        <w:tc>
          <w:tcPr>
            <w:tcW w:w="145" w:type="pct"/>
          </w:tcPr>
          <w:p w14:paraId="10164B75" w14:textId="77777777" w:rsidR="0056203E" w:rsidRPr="00FF2CA5" w:rsidRDefault="0056203E" w:rsidP="009D7A55">
            <w:pPr>
              <w:spacing w:line="320" w:lineRule="exact"/>
              <w:jc w:val="center"/>
              <w:rPr>
                <w:ins w:id="778" w:author="wang wei" w:date="2022-11-03T16:58:00Z"/>
                <w:sz w:val="21"/>
                <w:szCs w:val="21"/>
              </w:rPr>
            </w:pPr>
          </w:p>
        </w:tc>
        <w:tc>
          <w:tcPr>
            <w:tcW w:w="751" w:type="pct"/>
          </w:tcPr>
          <w:p w14:paraId="4259724A" w14:textId="77777777" w:rsidR="0056203E" w:rsidRPr="00FF2CA5" w:rsidRDefault="0056203E" w:rsidP="009D7A55">
            <w:pPr>
              <w:spacing w:line="320" w:lineRule="exact"/>
              <w:jc w:val="center"/>
              <w:rPr>
                <w:ins w:id="779" w:author="wang wei" w:date="2022-11-03T16:58:00Z"/>
                <w:sz w:val="21"/>
                <w:szCs w:val="21"/>
              </w:rPr>
            </w:pPr>
            <w:ins w:id="780" w:author="wang wei" w:date="2022-11-03T16:58:00Z">
              <w:r w:rsidRPr="00FF2CA5">
                <w:rPr>
                  <w:sz w:val="21"/>
                  <w:szCs w:val="21"/>
                </w:rPr>
                <w:t>0.883</w:t>
              </w:r>
            </w:ins>
          </w:p>
        </w:tc>
        <w:tc>
          <w:tcPr>
            <w:tcW w:w="672" w:type="pct"/>
          </w:tcPr>
          <w:p w14:paraId="7C824FDB" w14:textId="77777777" w:rsidR="0056203E" w:rsidRPr="00FF2CA5" w:rsidRDefault="0056203E" w:rsidP="009D7A55">
            <w:pPr>
              <w:spacing w:line="320" w:lineRule="exact"/>
              <w:jc w:val="center"/>
              <w:rPr>
                <w:ins w:id="781" w:author="wang wei" w:date="2022-11-03T16:58:00Z"/>
                <w:sz w:val="21"/>
                <w:szCs w:val="21"/>
              </w:rPr>
            </w:pPr>
            <w:ins w:id="782" w:author="wang wei" w:date="2022-11-03T16:58:00Z">
              <w:r w:rsidRPr="00FF2CA5">
                <w:rPr>
                  <w:sz w:val="21"/>
                  <w:szCs w:val="21"/>
                </w:rPr>
                <w:t>0.972</w:t>
              </w:r>
            </w:ins>
          </w:p>
        </w:tc>
        <w:tc>
          <w:tcPr>
            <w:tcW w:w="586" w:type="pct"/>
          </w:tcPr>
          <w:p w14:paraId="2E3E6FA2" w14:textId="77777777" w:rsidR="0056203E" w:rsidRPr="00FF2CA5" w:rsidRDefault="0056203E" w:rsidP="009D7A55">
            <w:pPr>
              <w:spacing w:line="320" w:lineRule="exact"/>
              <w:jc w:val="center"/>
              <w:rPr>
                <w:ins w:id="783" w:author="wang wei" w:date="2022-11-03T16:58:00Z"/>
                <w:sz w:val="21"/>
                <w:szCs w:val="21"/>
              </w:rPr>
            </w:pPr>
            <w:ins w:id="784" w:author="wang wei" w:date="2022-11-03T16:58:00Z">
              <w:r w:rsidRPr="00FF2CA5">
                <w:rPr>
                  <w:sz w:val="21"/>
                  <w:szCs w:val="21"/>
                </w:rPr>
                <w:t>0.972</w:t>
              </w:r>
            </w:ins>
          </w:p>
        </w:tc>
      </w:tr>
      <w:tr w:rsidR="0056203E" w:rsidRPr="00FF2CA5" w14:paraId="256F3580" w14:textId="77777777" w:rsidTr="009D7A55">
        <w:trPr>
          <w:ins w:id="785" w:author="wang wei" w:date="2022-11-03T16:58:00Z"/>
        </w:trPr>
        <w:tc>
          <w:tcPr>
            <w:tcW w:w="766" w:type="pct"/>
          </w:tcPr>
          <w:p w14:paraId="2FDDFBAF" w14:textId="77777777" w:rsidR="0056203E" w:rsidRPr="00FF2CA5" w:rsidRDefault="0056203E" w:rsidP="009D7A55">
            <w:pPr>
              <w:spacing w:line="320" w:lineRule="exact"/>
              <w:rPr>
                <w:ins w:id="786" w:author="wang wei" w:date="2022-11-03T16:58:00Z"/>
                <w:sz w:val="21"/>
                <w:szCs w:val="21"/>
              </w:rPr>
            </w:pPr>
            <w:ins w:id="787" w:author="wang wei" w:date="2022-11-03T16:58:00Z">
              <w:r w:rsidRPr="00FF2CA5">
                <w:rPr>
                  <w:sz w:val="21"/>
                  <w:szCs w:val="21"/>
                </w:rPr>
                <w:t>Scen1-rho2</w:t>
              </w:r>
            </w:ins>
          </w:p>
        </w:tc>
        <w:tc>
          <w:tcPr>
            <w:tcW w:w="683" w:type="pct"/>
          </w:tcPr>
          <w:p w14:paraId="720D3C1E" w14:textId="77777777" w:rsidR="0056203E" w:rsidRPr="00FF2CA5" w:rsidRDefault="0056203E" w:rsidP="009D7A55">
            <w:pPr>
              <w:spacing w:line="320" w:lineRule="exact"/>
              <w:jc w:val="center"/>
              <w:rPr>
                <w:ins w:id="788" w:author="wang wei" w:date="2022-11-03T16:58:00Z"/>
                <w:rFonts w:eastAsia="等线"/>
                <w:color w:val="000000"/>
                <w:sz w:val="21"/>
                <w:szCs w:val="21"/>
              </w:rPr>
            </w:pPr>
            <w:ins w:id="789" w:author="wang wei" w:date="2022-11-03T16:58:00Z">
              <w:r w:rsidRPr="00FF2CA5">
                <w:rPr>
                  <w:sz w:val="21"/>
                  <w:szCs w:val="21"/>
                </w:rPr>
                <w:t>0.422</w:t>
              </w:r>
            </w:ins>
          </w:p>
        </w:tc>
        <w:tc>
          <w:tcPr>
            <w:tcW w:w="670" w:type="pct"/>
          </w:tcPr>
          <w:p w14:paraId="00C8390C" w14:textId="77777777" w:rsidR="0056203E" w:rsidRPr="00FF2CA5" w:rsidRDefault="0056203E" w:rsidP="009D7A55">
            <w:pPr>
              <w:spacing w:line="320" w:lineRule="exact"/>
              <w:jc w:val="center"/>
              <w:rPr>
                <w:ins w:id="790" w:author="wang wei" w:date="2022-11-03T16:58:00Z"/>
                <w:rFonts w:eastAsia="等线"/>
                <w:color w:val="000000"/>
                <w:sz w:val="21"/>
                <w:szCs w:val="21"/>
              </w:rPr>
            </w:pPr>
            <w:ins w:id="791" w:author="wang wei" w:date="2022-11-03T16:58:00Z">
              <w:r w:rsidRPr="00FF2CA5">
                <w:rPr>
                  <w:sz w:val="21"/>
                  <w:szCs w:val="21"/>
                </w:rPr>
                <w:t>0.977</w:t>
              </w:r>
            </w:ins>
          </w:p>
        </w:tc>
        <w:tc>
          <w:tcPr>
            <w:tcW w:w="727" w:type="pct"/>
          </w:tcPr>
          <w:p w14:paraId="1C413570" w14:textId="77777777" w:rsidR="0056203E" w:rsidRPr="00FF2CA5" w:rsidRDefault="0056203E" w:rsidP="009D7A55">
            <w:pPr>
              <w:spacing w:line="320" w:lineRule="exact"/>
              <w:jc w:val="center"/>
              <w:rPr>
                <w:ins w:id="792" w:author="wang wei" w:date="2022-11-03T16:58:00Z"/>
                <w:rFonts w:eastAsia="等线"/>
                <w:color w:val="000000"/>
                <w:sz w:val="21"/>
                <w:szCs w:val="21"/>
              </w:rPr>
            </w:pPr>
            <w:ins w:id="793" w:author="wang wei" w:date="2022-11-03T16:58:00Z">
              <w:r w:rsidRPr="00FF2CA5">
                <w:rPr>
                  <w:sz w:val="21"/>
                  <w:szCs w:val="21"/>
                </w:rPr>
                <w:t>0.977</w:t>
              </w:r>
            </w:ins>
          </w:p>
        </w:tc>
        <w:tc>
          <w:tcPr>
            <w:tcW w:w="145" w:type="pct"/>
          </w:tcPr>
          <w:p w14:paraId="0CABC662" w14:textId="77777777" w:rsidR="0056203E" w:rsidRPr="00FF2CA5" w:rsidRDefault="0056203E" w:rsidP="009D7A55">
            <w:pPr>
              <w:spacing w:line="320" w:lineRule="exact"/>
              <w:jc w:val="center"/>
              <w:rPr>
                <w:ins w:id="794" w:author="wang wei" w:date="2022-11-03T16:58:00Z"/>
                <w:sz w:val="21"/>
                <w:szCs w:val="21"/>
              </w:rPr>
            </w:pPr>
          </w:p>
        </w:tc>
        <w:tc>
          <w:tcPr>
            <w:tcW w:w="751" w:type="pct"/>
          </w:tcPr>
          <w:p w14:paraId="34E66186" w14:textId="77777777" w:rsidR="0056203E" w:rsidRPr="00FF2CA5" w:rsidRDefault="0056203E" w:rsidP="009D7A55">
            <w:pPr>
              <w:spacing w:line="320" w:lineRule="exact"/>
              <w:jc w:val="center"/>
              <w:rPr>
                <w:ins w:id="795" w:author="wang wei" w:date="2022-11-03T16:58:00Z"/>
                <w:sz w:val="21"/>
                <w:szCs w:val="21"/>
              </w:rPr>
            </w:pPr>
            <w:ins w:id="796" w:author="wang wei" w:date="2022-11-03T16:58:00Z">
              <w:r w:rsidRPr="00FF2CA5">
                <w:rPr>
                  <w:sz w:val="21"/>
                  <w:szCs w:val="21"/>
                </w:rPr>
                <w:t>0.547</w:t>
              </w:r>
            </w:ins>
          </w:p>
        </w:tc>
        <w:tc>
          <w:tcPr>
            <w:tcW w:w="672" w:type="pct"/>
          </w:tcPr>
          <w:p w14:paraId="0538318E" w14:textId="77777777" w:rsidR="0056203E" w:rsidRPr="00FF2CA5" w:rsidRDefault="0056203E" w:rsidP="009D7A55">
            <w:pPr>
              <w:spacing w:line="320" w:lineRule="exact"/>
              <w:jc w:val="center"/>
              <w:rPr>
                <w:ins w:id="797" w:author="wang wei" w:date="2022-11-03T16:58:00Z"/>
                <w:sz w:val="21"/>
                <w:szCs w:val="21"/>
              </w:rPr>
            </w:pPr>
            <w:ins w:id="798" w:author="wang wei" w:date="2022-11-03T16:58:00Z">
              <w:r w:rsidRPr="00FF2CA5">
                <w:rPr>
                  <w:sz w:val="21"/>
                  <w:szCs w:val="21"/>
                </w:rPr>
                <w:t>0.853</w:t>
              </w:r>
            </w:ins>
          </w:p>
        </w:tc>
        <w:tc>
          <w:tcPr>
            <w:tcW w:w="586" w:type="pct"/>
          </w:tcPr>
          <w:p w14:paraId="57D1C494" w14:textId="77777777" w:rsidR="0056203E" w:rsidRPr="00FF2CA5" w:rsidRDefault="0056203E" w:rsidP="009D7A55">
            <w:pPr>
              <w:spacing w:line="320" w:lineRule="exact"/>
              <w:jc w:val="center"/>
              <w:rPr>
                <w:ins w:id="799" w:author="wang wei" w:date="2022-11-03T16:58:00Z"/>
                <w:sz w:val="21"/>
                <w:szCs w:val="21"/>
              </w:rPr>
            </w:pPr>
            <w:ins w:id="800" w:author="wang wei" w:date="2022-11-03T16:58:00Z">
              <w:r w:rsidRPr="00FF2CA5">
                <w:rPr>
                  <w:sz w:val="21"/>
                  <w:szCs w:val="21"/>
                </w:rPr>
                <w:t>0.853</w:t>
              </w:r>
            </w:ins>
          </w:p>
        </w:tc>
      </w:tr>
      <w:tr w:rsidR="0056203E" w:rsidRPr="00FF2CA5" w14:paraId="11136BCB" w14:textId="77777777" w:rsidTr="009D7A55">
        <w:trPr>
          <w:ins w:id="801" w:author="wang wei" w:date="2022-11-03T16:58:00Z"/>
        </w:trPr>
        <w:tc>
          <w:tcPr>
            <w:tcW w:w="766" w:type="pct"/>
          </w:tcPr>
          <w:p w14:paraId="3664357C" w14:textId="77777777" w:rsidR="0056203E" w:rsidRPr="00FF2CA5" w:rsidRDefault="0056203E" w:rsidP="009D7A55">
            <w:pPr>
              <w:spacing w:line="320" w:lineRule="exact"/>
              <w:rPr>
                <w:ins w:id="802" w:author="wang wei" w:date="2022-11-03T16:58:00Z"/>
                <w:sz w:val="21"/>
                <w:szCs w:val="21"/>
              </w:rPr>
            </w:pPr>
            <w:ins w:id="803" w:author="wang wei" w:date="2022-11-03T16:58:00Z">
              <w:r w:rsidRPr="00FF2CA5">
                <w:rPr>
                  <w:sz w:val="21"/>
                  <w:szCs w:val="21"/>
                </w:rPr>
                <w:t>Scen1-rho3</w:t>
              </w:r>
            </w:ins>
          </w:p>
        </w:tc>
        <w:tc>
          <w:tcPr>
            <w:tcW w:w="683" w:type="pct"/>
          </w:tcPr>
          <w:p w14:paraId="3D64A28D" w14:textId="77777777" w:rsidR="0056203E" w:rsidRPr="00FF2CA5" w:rsidRDefault="0056203E" w:rsidP="009D7A55">
            <w:pPr>
              <w:spacing w:line="320" w:lineRule="exact"/>
              <w:jc w:val="center"/>
              <w:rPr>
                <w:ins w:id="804" w:author="wang wei" w:date="2022-11-03T16:58:00Z"/>
                <w:rFonts w:eastAsia="等线"/>
                <w:color w:val="000000"/>
                <w:sz w:val="21"/>
                <w:szCs w:val="21"/>
              </w:rPr>
            </w:pPr>
            <w:ins w:id="805" w:author="wang wei" w:date="2022-11-03T16:58:00Z">
              <w:r w:rsidRPr="00FF2CA5">
                <w:rPr>
                  <w:sz w:val="21"/>
                  <w:szCs w:val="21"/>
                </w:rPr>
                <w:t>0.027</w:t>
              </w:r>
            </w:ins>
          </w:p>
        </w:tc>
        <w:tc>
          <w:tcPr>
            <w:tcW w:w="670" w:type="pct"/>
          </w:tcPr>
          <w:p w14:paraId="58BCC028" w14:textId="77777777" w:rsidR="0056203E" w:rsidRPr="00FF2CA5" w:rsidRDefault="0056203E" w:rsidP="009D7A55">
            <w:pPr>
              <w:spacing w:line="320" w:lineRule="exact"/>
              <w:jc w:val="center"/>
              <w:rPr>
                <w:ins w:id="806" w:author="wang wei" w:date="2022-11-03T16:58:00Z"/>
                <w:rFonts w:eastAsia="等线"/>
                <w:color w:val="000000"/>
                <w:sz w:val="21"/>
                <w:szCs w:val="21"/>
              </w:rPr>
            </w:pPr>
            <w:ins w:id="807" w:author="wang wei" w:date="2022-11-03T16:58:00Z">
              <w:r w:rsidRPr="00FF2CA5">
                <w:rPr>
                  <w:sz w:val="21"/>
                  <w:szCs w:val="21"/>
                </w:rPr>
                <w:t>0.751</w:t>
              </w:r>
            </w:ins>
          </w:p>
        </w:tc>
        <w:tc>
          <w:tcPr>
            <w:tcW w:w="727" w:type="pct"/>
          </w:tcPr>
          <w:p w14:paraId="5C249C91" w14:textId="77777777" w:rsidR="0056203E" w:rsidRPr="00FF2CA5" w:rsidRDefault="0056203E" w:rsidP="009D7A55">
            <w:pPr>
              <w:spacing w:line="320" w:lineRule="exact"/>
              <w:jc w:val="center"/>
              <w:rPr>
                <w:ins w:id="808" w:author="wang wei" w:date="2022-11-03T16:58:00Z"/>
                <w:rFonts w:eastAsia="等线"/>
                <w:color w:val="000000"/>
                <w:sz w:val="21"/>
                <w:szCs w:val="21"/>
              </w:rPr>
            </w:pPr>
            <w:ins w:id="809" w:author="wang wei" w:date="2022-11-03T16:58:00Z">
              <w:r w:rsidRPr="00FF2CA5">
                <w:rPr>
                  <w:sz w:val="21"/>
                  <w:szCs w:val="21"/>
                </w:rPr>
                <w:t>0.751</w:t>
              </w:r>
            </w:ins>
          </w:p>
        </w:tc>
        <w:tc>
          <w:tcPr>
            <w:tcW w:w="145" w:type="pct"/>
          </w:tcPr>
          <w:p w14:paraId="03973EF2" w14:textId="77777777" w:rsidR="0056203E" w:rsidRPr="00FF2CA5" w:rsidRDefault="0056203E" w:rsidP="009D7A55">
            <w:pPr>
              <w:spacing w:line="320" w:lineRule="exact"/>
              <w:jc w:val="center"/>
              <w:rPr>
                <w:ins w:id="810" w:author="wang wei" w:date="2022-11-03T16:58:00Z"/>
                <w:sz w:val="21"/>
                <w:szCs w:val="21"/>
              </w:rPr>
            </w:pPr>
          </w:p>
        </w:tc>
        <w:tc>
          <w:tcPr>
            <w:tcW w:w="751" w:type="pct"/>
          </w:tcPr>
          <w:p w14:paraId="5C567C57" w14:textId="77777777" w:rsidR="0056203E" w:rsidRPr="00FF2CA5" w:rsidRDefault="0056203E" w:rsidP="009D7A55">
            <w:pPr>
              <w:spacing w:line="320" w:lineRule="exact"/>
              <w:jc w:val="center"/>
              <w:rPr>
                <w:ins w:id="811" w:author="wang wei" w:date="2022-11-03T16:58:00Z"/>
                <w:sz w:val="21"/>
                <w:szCs w:val="21"/>
              </w:rPr>
            </w:pPr>
            <w:ins w:id="812" w:author="wang wei" w:date="2022-11-03T16:58:00Z">
              <w:r w:rsidRPr="00FF2CA5">
                <w:rPr>
                  <w:sz w:val="21"/>
                  <w:szCs w:val="21"/>
                </w:rPr>
                <w:t>0.027</w:t>
              </w:r>
            </w:ins>
          </w:p>
        </w:tc>
        <w:tc>
          <w:tcPr>
            <w:tcW w:w="672" w:type="pct"/>
          </w:tcPr>
          <w:p w14:paraId="7CECF8CF" w14:textId="77777777" w:rsidR="0056203E" w:rsidRPr="00FF2CA5" w:rsidRDefault="0056203E" w:rsidP="009D7A55">
            <w:pPr>
              <w:spacing w:line="320" w:lineRule="exact"/>
              <w:jc w:val="center"/>
              <w:rPr>
                <w:ins w:id="813" w:author="wang wei" w:date="2022-11-03T16:58:00Z"/>
                <w:sz w:val="21"/>
                <w:szCs w:val="21"/>
              </w:rPr>
            </w:pPr>
            <w:ins w:id="814" w:author="wang wei" w:date="2022-11-03T16:58:00Z">
              <w:r w:rsidRPr="00FF2CA5">
                <w:rPr>
                  <w:sz w:val="21"/>
                  <w:szCs w:val="21"/>
                </w:rPr>
                <w:t>0.571</w:t>
              </w:r>
            </w:ins>
          </w:p>
        </w:tc>
        <w:tc>
          <w:tcPr>
            <w:tcW w:w="586" w:type="pct"/>
          </w:tcPr>
          <w:p w14:paraId="2A1209EC" w14:textId="77777777" w:rsidR="0056203E" w:rsidRPr="00FF2CA5" w:rsidRDefault="0056203E" w:rsidP="009D7A55">
            <w:pPr>
              <w:spacing w:line="320" w:lineRule="exact"/>
              <w:jc w:val="center"/>
              <w:rPr>
                <w:ins w:id="815" w:author="wang wei" w:date="2022-11-03T16:58:00Z"/>
                <w:sz w:val="21"/>
                <w:szCs w:val="21"/>
              </w:rPr>
            </w:pPr>
            <w:ins w:id="816" w:author="wang wei" w:date="2022-11-03T16:58:00Z">
              <w:r w:rsidRPr="00FF2CA5">
                <w:rPr>
                  <w:sz w:val="21"/>
                  <w:szCs w:val="21"/>
                </w:rPr>
                <w:t>0.571</w:t>
              </w:r>
            </w:ins>
          </w:p>
        </w:tc>
      </w:tr>
      <w:tr w:rsidR="0056203E" w:rsidRPr="00FF2CA5" w14:paraId="39D785F6" w14:textId="77777777" w:rsidTr="009D7A55">
        <w:trPr>
          <w:ins w:id="817" w:author="wang wei" w:date="2022-11-03T16:58:00Z"/>
        </w:trPr>
        <w:tc>
          <w:tcPr>
            <w:tcW w:w="766" w:type="pct"/>
          </w:tcPr>
          <w:p w14:paraId="311B020B" w14:textId="77777777" w:rsidR="0056203E" w:rsidRPr="00FF2CA5" w:rsidRDefault="0056203E" w:rsidP="009D7A55">
            <w:pPr>
              <w:spacing w:line="320" w:lineRule="exact"/>
              <w:rPr>
                <w:ins w:id="818" w:author="wang wei" w:date="2022-11-03T16:58:00Z"/>
                <w:sz w:val="21"/>
                <w:szCs w:val="21"/>
              </w:rPr>
            </w:pPr>
            <w:ins w:id="819" w:author="wang wei" w:date="2022-11-03T16:58:00Z">
              <w:r w:rsidRPr="00FF2CA5">
                <w:rPr>
                  <w:sz w:val="21"/>
                  <w:szCs w:val="21"/>
                </w:rPr>
                <w:t>Scen2-rho0</w:t>
              </w:r>
            </w:ins>
          </w:p>
        </w:tc>
        <w:tc>
          <w:tcPr>
            <w:tcW w:w="683" w:type="pct"/>
          </w:tcPr>
          <w:p w14:paraId="742A3BC8" w14:textId="77777777" w:rsidR="0056203E" w:rsidRPr="00FF2CA5" w:rsidRDefault="0056203E" w:rsidP="009D7A55">
            <w:pPr>
              <w:spacing w:line="320" w:lineRule="exact"/>
              <w:jc w:val="center"/>
              <w:rPr>
                <w:ins w:id="820" w:author="wang wei" w:date="2022-11-03T16:58:00Z"/>
                <w:rFonts w:eastAsia="等线"/>
                <w:color w:val="000000"/>
                <w:sz w:val="21"/>
                <w:szCs w:val="21"/>
              </w:rPr>
            </w:pPr>
            <w:ins w:id="821" w:author="wang wei" w:date="2022-11-03T16:58:00Z">
              <w:r w:rsidRPr="00FF2CA5">
                <w:rPr>
                  <w:sz w:val="21"/>
                  <w:szCs w:val="21"/>
                </w:rPr>
                <w:t>0.977</w:t>
              </w:r>
            </w:ins>
          </w:p>
        </w:tc>
        <w:tc>
          <w:tcPr>
            <w:tcW w:w="670" w:type="pct"/>
          </w:tcPr>
          <w:p w14:paraId="1344550E" w14:textId="77777777" w:rsidR="0056203E" w:rsidRPr="00FF2CA5" w:rsidRDefault="0056203E" w:rsidP="009D7A55">
            <w:pPr>
              <w:spacing w:line="320" w:lineRule="exact"/>
              <w:jc w:val="center"/>
              <w:rPr>
                <w:ins w:id="822" w:author="wang wei" w:date="2022-11-03T16:58:00Z"/>
                <w:rFonts w:eastAsia="等线"/>
                <w:color w:val="000000"/>
                <w:sz w:val="21"/>
                <w:szCs w:val="21"/>
              </w:rPr>
            </w:pPr>
            <w:ins w:id="823" w:author="wang wei" w:date="2022-11-03T16:58:00Z">
              <w:r w:rsidRPr="00FF2CA5">
                <w:rPr>
                  <w:sz w:val="21"/>
                  <w:szCs w:val="21"/>
                </w:rPr>
                <w:t>0.971</w:t>
              </w:r>
            </w:ins>
          </w:p>
        </w:tc>
        <w:tc>
          <w:tcPr>
            <w:tcW w:w="727" w:type="pct"/>
          </w:tcPr>
          <w:p w14:paraId="3F7FB50E" w14:textId="77777777" w:rsidR="0056203E" w:rsidRPr="00FF2CA5" w:rsidRDefault="0056203E" w:rsidP="009D7A55">
            <w:pPr>
              <w:spacing w:line="320" w:lineRule="exact"/>
              <w:jc w:val="center"/>
              <w:rPr>
                <w:ins w:id="824" w:author="wang wei" w:date="2022-11-03T16:58:00Z"/>
                <w:rFonts w:eastAsia="等线"/>
                <w:color w:val="000000"/>
                <w:sz w:val="21"/>
                <w:szCs w:val="21"/>
              </w:rPr>
            </w:pPr>
            <w:ins w:id="825" w:author="wang wei" w:date="2022-11-03T16:58:00Z">
              <w:r w:rsidRPr="00FF2CA5">
                <w:rPr>
                  <w:sz w:val="21"/>
                  <w:szCs w:val="21"/>
                </w:rPr>
                <w:t>0.976</w:t>
              </w:r>
            </w:ins>
          </w:p>
        </w:tc>
        <w:tc>
          <w:tcPr>
            <w:tcW w:w="145" w:type="pct"/>
          </w:tcPr>
          <w:p w14:paraId="2151B20E" w14:textId="77777777" w:rsidR="0056203E" w:rsidRPr="00FF2CA5" w:rsidRDefault="0056203E" w:rsidP="009D7A55">
            <w:pPr>
              <w:spacing w:line="320" w:lineRule="exact"/>
              <w:jc w:val="center"/>
              <w:rPr>
                <w:ins w:id="826" w:author="wang wei" w:date="2022-11-03T16:58:00Z"/>
                <w:sz w:val="21"/>
                <w:szCs w:val="21"/>
              </w:rPr>
            </w:pPr>
          </w:p>
        </w:tc>
        <w:tc>
          <w:tcPr>
            <w:tcW w:w="751" w:type="pct"/>
          </w:tcPr>
          <w:p w14:paraId="56288000" w14:textId="77777777" w:rsidR="0056203E" w:rsidRPr="00FF2CA5" w:rsidRDefault="0056203E" w:rsidP="009D7A55">
            <w:pPr>
              <w:spacing w:line="320" w:lineRule="exact"/>
              <w:jc w:val="center"/>
              <w:rPr>
                <w:ins w:id="827" w:author="wang wei" w:date="2022-11-03T16:58:00Z"/>
                <w:sz w:val="21"/>
                <w:szCs w:val="21"/>
              </w:rPr>
            </w:pPr>
            <w:ins w:id="828" w:author="wang wei" w:date="2022-11-03T16:58:00Z">
              <w:r w:rsidRPr="00FF2CA5">
                <w:rPr>
                  <w:sz w:val="21"/>
                  <w:szCs w:val="21"/>
                </w:rPr>
                <w:t>0.984</w:t>
              </w:r>
            </w:ins>
          </w:p>
        </w:tc>
        <w:tc>
          <w:tcPr>
            <w:tcW w:w="672" w:type="pct"/>
          </w:tcPr>
          <w:p w14:paraId="6AC373B0" w14:textId="77777777" w:rsidR="0056203E" w:rsidRPr="00FF2CA5" w:rsidRDefault="0056203E" w:rsidP="009D7A55">
            <w:pPr>
              <w:spacing w:line="320" w:lineRule="exact"/>
              <w:jc w:val="center"/>
              <w:rPr>
                <w:ins w:id="829" w:author="wang wei" w:date="2022-11-03T16:58:00Z"/>
                <w:sz w:val="21"/>
                <w:szCs w:val="21"/>
              </w:rPr>
            </w:pPr>
            <w:ins w:id="830" w:author="wang wei" w:date="2022-11-03T16:58:00Z">
              <w:r w:rsidRPr="00FF2CA5">
                <w:rPr>
                  <w:sz w:val="21"/>
                  <w:szCs w:val="21"/>
                </w:rPr>
                <w:t>0.98</w:t>
              </w:r>
            </w:ins>
          </w:p>
        </w:tc>
        <w:tc>
          <w:tcPr>
            <w:tcW w:w="586" w:type="pct"/>
          </w:tcPr>
          <w:p w14:paraId="673A1228" w14:textId="77777777" w:rsidR="0056203E" w:rsidRPr="00FF2CA5" w:rsidRDefault="0056203E" w:rsidP="009D7A55">
            <w:pPr>
              <w:spacing w:line="320" w:lineRule="exact"/>
              <w:jc w:val="center"/>
              <w:rPr>
                <w:ins w:id="831" w:author="wang wei" w:date="2022-11-03T16:58:00Z"/>
                <w:sz w:val="21"/>
                <w:szCs w:val="21"/>
              </w:rPr>
            </w:pPr>
            <w:ins w:id="832" w:author="wang wei" w:date="2022-11-03T16:58:00Z">
              <w:r w:rsidRPr="00FF2CA5">
                <w:rPr>
                  <w:sz w:val="21"/>
                  <w:szCs w:val="21"/>
                </w:rPr>
                <w:t>0.982</w:t>
              </w:r>
            </w:ins>
          </w:p>
        </w:tc>
      </w:tr>
      <w:tr w:rsidR="0056203E" w:rsidRPr="00FF2CA5" w14:paraId="7FDB3658" w14:textId="77777777" w:rsidTr="009D7A55">
        <w:trPr>
          <w:ins w:id="833" w:author="wang wei" w:date="2022-11-03T16:58:00Z"/>
        </w:trPr>
        <w:tc>
          <w:tcPr>
            <w:tcW w:w="766" w:type="pct"/>
          </w:tcPr>
          <w:p w14:paraId="1C3B0AC2" w14:textId="77777777" w:rsidR="0056203E" w:rsidRPr="00FF2CA5" w:rsidRDefault="0056203E" w:rsidP="009D7A55">
            <w:pPr>
              <w:spacing w:line="320" w:lineRule="exact"/>
              <w:rPr>
                <w:ins w:id="834" w:author="wang wei" w:date="2022-11-03T16:58:00Z"/>
                <w:sz w:val="21"/>
                <w:szCs w:val="21"/>
              </w:rPr>
            </w:pPr>
            <w:ins w:id="835" w:author="wang wei" w:date="2022-11-03T16:58:00Z">
              <w:r w:rsidRPr="00FF2CA5">
                <w:rPr>
                  <w:sz w:val="21"/>
                  <w:szCs w:val="21"/>
                </w:rPr>
                <w:t>Scen2-rho1</w:t>
              </w:r>
            </w:ins>
          </w:p>
        </w:tc>
        <w:tc>
          <w:tcPr>
            <w:tcW w:w="683" w:type="pct"/>
          </w:tcPr>
          <w:p w14:paraId="20186688" w14:textId="77777777" w:rsidR="0056203E" w:rsidRPr="00FF2CA5" w:rsidRDefault="0056203E" w:rsidP="009D7A55">
            <w:pPr>
              <w:spacing w:line="320" w:lineRule="exact"/>
              <w:jc w:val="center"/>
              <w:rPr>
                <w:ins w:id="836" w:author="wang wei" w:date="2022-11-03T16:58:00Z"/>
                <w:rFonts w:eastAsia="等线"/>
                <w:color w:val="000000"/>
                <w:sz w:val="21"/>
                <w:szCs w:val="21"/>
              </w:rPr>
            </w:pPr>
            <w:ins w:id="837" w:author="wang wei" w:date="2022-11-03T16:58:00Z">
              <w:r w:rsidRPr="00FF2CA5">
                <w:rPr>
                  <w:sz w:val="21"/>
                  <w:szCs w:val="21"/>
                </w:rPr>
                <w:t>0.926</w:t>
              </w:r>
            </w:ins>
          </w:p>
        </w:tc>
        <w:tc>
          <w:tcPr>
            <w:tcW w:w="670" w:type="pct"/>
          </w:tcPr>
          <w:p w14:paraId="63222FC5" w14:textId="77777777" w:rsidR="0056203E" w:rsidRPr="00FF2CA5" w:rsidRDefault="0056203E" w:rsidP="009D7A55">
            <w:pPr>
              <w:spacing w:line="320" w:lineRule="exact"/>
              <w:jc w:val="center"/>
              <w:rPr>
                <w:ins w:id="838" w:author="wang wei" w:date="2022-11-03T16:58:00Z"/>
                <w:rFonts w:eastAsia="等线"/>
                <w:color w:val="000000"/>
                <w:sz w:val="21"/>
                <w:szCs w:val="21"/>
              </w:rPr>
            </w:pPr>
            <w:ins w:id="839" w:author="wang wei" w:date="2022-11-03T16:58:00Z">
              <w:r w:rsidRPr="00FF2CA5">
                <w:rPr>
                  <w:sz w:val="21"/>
                  <w:szCs w:val="21"/>
                </w:rPr>
                <w:t>0.992</w:t>
              </w:r>
            </w:ins>
          </w:p>
        </w:tc>
        <w:tc>
          <w:tcPr>
            <w:tcW w:w="727" w:type="pct"/>
          </w:tcPr>
          <w:p w14:paraId="318F7388" w14:textId="77777777" w:rsidR="0056203E" w:rsidRPr="00FF2CA5" w:rsidRDefault="0056203E" w:rsidP="009D7A55">
            <w:pPr>
              <w:spacing w:line="320" w:lineRule="exact"/>
              <w:jc w:val="center"/>
              <w:rPr>
                <w:ins w:id="840" w:author="wang wei" w:date="2022-11-03T16:58:00Z"/>
                <w:rFonts w:eastAsia="等线"/>
                <w:color w:val="000000"/>
                <w:sz w:val="21"/>
                <w:szCs w:val="21"/>
              </w:rPr>
            </w:pPr>
            <w:ins w:id="841" w:author="wang wei" w:date="2022-11-03T16:58:00Z">
              <w:r w:rsidRPr="00FF2CA5">
                <w:rPr>
                  <w:sz w:val="21"/>
                  <w:szCs w:val="21"/>
                </w:rPr>
                <w:t>0.992</w:t>
              </w:r>
            </w:ins>
          </w:p>
        </w:tc>
        <w:tc>
          <w:tcPr>
            <w:tcW w:w="145" w:type="pct"/>
          </w:tcPr>
          <w:p w14:paraId="674FEF83" w14:textId="77777777" w:rsidR="0056203E" w:rsidRPr="00FF2CA5" w:rsidRDefault="0056203E" w:rsidP="009D7A55">
            <w:pPr>
              <w:spacing w:line="320" w:lineRule="exact"/>
              <w:jc w:val="center"/>
              <w:rPr>
                <w:ins w:id="842" w:author="wang wei" w:date="2022-11-03T16:58:00Z"/>
                <w:sz w:val="21"/>
                <w:szCs w:val="21"/>
              </w:rPr>
            </w:pPr>
          </w:p>
        </w:tc>
        <w:tc>
          <w:tcPr>
            <w:tcW w:w="751" w:type="pct"/>
          </w:tcPr>
          <w:p w14:paraId="00A45CE5" w14:textId="77777777" w:rsidR="0056203E" w:rsidRPr="00FF2CA5" w:rsidRDefault="0056203E" w:rsidP="009D7A55">
            <w:pPr>
              <w:spacing w:line="320" w:lineRule="exact"/>
              <w:jc w:val="center"/>
              <w:rPr>
                <w:ins w:id="843" w:author="wang wei" w:date="2022-11-03T16:58:00Z"/>
                <w:sz w:val="21"/>
                <w:szCs w:val="21"/>
              </w:rPr>
            </w:pPr>
            <w:ins w:id="844" w:author="wang wei" w:date="2022-11-03T16:58:00Z">
              <w:r w:rsidRPr="00FF2CA5">
                <w:rPr>
                  <w:sz w:val="21"/>
                  <w:szCs w:val="21"/>
                </w:rPr>
                <w:t>0.868</w:t>
              </w:r>
            </w:ins>
          </w:p>
        </w:tc>
        <w:tc>
          <w:tcPr>
            <w:tcW w:w="672" w:type="pct"/>
          </w:tcPr>
          <w:p w14:paraId="3C8C6AAC" w14:textId="77777777" w:rsidR="0056203E" w:rsidRPr="00FF2CA5" w:rsidRDefault="0056203E" w:rsidP="009D7A55">
            <w:pPr>
              <w:spacing w:line="320" w:lineRule="exact"/>
              <w:jc w:val="center"/>
              <w:rPr>
                <w:ins w:id="845" w:author="wang wei" w:date="2022-11-03T16:58:00Z"/>
                <w:sz w:val="21"/>
                <w:szCs w:val="21"/>
              </w:rPr>
            </w:pPr>
            <w:ins w:id="846" w:author="wang wei" w:date="2022-11-03T16:58:00Z">
              <w:r w:rsidRPr="00FF2CA5">
                <w:rPr>
                  <w:sz w:val="21"/>
                  <w:szCs w:val="21"/>
                </w:rPr>
                <w:t>0.962</w:t>
              </w:r>
            </w:ins>
          </w:p>
        </w:tc>
        <w:tc>
          <w:tcPr>
            <w:tcW w:w="586" w:type="pct"/>
          </w:tcPr>
          <w:p w14:paraId="71E52C23" w14:textId="77777777" w:rsidR="0056203E" w:rsidRPr="00FF2CA5" w:rsidRDefault="0056203E" w:rsidP="009D7A55">
            <w:pPr>
              <w:spacing w:line="320" w:lineRule="exact"/>
              <w:jc w:val="center"/>
              <w:rPr>
                <w:ins w:id="847" w:author="wang wei" w:date="2022-11-03T16:58:00Z"/>
                <w:sz w:val="21"/>
                <w:szCs w:val="21"/>
              </w:rPr>
            </w:pPr>
            <w:ins w:id="848" w:author="wang wei" w:date="2022-11-03T16:58:00Z">
              <w:r w:rsidRPr="00FF2CA5">
                <w:rPr>
                  <w:sz w:val="21"/>
                  <w:szCs w:val="21"/>
                </w:rPr>
                <w:t>0.962</w:t>
              </w:r>
            </w:ins>
          </w:p>
        </w:tc>
      </w:tr>
      <w:tr w:rsidR="0056203E" w:rsidRPr="00FF2CA5" w14:paraId="42EE20C2" w14:textId="77777777" w:rsidTr="009D7A55">
        <w:trPr>
          <w:ins w:id="849" w:author="wang wei" w:date="2022-11-03T16:58:00Z"/>
        </w:trPr>
        <w:tc>
          <w:tcPr>
            <w:tcW w:w="766" w:type="pct"/>
          </w:tcPr>
          <w:p w14:paraId="17C0C316" w14:textId="77777777" w:rsidR="0056203E" w:rsidRPr="00FF2CA5" w:rsidRDefault="0056203E" w:rsidP="009D7A55">
            <w:pPr>
              <w:spacing w:line="320" w:lineRule="exact"/>
              <w:rPr>
                <w:ins w:id="850" w:author="wang wei" w:date="2022-11-03T16:58:00Z"/>
                <w:sz w:val="21"/>
                <w:szCs w:val="21"/>
              </w:rPr>
            </w:pPr>
            <w:ins w:id="851" w:author="wang wei" w:date="2022-11-03T16:58:00Z">
              <w:r w:rsidRPr="00FF2CA5">
                <w:rPr>
                  <w:sz w:val="21"/>
                  <w:szCs w:val="21"/>
                </w:rPr>
                <w:t>Scen2-rho2</w:t>
              </w:r>
            </w:ins>
          </w:p>
        </w:tc>
        <w:tc>
          <w:tcPr>
            <w:tcW w:w="683" w:type="pct"/>
          </w:tcPr>
          <w:p w14:paraId="5908D2DF" w14:textId="77777777" w:rsidR="0056203E" w:rsidRPr="00FF2CA5" w:rsidRDefault="0056203E" w:rsidP="009D7A55">
            <w:pPr>
              <w:spacing w:line="320" w:lineRule="exact"/>
              <w:jc w:val="center"/>
              <w:rPr>
                <w:ins w:id="852" w:author="wang wei" w:date="2022-11-03T16:58:00Z"/>
                <w:rFonts w:eastAsia="等线"/>
                <w:color w:val="000000"/>
                <w:sz w:val="21"/>
                <w:szCs w:val="21"/>
              </w:rPr>
            </w:pPr>
            <w:ins w:id="853" w:author="wang wei" w:date="2022-11-03T16:58:00Z">
              <w:r w:rsidRPr="00FF2CA5">
                <w:rPr>
                  <w:sz w:val="21"/>
                  <w:szCs w:val="21"/>
                </w:rPr>
                <w:t>0.486</w:t>
              </w:r>
            </w:ins>
          </w:p>
        </w:tc>
        <w:tc>
          <w:tcPr>
            <w:tcW w:w="670" w:type="pct"/>
          </w:tcPr>
          <w:p w14:paraId="428E9179" w14:textId="77777777" w:rsidR="0056203E" w:rsidRPr="00FF2CA5" w:rsidRDefault="0056203E" w:rsidP="009D7A55">
            <w:pPr>
              <w:spacing w:line="320" w:lineRule="exact"/>
              <w:jc w:val="center"/>
              <w:rPr>
                <w:ins w:id="854" w:author="wang wei" w:date="2022-11-03T16:58:00Z"/>
                <w:rFonts w:eastAsia="等线"/>
                <w:color w:val="000000"/>
                <w:sz w:val="21"/>
                <w:szCs w:val="21"/>
              </w:rPr>
            </w:pPr>
            <w:ins w:id="855" w:author="wang wei" w:date="2022-11-03T16:58:00Z">
              <w:r w:rsidRPr="00FF2CA5">
                <w:rPr>
                  <w:sz w:val="21"/>
                  <w:szCs w:val="21"/>
                </w:rPr>
                <w:t>0.95</w:t>
              </w:r>
            </w:ins>
          </w:p>
        </w:tc>
        <w:tc>
          <w:tcPr>
            <w:tcW w:w="727" w:type="pct"/>
          </w:tcPr>
          <w:p w14:paraId="726FAE57" w14:textId="77777777" w:rsidR="0056203E" w:rsidRPr="00FF2CA5" w:rsidRDefault="0056203E" w:rsidP="009D7A55">
            <w:pPr>
              <w:spacing w:line="320" w:lineRule="exact"/>
              <w:jc w:val="center"/>
              <w:rPr>
                <w:ins w:id="856" w:author="wang wei" w:date="2022-11-03T16:58:00Z"/>
                <w:rFonts w:eastAsia="等线"/>
                <w:color w:val="000000"/>
                <w:sz w:val="21"/>
                <w:szCs w:val="21"/>
              </w:rPr>
            </w:pPr>
            <w:ins w:id="857" w:author="wang wei" w:date="2022-11-03T16:58:00Z">
              <w:r w:rsidRPr="00FF2CA5">
                <w:rPr>
                  <w:sz w:val="21"/>
                  <w:szCs w:val="21"/>
                </w:rPr>
                <w:t>0.95</w:t>
              </w:r>
            </w:ins>
          </w:p>
        </w:tc>
        <w:tc>
          <w:tcPr>
            <w:tcW w:w="145" w:type="pct"/>
          </w:tcPr>
          <w:p w14:paraId="41802236" w14:textId="77777777" w:rsidR="0056203E" w:rsidRPr="00FF2CA5" w:rsidRDefault="0056203E" w:rsidP="009D7A55">
            <w:pPr>
              <w:spacing w:line="320" w:lineRule="exact"/>
              <w:jc w:val="center"/>
              <w:rPr>
                <w:ins w:id="858" w:author="wang wei" w:date="2022-11-03T16:58:00Z"/>
                <w:sz w:val="21"/>
                <w:szCs w:val="21"/>
              </w:rPr>
            </w:pPr>
          </w:p>
        </w:tc>
        <w:tc>
          <w:tcPr>
            <w:tcW w:w="751" w:type="pct"/>
          </w:tcPr>
          <w:p w14:paraId="6BAD4CF4" w14:textId="77777777" w:rsidR="0056203E" w:rsidRPr="00FF2CA5" w:rsidRDefault="0056203E" w:rsidP="009D7A55">
            <w:pPr>
              <w:spacing w:line="320" w:lineRule="exact"/>
              <w:jc w:val="center"/>
              <w:rPr>
                <w:ins w:id="859" w:author="wang wei" w:date="2022-11-03T16:58:00Z"/>
                <w:sz w:val="21"/>
                <w:szCs w:val="21"/>
              </w:rPr>
            </w:pPr>
            <w:ins w:id="860" w:author="wang wei" w:date="2022-11-03T16:58:00Z">
              <w:r w:rsidRPr="00FF2CA5">
                <w:rPr>
                  <w:sz w:val="21"/>
                  <w:szCs w:val="21"/>
                </w:rPr>
                <w:t>0.501</w:t>
              </w:r>
            </w:ins>
          </w:p>
        </w:tc>
        <w:tc>
          <w:tcPr>
            <w:tcW w:w="672" w:type="pct"/>
          </w:tcPr>
          <w:p w14:paraId="726E1696" w14:textId="77777777" w:rsidR="0056203E" w:rsidRPr="00FF2CA5" w:rsidRDefault="0056203E" w:rsidP="009D7A55">
            <w:pPr>
              <w:spacing w:line="320" w:lineRule="exact"/>
              <w:jc w:val="center"/>
              <w:rPr>
                <w:ins w:id="861" w:author="wang wei" w:date="2022-11-03T16:58:00Z"/>
                <w:sz w:val="21"/>
                <w:szCs w:val="21"/>
              </w:rPr>
            </w:pPr>
            <w:ins w:id="862" w:author="wang wei" w:date="2022-11-03T16:58:00Z">
              <w:r w:rsidRPr="00FF2CA5">
                <w:rPr>
                  <w:sz w:val="21"/>
                  <w:szCs w:val="21"/>
                </w:rPr>
                <w:t>0.843</w:t>
              </w:r>
            </w:ins>
          </w:p>
        </w:tc>
        <w:tc>
          <w:tcPr>
            <w:tcW w:w="586" w:type="pct"/>
          </w:tcPr>
          <w:p w14:paraId="046572B4" w14:textId="77777777" w:rsidR="0056203E" w:rsidRPr="00FF2CA5" w:rsidRDefault="0056203E" w:rsidP="009D7A55">
            <w:pPr>
              <w:spacing w:line="320" w:lineRule="exact"/>
              <w:jc w:val="center"/>
              <w:rPr>
                <w:ins w:id="863" w:author="wang wei" w:date="2022-11-03T16:58:00Z"/>
                <w:sz w:val="21"/>
                <w:szCs w:val="21"/>
              </w:rPr>
            </w:pPr>
            <w:ins w:id="864" w:author="wang wei" w:date="2022-11-03T16:58:00Z">
              <w:r w:rsidRPr="00FF2CA5">
                <w:rPr>
                  <w:sz w:val="21"/>
                  <w:szCs w:val="21"/>
                </w:rPr>
                <w:t>0.843</w:t>
              </w:r>
            </w:ins>
          </w:p>
        </w:tc>
      </w:tr>
      <w:tr w:rsidR="0056203E" w:rsidRPr="00FF2CA5" w14:paraId="4752BDD4" w14:textId="77777777" w:rsidTr="009D7A55">
        <w:trPr>
          <w:ins w:id="865" w:author="wang wei" w:date="2022-11-03T16:58:00Z"/>
        </w:trPr>
        <w:tc>
          <w:tcPr>
            <w:tcW w:w="766" w:type="pct"/>
          </w:tcPr>
          <w:p w14:paraId="446B8340" w14:textId="77777777" w:rsidR="0056203E" w:rsidRPr="00FF2CA5" w:rsidRDefault="0056203E" w:rsidP="009D7A55">
            <w:pPr>
              <w:spacing w:line="320" w:lineRule="exact"/>
              <w:rPr>
                <w:ins w:id="866" w:author="wang wei" w:date="2022-11-03T16:58:00Z"/>
                <w:sz w:val="21"/>
                <w:szCs w:val="21"/>
              </w:rPr>
            </w:pPr>
            <w:ins w:id="867" w:author="wang wei" w:date="2022-11-03T16:58:00Z">
              <w:r w:rsidRPr="00FF2CA5">
                <w:rPr>
                  <w:sz w:val="21"/>
                  <w:szCs w:val="21"/>
                </w:rPr>
                <w:t>Scen2-rho3</w:t>
              </w:r>
            </w:ins>
          </w:p>
        </w:tc>
        <w:tc>
          <w:tcPr>
            <w:tcW w:w="683" w:type="pct"/>
          </w:tcPr>
          <w:p w14:paraId="6B9700BE" w14:textId="77777777" w:rsidR="0056203E" w:rsidRPr="00FF2CA5" w:rsidRDefault="0056203E" w:rsidP="009D7A55">
            <w:pPr>
              <w:spacing w:line="320" w:lineRule="exact"/>
              <w:jc w:val="center"/>
              <w:rPr>
                <w:ins w:id="868" w:author="wang wei" w:date="2022-11-03T16:58:00Z"/>
                <w:rFonts w:eastAsia="等线"/>
                <w:color w:val="000000"/>
                <w:sz w:val="21"/>
                <w:szCs w:val="21"/>
              </w:rPr>
            </w:pPr>
            <w:ins w:id="869" w:author="wang wei" w:date="2022-11-03T16:58:00Z">
              <w:r w:rsidRPr="00FF2CA5">
                <w:rPr>
                  <w:sz w:val="21"/>
                  <w:szCs w:val="21"/>
                </w:rPr>
                <w:t>0.003</w:t>
              </w:r>
            </w:ins>
          </w:p>
        </w:tc>
        <w:tc>
          <w:tcPr>
            <w:tcW w:w="670" w:type="pct"/>
          </w:tcPr>
          <w:p w14:paraId="1B0478B4" w14:textId="77777777" w:rsidR="0056203E" w:rsidRPr="00FF2CA5" w:rsidRDefault="0056203E" w:rsidP="009D7A55">
            <w:pPr>
              <w:spacing w:line="320" w:lineRule="exact"/>
              <w:jc w:val="center"/>
              <w:rPr>
                <w:ins w:id="870" w:author="wang wei" w:date="2022-11-03T16:58:00Z"/>
                <w:rFonts w:eastAsia="等线"/>
                <w:color w:val="000000"/>
                <w:sz w:val="21"/>
                <w:szCs w:val="21"/>
              </w:rPr>
            </w:pPr>
            <w:ins w:id="871" w:author="wang wei" w:date="2022-11-03T16:58:00Z">
              <w:r w:rsidRPr="00FF2CA5">
                <w:rPr>
                  <w:sz w:val="21"/>
                  <w:szCs w:val="21"/>
                </w:rPr>
                <w:t>0.437</w:t>
              </w:r>
            </w:ins>
          </w:p>
        </w:tc>
        <w:tc>
          <w:tcPr>
            <w:tcW w:w="727" w:type="pct"/>
          </w:tcPr>
          <w:p w14:paraId="159758A6" w14:textId="77777777" w:rsidR="0056203E" w:rsidRPr="00FF2CA5" w:rsidRDefault="0056203E" w:rsidP="009D7A55">
            <w:pPr>
              <w:spacing w:line="320" w:lineRule="exact"/>
              <w:jc w:val="center"/>
              <w:rPr>
                <w:ins w:id="872" w:author="wang wei" w:date="2022-11-03T16:58:00Z"/>
                <w:rFonts w:eastAsia="等线"/>
                <w:color w:val="000000"/>
                <w:sz w:val="21"/>
                <w:szCs w:val="21"/>
              </w:rPr>
            </w:pPr>
            <w:ins w:id="873" w:author="wang wei" w:date="2022-11-03T16:58:00Z">
              <w:r w:rsidRPr="00FF2CA5">
                <w:rPr>
                  <w:sz w:val="21"/>
                  <w:szCs w:val="21"/>
                </w:rPr>
                <w:t>0.437</w:t>
              </w:r>
            </w:ins>
          </w:p>
        </w:tc>
        <w:tc>
          <w:tcPr>
            <w:tcW w:w="145" w:type="pct"/>
          </w:tcPr>
          <w:p w14:paraId="6A30A82D" w14:textId="77777777" w:rsidR="0056203E" w:rsidRPr="00FF2CA5" w:rsidRDefault="0056203E" w:rsidP="009D7A55">
            <w:pPr>
              <w:spacing w:line="320" w:lineRule="exact"/>
              <w:jc w:val="center"/>
              <w:rPr>
                <w:ins w:id="874" w:author="wang wei" w:date="2022-11-03T16:58:00Z"/>
                <w:sz w:val="21"/>
                <w:szCs w:val="21"/>
              </w:rPr>
            </w:pPr>
          </w:p>
        </w:tc>
        <w:tc>
          <w:tcPr>
            <w:tcW w:w="751" w:type="pct"/>
          </w:tcPr>
          <w:p w14:paraId="67B0B850" w14:textId="77777777" w:rsidR="0056203E" w:rsidRPr="00FF2CA5" w:rsidRDefault="0056203E" w:rsidP="009D7A55">
            <w:pPr>
              <w:spacing w:line="320" w:lineRule="exact"/>
              <w:jc w:val="center"/>
              <w:rPr>
                <w:ins w:id="875" w:author="wang wei" w:date="2022-11-03T16:58:00Z"/>
                <w:sz w:val="21"/>
                <w:szCs w:val="21"/>
              </w:rPr>
            </w:pPr>
            <w:ins w:id="876" w:author="wang wei" w:date="2022-11-03T16:58:00Z">
              <w:r w:rsidRPr="00FF2CA5">
                <w:rPr>
                  <w:sz w:val="21"/>
                  <w:szCs w:val="21"/>
                </w:rPr>
                <w:t>0.029</w:t>
              </w:r>
            </w:ins>
          </w:p>
        </w:tc>
        <w:tc>
          <w:tcPr>
            <w:tcW w:w="672" w:type="pct"/>
          </w:tcPr>
          <w:p w14:paraId="019BB978" w14:textId="77777777" w:rsidR="0056203E" w:rsidRPr="00FF2CA5" w:rsidRDefault="0056203E" w:rsidP="009D7A55">
            <w:pPr>
              <w:spacing w:line="320" w:lineRule="exact"/>
              <w:jc w:val="center"/>
              <w:rPr>
                <w:ins w:id="877" w:author="wang wei" w:date="2022-11-03T16:58:00Z"/>
                <w:sz w:val="21"/>
                <w:szCs w:val="21"/>
              </w:rPr>
            </w:pPr>
            <w:ins w:id="878" w:author="wang wei" w:date="2022-11-03T16:58:00Z">
              <w:r w:rsidRPr="00FF2CA5">
                <w:rPr>
                  <w:sz w:val="21"/>
                  <w:szCs w:val="21"/>
                </w:rPr>
                <w:t>0.569</w:t>
              </w:r>
            </w:ins>
          </w:p>
        </w:tc>
        <w:tc>
          <w:tcPr>
            <w:tcW w:w="586" w:type="pct"/>
          </w:tcPr>
          <w:p w14:paraId="4E26F35B" w14:textId="77777777" w:rsidR="0056203E" w:rsidRPr="00FF2CA5" w:rsidRDefault="0056203E" w:rsidP="009D7A55">
            <w:pPr>
              <w:spacing w:line="320" w:lineRule="exact"/>
              <w:jc w:val="center"/>
              <w:rPr>
                <w:ins w:id="879" w:author="wang wei" w:date="2022-11-03T16:58:00Z"/>
                <w:sz w:val="21"/>
                <w:szCs w:val="21"/>
              </w:rPr>
            </w:pPr>
            <w:ins w:id="880" w:author="wang wei" w:date="2022-11-03T16:58:00Z">
              <w:r w:rsidRPr="00FF2CA5">
                <w:rPr>
                  <w:sz w:val="21"/>
                  <w:szCs w:val="21"/>
                </w:rPr>
                <w:t>0.569</w:t>
              </w:r>
            </w:ins>
          </w:p>
        </w:tc>
      </w:tr>
      <w:tr w:rsidR="000B51AA" w:rsidRPr="003F0DC6" w14:paraId="28B2DA7A" w14:textId="77777777" w:rsidTr="007A6B90">
        <w:tc>
          <w:tcPr>
            <w:tcW w:w="2846" w:type="pct"/>
            <w:gridSpan w:val="4"/>
          </w:tcPr>
          <w:p w14:paraId="745F8198" w14:textId="77777777" w:rsidR="000B51AA" w:rsidRPr="003F0DC6" w:rsidRDefault="000B51AA" w:rsidP="007A6B90">
            <w:pPr>
              <w:spacing w:line="320" w:lineRule="exact"/>
              <w:jc w:val="left"/>
              <w:rPr>
                <w:b/>
                <w:bCs/>
                <w:sz w:val="21"/>
                <w:szCs w:val="21"/>
              </w:rPr>
            </w:pPr>
            <w:r w:rsidRPr="003F0DC6">
              <w:rPr>
                <w:b/>
                <w:bCs/>
                <w:sz w:val="21"/>
                <w:szCs w:val="21"/>
              </w:rPr>
              <w:t>MAE for city-specific ERRs</w:t>
            </w:r>
          </w:p>
        </w:tc>
        <w:tc>
          <w:tcPr>
            <w:tcW w:w="145" w:type="pct"/>
          </w:tcPr>
          <w:p w14:paraId="0EFBA7CC" w14:textId="77777777" w:rsidR="000B51AA" w:rsidRPr="003F0DC6" w:rsidRDefault="000B51AA" w:rsidP="007A6B90">
            <w:pPr>
              <w:spacing w:line="320" w:lineRule="exact"/>
              <w:jc w:val="center"/>
              <w:rPr>
                <w:sz w:val="21"/>
                <w:szCs w:val="21"/>
              </w:rPr>
            </w:pPr>
          </w:p>
        </w:tc>
        <w:tc>
          <w:tcPr>
            <w:tcW w:w="751" w:type="pct"/>
          </w:tcPr>
          <w:p w14:paraId="6760EF16" w14:textId="77777777" w:rsidR="000B51AA" w:rsidRPr="003F0DC6" w:rsidRDefault="000B51AA" w:rsidP="007A6B90">
            <w:pPr>
              <w:spacing w:line="320" w:lineRule="exact"/>
              <w:jc w:val="center"/>
              <w:rPr>
                <w:sz w:val="21"/>
                <w:szCs w:val="21"/>
              </w:rPr>
            </w:pPr>
          </w:p>
        </w:tc>
        <w:tc>
          <w:tcPr>
            <w:tcW w:w="672" w:type="pct"/>
          </w:tcPr>
          <w:p w14:paraId="0CC0FEC1" w14:textId="77777777" w:rsidR="000B51AA" w:rsidRPr="003F0DC6" w:rsidRDefault="000B51AA" w:rsidP="007A6B90">
            <w:pPr>
              <w:spacing w:line="320" w:lineRule="exact"/>
              <w:jc w:val="center"/>
              <w:rPr>
                <w:sz w:val="21"/>
                <w:szCs w:val="21"/>
              </w:rPr>
            </w:pPr>
          </w:p>
        </w:tc>
        <w:tc>
          <w:tcPr>
            <w:tcW w:w="586" w:type="pct"/>
          </w:tcPr>
          <w:p w14:paraId="62F9EAD5" w14:textId="77777777" w:rsidR="000B51AA" w:rsidRPr="003F0DC6" w:rsidRDefault="000B51AA" w:rsidP="007A6B90">
            <w:pPr>
              <w:spacing w:line="320" w:lineRule="exact"/>
              <w:jc w:val="center"/>
              <w:rPr>
                <w:sz w:val="21"/>
                <w:szCs w:val="21"/>
              </w:rPr>
            </w:pPr>
          </w:p>
        </w:tc>
      </w:tr>
      <w:tr w:rsidR="000B51AA" w:rsidRPr="003F0DC6" w14:paraId="29E78C66" w14:textId="77777777" w:rsidTr="007A6B90">
        <w:tc>
          <w:tcPr>
            <w:tcW w:w="766" w:type="pct"/>
          </w:tcPr>
          <w:p w14:paraId="70743FC7" w14:textId="77777777" w:rsidR="000B51AA" w:rsidRPr="003F0DC6" w:rsidRDefault="000B51AA" w:rsidP="007A6B90">
            <w:pPr>
              <w:spacing w:line="320" w:lineRule="exact"/>
              <w:rPr>
                <w:sz w:val="21"/>
                <w:szCs w:val="21"/>
              </w:rPr>
            </w:pPr>
            <w:r w:rsidRPr="003F0DC6">
              <w:rPr>
                <w:sz w:val="21"/>
                <w:szCs w:val="21"/>
              </w:rPr>
              <w:t>Scen1-rho0</w:t>
            </w:r>
          </w:p>
        </w:tc>
        <w:tc>
          <w:tcPr>
            <w:tcW w:w="683" w:type="pct"/>
          </w:tcPr>
          <w:p w14:paraId="36BF9DBE" w14:textId="77777777" w:rsidR="000B51AA" w:rsidRPr="003F0DC6" w:rsidRDefault="000B51AA" w:rsidP="007A6B90">
            <w:pPr>
              <w:spacing w:line="320" w:lineRule="exact"/>
              <w:jc w:val="center"/>
              <w:rPr>
                <w:sz w:val="21"/>
                <w:szCs w:val="21"/>
              </w:rPr>
            </w:pPr>
            <w:r w:rsidRPr="003F0DC6">
              <w:rPr>
                <w:sz w:val="21"/>
                <w:szCs w:val="21"/>
              </w:rPr>
              <w:t>0.468</w:t>
            </w:r>
          </w:p>
        </w:tc>
        <w:tc>
          <w:tcPr>
            <w:tcW w:w="670" w:type="pct"/>
          </w:tcPr>
          <w:p w14:paraId="701363F4" w14:textId="77777777" w:rsidR="000B51AA" w:rsidRPr="003F0DC6" w:rsidRDefault="000B51AA" w:rsidP="007A6B90">
            <w:pPr>
              <w:spacing w:line="320" w:lineRule="exact"/>
              <w:jc w:val="center"/>
              <w:rPr>
                <w:sz w:val="21"/>
                <w:szCs w:val="21"/>
              </w:rPr>
            </w:pPr>
            <w:r w:rsidRPr="003F0DC6">
              <w:rPr>
                <w:sz w:val="21"/>
                <w:szCs w:val="21"/>
              </w:rPr>
              <w:t>0.469</w:t>
            </w:r>
          </w:p>
        </w:tc>
        <w:tc>
          <w:tcPr>
            <w:tcW w:w="727" w:type="pct"/>
          </w:tcPr>
          <w:p w14:paraId="32EE70FE" w14:textId="77777777" w:rsidR="000B51AA" w:rsidRPr="003F0DC6" w:rsidRDefault="000B51AA" w:rsidP="007A6B90">
            <w:pPr>
              <w:spacing w:line="320" w:lineRule="exact"/>
              <w:jc w:val="center"/>
              <w:rPr>
                <w:sz w:val="21"/>
                <w:szCs w:val="21"/>
              </w:rPr>
            </w:pPr>
            <w:r w:rsidRPr="003F0DC6">
              <w:rPr>
                <w:sz w:val="21"/>
                <w:szCs w:val="21"/>
              </w:rPr>
              <w:t>0.468</w:t>
            </w:r>
          </w:p>
        </w:tc>
        <w:tc>
          <w:tcPr>
            <w:tcW w:w="145" w:type="pct"/>
          </w:tcPr>
          <w:p w14:paraId="007182BD" w14:textId="77777777" w:rsidR="000B51AA" w:rsidRPr="003F0DC6" w:rsidRDefault="000B51AA" w:rsidP="007A6B90">
            <w:pPr>
              <w:spacing w:line="320" w:lineRule="exact"/>
              <w:jc w:val="center"/>
              <w:rPr>
                <w:sz w:val="21"/>
                <w:szCs w:val="21"/>
              </w:rPr>
            </w:pPr>
          </w:p>
        </w:tc>
        <w:tc>
          <w:tcPr>
            <w:tcW w:w="751" w:type="pct"/>
          </w:tcPr>
          <w:p w14:paraId="1DB1448F" w14:textId="77777777" w:rsidR="000B51AA" w:rsidRPr="003F0DC6" w:rsidRDefault="000B51AA" w:rsidP="007A6B90">
            <w:pPr>
              <w:spacing w:line="320" w:lineRule="exact"/>
              <w:jc w:val="center"/>
              <w:rPr>
                <w:sz w:val="21"/>
                <w:szCs w:val="21"/>
              </w:rPr>
            </w:pPr>
            <w:r w:rsidRPr="003F0DC6">
              <w:rPr>
                <w:sz w:val="21"/>
                <w:szCs w:val="21"/>
              </w:rPr>
              <w:t>0.466</w:t>
            </w:r>
          </w:p>
        </w:tc>
        <w:tc>
          <w:tcPr>
            <w:tcW w:w="672" w:type="pct"/>
          </w:tcPr>
          <w:p w14:paraId="349FE8C2" w14:textId="77777777" w:rsidR="000B51AA" w:rsidRPr="003F0DC6" w:rsidRDefault="000B51AA" w:rsidP="007A6B90">
            <w:pPr>
              <w:spacing w:line="320" w:lineRule="exact"/>
              <w:jc w:val="center"/>
              <w:rPr>
                <w:sz w:val="21"/>
                <w:szCs w:val="21"/>
              </w:rPr>
            </w:pPr>
            <w:r w:rsidRPr="003F0DC6">
              <w:rPr>
                <w:sz w:val="21"/>
                <w:szCs w:val="21"/>
              </w:rPr>
              <w:t>0.467</w:t>
            </w:r>
          </w:p>
        </w:tc>
        <w:tc>
          <w:tcPr>
            <w:tcW w:w="586" w:type="pct"/>
          </w:tcPr>
          <w:p w14:paraId="75B13267" w14:textId="77777777" w:rsidR="000B51AA" w:rsidRPr="003F0DC6" w:rsidRDefault="000B51AA" w:rsidP="007A6B90">
            <w:pPr>
              <w:spacing w:line="320" w:lineRule="exact"/>
              <w:jc w:val="center"/>
              <w:rPr>
                <w:sz w:val="21"/>
                <w:szCs w:val="21"/>
              </w:rPr>
            </w:pPr>
            <w:r w:rsidRPr="003F0DC6">
              <w:rPr>
                <w:sz w:val="21"/>
                <w:szCs w:val="21"/>
              </w:rPr>
              <w:t>0.466</w:t>
            </w:r>
          </w:p>
        </w:tc>
      </w:tr>
      <w:tr w:rsidR="000B51AA" w:rsidRPr="003F0DC6" w14:paraId="0B009E1A" w14:textId="77777777" w:rsidTr="007A6B90">
        <w:tc>
          <w:tcPr>
            <w:tcW w:w="766" w:type="pct"/>
          </w:tcPr>
          <w:p w14:paraId="3301E160" w14:textId="77777777" w:rsidR="000B51AA" w:rsidRPr="003F0DC6" w:rsidRDefault="000B51AA" w:rsidP="007A6B90">
            <w:pPr>
              <w:spacing w:line="320" w:lineRule="exact"/>
              <w:rPr>
                <w:sz w:val="21"/>
                <w:szCs w:val="21"/>
              </w:rPr>
            </w:pPr>
            <w:r w:rsidRPr="003F0DC6">
              <w:rPr>
                <w:sz w:val="21"/>
                <w:szCs w:val="21"/>
              </w:rPr>
              <w:t>Scen1-rho1</w:t>
            </w:r>
          </w:p>
        </w:tc>
        <w:tc>
          <w:tcPr>
            <w:tcW w:w="683" w:type="pct"/>
          </w:tcPr>
          <w:p w14:paraId="6A2FDBD1" w14:textId="77777777" w:rsidR="000B51AA" w:rsidRPr="003F0DC6" w:rsidRDefault="000B51AA" w:rsidP="007A6B90">
            <w:pPr>
              <w:spacing w:line="320" w:lineRule="exact"/>
              <w:jc w:val="center"/>
              <w:rPr>
                <w:sz w:val="21"/>
                <w:szCs w:val="21"/>
              </w:rPr>
            </w:pPr>
            <w:r w:rsidRPr="003F0DC6">
              <w:rPr>
                <w:sz w:val="21"/>
                <w:szCs w:val="21"/>
              </w:rPr>
              <w:t>0.397</w:t>
            </w:r>
          </w:p>
        </w:tc>
        <w:tc>
          <w:tcPr>
            <w:tcW w:w="670" w:type="pct"/>
          </w:tcPr>
          <w:p w14:paraId="4910C6C1" w14:textId="77777777" w:rsidR="000B51AA" w:rsidRPr="003F0DC6" w:rsidRDefault="000B51AA" w:rsidP="007A6B90">
            <w:pPr>
              <w:spacing w:line="320" w:lineRule="exact"/>
              <w:jc w:val="center"/>
              <w:rPr>
                <w:sz w:val="21"/>
                <w:szCs w:val="21"/>
              </w:rPr>
            </w:pPr>
            <w:r w:rsidRPr="003F0DC6">
              <w:rPr>
                <w:sz w:val="21"/>
                <w:szCs w:val="21"/>
              </w:rPr>
              <w:t>0.384</w:t>
            </w:r>
          </w:p>
        </w:tc>
        <w:tc>
          <w:tcPr>
            <w:tcW w:w="727" w:type="pct"/>
          </w:tcPr>
          <w:p w14:paraId="23A5AE2F" w14:textId="77777777" w:rsidR="000B51AA" w:rsidRPr="003F0DC6" w:rsidRDefault="000B51AA" w:rsidP="007A6B90">
            <w:pPr>
              <w:spacing w:line="320" w:lineRule="exact"/>
              <w:jc w:val="center"/>
              <w:rPr>
                <w:sz w:val="21"/>
                <w:szCs w:val="21"/>
              </w:rPr>
            </w:pPr>
            <w:r w:rsidRPr="003F0DC6">
              <w:rPr>
                <w:sz w:val="21"/>
                <w:szCs w:val="21"/>
              </w:rPr>
              <w:t>0.384</w:t>
            </w:r>
          </w:p>
        </w:tc>
        <w:tc>
          <w:tcPr>
            <w:tcW w:w="145" w:type="pct"/>
          </w:tcPr>
          <w:p w14:paraId="26181346" w14:textId="77777777" w:rsidR="000B51AA" w:rsidRPr="003F0DC6" w:rsidRDefault="000B51AA" w:rsidP="007A6B90">
            <w:pPr>
              <w:spacing w:line="320" w:lineRule="exact"/>
              <w:jc w:val="center"/>
              <w:rPr>
                <w:sz w:val="21"/>
                <w:szCs w:val="21"/>
              </w:rPr>
            </w:pPr>
          </w:p>
        </w:tc>
        <w:tc>
          <w:tcPr>
            <w:tcW w:w="751" w:type="pct"/>
          </w:tcPr>
          <w:p w14:paraId="04A821E0" w14:textId="77777777" w:rsidR="000B51AA" w:rsidRPr="003F0DC6" w:rsidRDefault="000B51AA" w:rsidP="007A6B90">
            <w:pPr>
              <w:spacing w:line="320" w:lineRule="exact"/>
              <w:jc w:val="center"/>
              <w:rPr>
                <w:sz w:val="21"/>
                <w:szCs w:val="21"/>
              </w:rPr>
            </w:pPr>
            <w:r w:rsidRPr="003F0DC6">
              <w:rPr>
                <w:sz w:val="21"/>
                <w:szCs w:val="21"/>
              </w:rPr>
              <w:t>0.394</w:t>
            </w:r>
          </w:p>
        </w:tc>
        <w:tc>
          <w:tcPr>
            <w:tcW w:w="672" w:type="pct"/>
          </w:tcPr>
          <w:p w14:paraId="41283FC1" w14:textId="77777777" w:rsidR="000B51AA" w:rsidRPr="003F0DC6" w:rsidRDefault="000B51AA" w:rsidP="007A6B90">
            <w:pPr>
              <w:spacing w:line="320" w:lineRule="exact"/>
              <w:jc w:val="center"/>
              <w:rPr>
                <w:sz w:val="21"/>
                <w:szCs w:val="21"/>
              </w:rPr>
            </w:pPr>
            <w:r w:rsidRPr="003F0DC6">
              <w:rPr>
                <w:sz w:val="21"/>
                <w:szCs w:val="21"/>
              </w:rPr>
              <w:t>0.382</w:t>
            </w:r>
          </w:p>
        </w:tc>
        <w:tc>
          <w:tcPr>
            <w:tcW w:w="586" w:type="pct"/>
          </w:tcPr>
          <w:p w14:paraId="40229D7D" w14:textId="77777777" w:rsidR="000B51AA" w:rsidRPr="003F0DC6" w:rsidRDefault="000B51AA" w:rsidP="007A6B90">
            <w:pPr>
              <w:spacing w:line="320" w:lineRule="exact"/>
              <w:jc w:val="center"/>
              <w:rPr>
                <w:sz w:val="21"/>
                <w:szCs w:val="21"/>
              </w:rPr>
            </w:pPr>
            <w:r w:rsidRPr="003F0DC6">
              <w:rPr>
                <w:sz w:val="21"/>
                <w:szCs w:val="21"/>
              </w:rPr>
              <w:t>0.382</w:t>
            </w:r>
          </w:p>
        </w:tc>
      </w:tr>
      <w:tr w:rsidR="000B51AA" w:rsidRPr="003F0DC6" w14:paraId="670AE3D8" w14:textId="77777777" w:rsidTr="007A6B90">
        <w:tc>
          <w:tcPr>
            <w:tcW w:w="766" w:type="pct"/>
          </w:tcPr>
          <w:p w14:paraId="31BE0F2F" w14:textId="77777777" w:rsidR="000B51AA" w:rsidRPr="003F0DC6" w:rsidRDefault="000B51AA" w:rsidP="007A6B90">
            <w:pPr>
              <w:spacing w:line="320" w:lineRule="exact"/>
              <w:rPr>
                <w:sz w:val="21"/>
                <w:szCs w:val="21"/>
              </w:rPr>
            </w:pPr>
            <w:r w:rsidRPr="003F0DC6">
              <w:rPr>
                <w:sz w:val="21"/>
                <w:szCs w:val="21"/>
              </w:rPr>
              <w:t>Scen1-rho2</w:t>
            </w:r>
          </w:p>
        </w:tc>
        <w:tc>
          <w:tcPr>
            <w:tcW w:w="683" w:type="pct"/>
          </w:tcPr>
          <w:p w14:paraId="63593957" w14:textId="77777777" w:rsidR="000B51AA" w:rsidRPr="003F0DC6" w:rsidRDefault="000B51AA" w:rsidP="007A6B90">
            <w:pPr>
              <w:spacing w:line="320" w:lineRule="exact"/>
              <w:jc w:val="center"/>
              <w:rPr>
                <w:sz w:val="21"/>
                <w:szCs w:val="21"/>
              </w:rPr>
            </w:pPr>
            <w:r w:rsidRPr="003F0DC6">
              <w:rPr>
                <w:sz w:val="21"/>
                <w:szCs w:val="21"/>
              </w:rPr>
              <w:t>0.386</w:t>
            </w:r>
          </w:p>
        </w:tc>
        <w:tc>
          <w:tcPr>
            <w:tcW w:w="670" w:type="pct"/>
          </w:tcPr>
          <w:p w14:paraId="70F9B271" w14:textId="77777777" w:rsidR="000B51AA" w:rsidRPr="003F0DC6" w:rsidRDefault="000B51AA" w:rsidP="007A6B90">
            <w:pPr>
              <w:spacing w:line="320" w:lineRule="exact"/>
              <w:jc w:val="center"/>
              <w:rPr>
                <w:sz w:val="21"/>
                <w:szCs w:val="21"/>
              </w:rPr>
            </w:pPr>
            <w:r w:rsidRPr="003F0DC6">
              <w:rPr>
                <w:sz w:val="21"/>
                <w:szCs w:val="21"/>
              </w:rPr>
              <w:t>0.366</w:t>
            </w:r>
          </w:p>
        </w:tc>
        <w:tc>
          <w:tcPr>
            <w:tcW w:w="727" w:type="pct"/>
          </w:tcPr>
          <w:p w14:paraId="363F9236" w14:textId="77777777" w:rsidR="000B51AA" w:rsidRPr="003F0DC6" w:rsidRDefault="000B51AA" w:rsidP="007A6B90">
            <w:pPr>
              <w:spacing w:line="320" w:lineRule="exact"/>
              <w:jc w:val="center"/>
              <w:rPr>
                <w:sz w:val="21"/>
                <w:szCs w:val="21"/>
              </w:rPr>
            </w:pPr>
            <w:r w:rsidRPr="003F0DC6">
              <w:rPr>
                <w:sz w:val="21"/>
                <w:szCs w:val="21"/>
              </w:rPr>
              <w:t>0.366</w:t>
            </w:r>
          </w:p>
        </w:tc>
        <w:tc>
          <w:tcPr>
            <w:tcW w:w="145" w:type="pct"/>
          </w:tcPr>
          <w:p w14:paraId="3FD8F084" w14:textId="77777777" w:rsidR="000B51AA" w:rsidRPr="003F0DC6" w:rsidRDefault="000B51AA" w:rsidP="007A6B90">
            <w:pPr>
              <w:spacing w:line="320" w:lineRule="exact"/>
              <w:jc w:val="center"/>
              <w:rPr>
                <w:sz w:val="21"/>
                <w:szCs w:val="21"/>
              </w:rPr>
            </w:pPr>
          </w:p>
        </w:tc>
        <w:tc>
          <w:tcPr>
            <w:tcW w:w="751" w:type="pct"/>
          </w:tcPr>
          <w:p w14:paraId="008FDC10" w14:textId="77777777" w:rsidR="000B51AA" w:rsidRPr="003F0DC6" w:rsidRDefault="000B51AA" w:rsidP="007A6B90">
            <w:pPr>
              <w:spacing w:line="320" w:lineRule="exact"/>
              <w:jc w:val="center"/>
              <w:rPr>
                <w:sz w:val="21"/>
                <w:szCs w:val="21"/>
              </w:rPr>
            </w:pPr>
            <w:r w:rsidRPr="003F0DC6">
              <w:rPr>
                <w:sz w:val="21"/>
                <w:szCs w:val="21"/>
              </w:rPr>
              <w:t>0.381</w:t>
            </w:r>
          </w:p>
        </w:tc>
        <w:tc>
          <w:tcPr>
            <w:tcW w:w="672" w:type="pct"/>
          </w:tcPr>
          <w:p w14:paraId="29F9F8B4" w14:textId="77777777" w:rsidR="000B51AA" w:rsidRPr="003F0DC6" w:rsidRDefault="000B51AA" w:rsidP="007A6B90">
            <w:pPr>
              <w:spacing w:line="320" w:lineRule="exact"/>
              <w:jc w:val="center"/>
              <w:rPr>
                <w:sz w:val="21"/>
                <w:szCs w:val="21"/>
              </w:rPr>
            </w:pPr>
            <w:r w:rsidRPr="003F0DC6">
              <w:rPr>
                <w:sz w:val="21"/>
                <w:szCs w:val="21"/>
              </w:rPr>
              <w:t>0.363</w:t>
            </w:r>
          </w:p>
        </w:tc>
        <w:tc>
          <w:tcPr>
            <w:tcW w:w="586" w:type="pct"/>
          </w:tcPr>
          <w:p w14:paraId="75C6CF48" w14:textId="77777777" w:rsidR="000B51AA" w:rsidRPr="003F0DC6" w:rsidRDefault="000B51AA" w:rsidP="007A6B90">
            <w:pPr>
              <w:spacing w:line="320" w:lineRule="exact"/>
              <w:jc w:val="center"/>
              <w:rPr>
                <w:sz w:val="21"/>
                <w:szCs w:val="21"/>
              </w:rPr>
            </w:pPr>
            <w:r w:rsidRPr="003F0DC6">
              <w:rPr>
                <w:sz w:val="21"/>
                <w:szCs w:val="21"/>
              </w:rPr>
              <w:t>0.363</w:t>
            </w:r>
          </w:p>
        </w:tc>
      </w:tr>
      <w:tr w:rsidR="000B51AA" w:rsidRPr="003F0DC6" w14:paraId="15031E7F" w14:textId="77777777" w:rsidTr="007A6B90">
        <w:tc>
          <w:tcPr>
            <w:tcW w:w="766" w:type="pct"/>
          </w:tcPr>
          <w:p w14:paraId="27D3C03E" w14:textId="77777777" w:rsidR="000B51AA" w:rsidRPr="003F0DC6" w:rsidRDefault="000B51AA" w:rsidP="007A6B90">
            <w:pPr>
              <w:spacing w:line="320" w:lineRule="exact"/>
              <w:rPr>
                <w:sz w:val="21"/>
                <w:szCs w:val="21"/>
              </w:rPr>
            </w:pPr>
            <w:r w:rsidRPr="003F0DC6">
              <w:rPr>
                <w:sz w:val="21"/>
                <w:szCs w:val="21"/>
              </w:rPr>
              <w:t>Scen1-rho3</w:t>
            </w:r>
          </w:p>
        </w:tc>
        <w:tc>
          <w:tcPr>
            <w:tcW w:w="683" w:type="pct"/>
          </w:tcPr>
          <w:p w14:paraId="0182DE26" w14:textId="77777777" w:rsidR="000B51AA" w:rsidRPr="003F0DC6" w:rsidRDefault="000B51AA" w:rsidP="007A6B90">
            <w:pPr>
              <w:spacing w:line="320" w:lineRule="exact"/>
              <w:jc w:val="center"/>
              <w:rPr>
                <w:sz w:val="21"/>
                <w:szCs w:val="21"/>
              </w:rPr>
            </w:pPr>
            <w:r w:rsidRPr="003F0DC6">
              <w:rPr>
                <w:sz w:val="21"/>
                <w:szCs w:val="21"/>
              </w:rPr>
              <w:t>0.371</w:t>
            </w:r>
          </w:p>
        </w:tc>
        <w:tc>
          <w:tcPr>
            <w:tcW w:w="670" w:type="pct"/>
          </w:tcPr>
          <w:p w14:paraId="14910032" w14:textId="77777777" w:rsidR="000B51AA" w:rsidRPr="003F0DC6" w:rsidRDefault="000B51AA" w:rsidP="007A6B90">
            <w:pPr>
              <w:spacing w:line="320" w:lineRule="exact"/>
              <w:jc w:val="center"/>
              <w:rPr>
                <w:sz w:val="21"/>
                <w:szCs w:val="21"/>
              </w:rPr>
            </w:pPr>
            <w:r w:rsidRPr="003F0DC6">
              <w:rPr>
                <w:sz w:val="21"/>
                <w:szCs w:val="21"/>
              </w:rPr>
              <w:t>0.334</w:t>
            </w:r>
          </w:p>
        </w:tc>
        <w:tc>
          <w:tcPr>
            <w:tcW w:w="727" w:type="pct"/>
          </w:tcPr>
          <w:p w14:paraId="19C12DF9" w14:textId="77777777" w:rsidR="000B51AA" w:rsidRPr="003F0DC6" w:rsidRDefault="000B51AA" w:rsidP="007A6B90">
            <w:pPr>
              <w:spacing w:line="320" w:lineRule="exact"/>
              <w:jc w:val="center"/>
              <w:rPr>
                <w:sz w:val="21"/>
                <w:szCs w:val="21"/>
              </w:rPr>
            </w:pPr>
            <w:r w:rsidRPr="003F0DC6">
              <w:rPr>
                <w:sz w:val="21"/>
                <w:szCs w:val="21"/>
              </w:rPr>
              <w:t>0.334</w:t>
            </w:r>
          </w:p>
        </w:tc>
        <w:tc>
          <w:tcPr>
            <w:tcW w:w="145" w:type="pct"/>
          </w:tcPr>
          <w:p w14:paraId="230D6417" w14:textId="77777777" w:rsidR="000B51AA" w:rsidRPr="003F0DC6" w:rsidRDefault="000B51AA" w:rsidP="007A6B90">
            <w:pPr>
              <w:spacing w:line="320" w:lineRule="exact"/>
              <w:jc w:val="center"/>
              <w:rPr>
                <w:sz w:val="21"/>
                <w:szCs w:val="21"/>
              </w:rPr>
            </w:pPr>
          </w:p>
        </w:tc>
        <w:tc>
          <w:tcPr>
            <w:tcW w:w="751" w:type="pct"/>
          </w:tcPr>
          <w:p w14:paraId="53C59225" w14:textId="77777777" w:rsidR="000B51AA" w:rsidRPr="003F0DC6" w:rsidRDefault="000B51AA" w:rsidP="007A6B90">
            <w:pPr>
              <w:spacing w:line="320" w:lineRule="exact"/>
              <w:jc w:val="center"/>
              <w:rPr>
                <w:sz w:val="21"/>
                <w:szCs w:val="21"/>
              </w:rPr>
            </w:pPr>
            <w:r w:rsidRPr="003F0DC6">
              <w:rPr>
                <w:sz w:val="21"/>
                <w:szCs w:val="21"/>
              </w:rPr>
              <w:t>0.344</w:t>
            </w:r>
          </w:p>
        </w:tc>
        <w:tc>
          <w:tcPr>
            <w:tcW w:w="672" w:type="pct"/>
          </w:tcPr>
          <w:p w14:paraId="5D847815" w14:textId="77777777" w:rsidR="000B51AA" w:rsidRPr="003F0DC6" w:rsidRDefault="000B51AA" w:rsidP="007A6B90">
            <w:pPr>
              <w:spacing w:line="320" w:lineRule="exact"/>
              <w:jc w:val="center"/>
              <w:rPr>
                <w:sz w:val="21"/>
                <w:szCs w:val="21"/>
              </w:rPr>
            </w:pPr>
            <w:r w:rsidRPr="003F0DC6">
              <w:rPr>
                <w:sz w:val="21"/>
                <w:szCs w:val="21"/>
              </w:rPr>
              <w:t>0.329</w:t>
            </w:r>
          </w:p>
        </w:tc>
        <w:tc>
          <w:tcPr>
            <w:tcW w:w="586" w:type="pct"/>
          </w:tcPr>
          <w:p w14:paraId="3DFFAFAC" w14:textId="77777777" w:rsidR="000B51AA" w:rsidRPr="003F0DC6" w:rsidRDefault="000B51AA" w:rsidP="007A6B90">
            <w:pPr>
              <w:spacing w:line="320" w:lineRule="exact"/>
              <w:jc w:val="center"/>
              <w:rPr>
                <w:sz w:val="21"/>
                <w:szCs w:val="21"/>
              </w:rPr>
            </w:pPr>
            <w:r w:rsidRPr="003F0DC6">
              <w:rPr>
                <w:sz w:val="21"/>
                <w:szCs w:val="21"/>
              </w:rPr>
              <w:t>0.329</w:t>
            </w:r>
          </w:p>
        </w:tc>
      </w:tr>
      <w:tr w:rsidR="000B51AA" w:rsidRPr="003F0DC6" w14:paraId="16034C20" w14:textId="77777777" w:rsidTr="007A6B90">
        <w:tc>
          <w:tcPr>
            <w:tcW w:w="766" w:type="pct"/>
          </w:tcPr>
          <w:p w14:paraId="33B5ACC7" w14:textId="77777777" w:rsidR="000B51AA" w:rsidRPr="003F0DC6" w:rsidRDefault="000B51AA" w:rsidP="007A6B90">
            <w:pPr>
              <w:spacing w:line="320" w:lineRule="exact"/>
              <w:rPr>
                <w:sz w:val="21"/>
                <w:szCs w:val="21"/>
              </w:rPr>
            </w:pPr>
            <w:r w:rsidRPr="003F0DC6">
              <w:rPr>
                <w:sz w:val="21"/>
                <w:szCs w:val="21"/>
              </w:rPr>
              <w:t>Scen2-rho0</w:t>
            </w:r>
          </w:p>
        </w:tc>
        <w:tc>
          <w:tcPr>
            <w:tcW w:w="683" w:type="pct"/>
          </w:tcPr>
          <w:p w14:paraId="5BB22270" w14:textId="77777777" w:rsidR="000B51AA" w:rsidRPr="003F0DC6" w:rsidRDefault="000B51AA" w:rsidP="007A6B90">
            <w:pPr>
              <w:spacing w:line="320" w:lineRule="exact"/>
              <w:jc w:val="center"/>
              <w:rPr>
                <w:sz w:val="21"/>
                <w:szCs w:val="21"/>
              </w:rPr>
            </w:pPr>
            <w:r w:rsidRPr="003F0DC6">
              <w:rPr>
                <w:sz w:val="21"/>
                <w:szCs w:val="21"/>
              </w:rPr>
              <w:t>0.463</w:t>
            </w:r>
          </w:p>
        </w:tc>
        <w:tc>
          <w:tcPr>
            <w:tcW w:w="670" w:type="pct"/>
          </w:tcPr>
          <w:p w14:paraId="5BDFFBDA" w14:textId="77777777" w:rsidR="000B51AA" w:rsidRPr="003F0DC6" w:rsidRDefault="000B51AA" w:rsidP="007A6B90">
            <w:pPr>
              <w:spacing w:line="320" w:lineRule="exact"/>
              <w:jc w:val="center"/>
              <w:rPr>
                <w:sz w:val="21"/>
                <w:szCs w:val="21"/>
              </w:rPr>
            </w:pPr>
            <w:r w:rsidRPr="003F0DC6">
              <w:rPr>
                <w:sz w:val="21"/>
                <w:szCs w:val="21"/>
              </w:rPr>
              <w:t>0.464</w:t>
            </w:r>
          </w:p>
        </w:tc>
        <w:tc>
          <w:tcPr>
            <w:tcW w:w="727" w:type="pct"/>
          </w:tcPr>
          <w:p w14:paraId="3ACDB9E1" w14:textId="77777777" w:rsidR="000B51AA" w:rsidRPr="003F0DC6" w:rsidRDefault="000B51AA" w:rsidP="007A6B90">
            <w:pPr>
              <w:spacing w:line="320" w:lineRule="exact"/>
              <w:jc w:val="center"/>
              <w:rPr>
                <w:sz w:val="21"/>
                <w:szCs w:val="21"/>
              </w:rPr>
            </w:pPr>
            <w:r w:rsidRPr="003F0DC6">
              <w:rPr>
                <w:sz w:val="21"/>
                <w:szCs w:val="21"/>
              </w:rPr>
              <w:t>0.464</w:t>
            </w:r>
          </w:p>
        </w:tc>
        <w:tc>
          <w:tcPr>
            <w:tcW w:w="145" w:type="pct"/>
          </w:tcPr>
          <w:p w14:paraId="0160C4DC" w14:textId="77777777" w:rsidR="000B51AA" w:rsidRPr="003F0DC6" w:rsidRDefault="000B51AA" w:rsidP="007A6B90">
            <w:pPr>
              <w:spacing w:line="320" w:lineRule="exact"/>
              <w:jc w:val="center"/>
              <w:rPr>
                <w:sz w:val="21"/>
                <w:szCs w:val="21"/>
              </w:rPr>
            </w:pPr>
          </w:p>
        </w:tc>
        <w:tc>
          <w:tcPr>
            <w:tcW w:w="751" w:type="pct"/>
          </w:tcPr>
          <w:p w14:paraId="786CD069" w14:textId="77777777" w:rsidR="000B51AA" w:rsidRPr="003F0DC6" w:rsidRDefault="000B51AA" w:rsidP="007A6B90">
            <w:pPr>
              <w:spacing w:line="320" w:lineRule="exact"/>
              <w:jc w:val="center"/>
              <w:rPr>
                <w:sz w:val="21"/>
                <w:szCs w:val="21"/>
              </w:rPr>
            </w:pPr>
            <w:r w:rsidRPr="003F0DC6">
              <w:rPr>
                <w:sz w:val="21"/>
                <w:szCs w:val="21"/>
              </w:rPr>
              <w:t>0.466</w:t>
            </w:r>
          </w:p>
        </w:tc>
        <w:tc>
          <w:tcPr>
            <w:tcW w:w="672" w:type="pct"/>
          </w:tcPr>
          <w:p w14:paraId="01843799" w14:textId="77777777" w:rsidR="000B51AA" w:rsidRPr="003F0DC6" w:rsidRDefault="000B51AA" w:rsidP="007A6B90">
            <w:pPr>
              <w:spacing w:line="320" w:lineRule="exact"/>
              <w:jc w:val="center"/>
              <w:rPr>
                <w:sz w:val="21"/>
                <w:szCs w:val="21"/>
              </w:rPr>
            </w:pPr>
            <w:r w:rsidRPr="003F0DC6">
              <w:rPr>
                <w:sz w:val="21"/>
                <w:szCs w:val="21"/>
              </w:rPr>
              <w:t>0.467</w:t>
            </w:r>
          </w:p>
        </w:tc>
        <w:tc>
          <w:tcPr>
            <w:tcW w:w="586" w:type="pct"/>
          </w:tcPr>
          <w:p w14:paraId="4855935E" w14:textId="77777777" w:rsidR="000B51AA" w:rsidRPr="003F0DC6" w:rsidRDefault="000B51AA" w:rsidP="007A6B90">
            <w:pPr>
              <w:spacing w:line="320" w:lineRule="exact"/>
              <w:jc w:val="center"/>
              <w:rPr>
                <w:sz w:val="21"/>
                <w:szCs w:val="21"/>
              </w:rPr>
            </w:pPr>
            <w:r w:rsidRPr="003F0DC6">
              <w:rPr>
                <w:sz w:val="21"/>
                <w:szCs w:val="21"/>
              </w:rPr>
              <w:t>0.466</w:t>
            </w:r>
          </w:p>
        </w:tc>
      </w:tr>
      <w:tr w:rsidR="000B51AA" w:rsidRPr="003F0DC6" w14:paraId="7FAC63B6" w14:textId="77777777" w:rsidTr="007A6B90">
        <w:tc>
          <w:tcPr>
            <w:tcW w:w="766" w:type="pct"/>
          </w:tcPr>
          <w:p w14:paraId="178C37CD" w14:textId="77777777" w:rsidR="000B51AA" w:rsidRPr="003F0DC6" w:rsidRDefault="000B51AA" w:rsidP="007A6B90">
            <w:pPr>
              <w:spacing w:line="320" w:lineRule="exact"/>
              <w:rPr>
                <w:sz w:val="21"/>
                <w:szCs w:val="21"/>
              </w:rPr>
            </w:pPr>
            <w:r w:rsidRPr="003F0DC6">
              <w:rPr>
                <w:sz w:val="21"/>
                <w:szCs w:val="21"/>
              </w:rPr>
              <w:t>Scen2-rho1</w:t>
            </w:r>
          </w:p>
        </w:tc>
        <w:tc>
          <w:tcPr>
            <w:tcW w:w="683" w:type="pct"/>
          </w:tcPr>
          <w:p w14:paraId="79457495" w14:textId="77777777" w:rsidR="000B51AA" w:rsidRPr="003F0DC6" w:rsidRDefault="000B51AA" w:rsidP="007A6B90">
            <w:pPr>
              <w:spacing w:line="320" w:lineRule="exact"/>
              <w:jc w:val="center"/>
              <w:rPr>
                <w:sz w:val="21"/>
                <w:szCs w:val="21"/>
              </w:rPr>
            </w:pPr>
            <w:r w:rsidRPr="003F0DC6">
              <w:rPr>
                <w:sz w:val="21"/>
                <w:szCs w:val="21"/>
              </w:rPr>
              <w:t>0.389</w:t>
            </w:r>
          </w:p>
        </w:tc>
        <w:tc>
          <w:tcPr>
            <w:tcW w:w="670" w:type="pct"/>
          </w:tcPr>
          <w:p w14:paraId="78967269" w14:textId="77777777" w:rsidR="000B51AA" w:rsidRPr="003F0DC6" w:rsidRDefault="000B51AA" w:rsidP="007A6B90">
            <w:pPr>
              <w:spacing w:line="320" w:lineRule="exact"/>
              <w:jc w:val="center"/>
              <w:rPr>
                <w:sz w:val="21"/>
                <w:szCs w:val="21"/>
              </w:rPr>
            </w:pPr>
            <w:r w:rsidRPr="003F0DC6">
              <w:rPr>
                <w:sz w:val="21"/>
                <w:szCs w:val="21"/>
              </w:rPr>
              <w:t>0.38</w:t>
            </w:r>
          </w:p>
        </w:tc>
        <w:tc>
          <w:tcPr>
            <w:tcW w:w="727" w:type="pct"/>
          </w:tcPr>
          <w:p w14:paraId="3EB010C5" w14:textId="77777777" w:rsidR="000B51AA" w:rsidRPr="003F0DC6" w:rsidRDefault="000B51AA" w:rsidP="007A6B90">
            <w:pPr>
              <w:spacing w:line="320" w:lineRule="exact"/>
              <w:jc w:val="center"/>
              <w:rPr>
                <w:sz w:val="21"/>
                <w:szCs w:val="21"/>
              </w:rPr>
            </w:pPr>
            <w:r w:rsidRPr="003F0DC6">
              <w:rPr>
                <w:sz w:val="21"/>
                <w:szCs w:val="21"/>
              </w:rPr>
              <w:t>0.38</w:t>
            </w:r>
          </w:p>
        </w:tc>
        <w:tc>
          <w:tcPr>
            <w:tcW w:w="145" w:type="pct"/>
          </w:tcPr>
          <w:p w14:paraId="03801B54" w14:textId="77777777" w:rsidR="000B51AA" w:rsidRPr="003F0DC6" w:rsidRDefault="000B51AA" w:rsidP="007A6B90">
            <w:pPr>
              <w:spacing w:line="320" w:lineRule="exact"/>
              <w:jc w:val="center"/>
              <w:rPr>
                <w:sz w:val="21"/>
                <w:szCs w:val="21"/>
              </w:rPr>
            </w:pPr>
          </w:p>
        </w:tc>
        <w:tc>
          <w:tcPr>
            <w:tcW w:w="751" w:type="pct"/>
          </w:tcPr>
          <w:p w14:paraId="64A51D1C" w14:textId="77777777" w:rsidR="000B51AA" w:rsidRPr="003F0DC6" w:rsidRDefault="000B51AA" w:rsidP="007A6B90">
            <w:pPr>
              <w:spacing w:line="320" w:lineRule="exact"/>
              <w:jc w:val="center"/>
              <w:rPr>
                <w:sz w:val="21"/>
                <w:szCs w:val="21"/>
              </w:rPr>
            </w:pPr>
            <w:r w:rsidRPr="003F0DC6">
              <w:rPr>
                <w:sz w:val="21"/>
                <w:szCs w:val="21"/>
              </w:rPr>
              <w:t>0.395</w:t>
            </w:r>
          </w:p>
        </w:tc>
        <w:tc>
          <w:tcPr>
            <w:tcW w:w="672" w:type="pct"/>
          </w:tcPr>
          <w:p w14:paraId="2D5AB2D5" w14:textId="77777777" w:rsidR="000B51AA" w:rsidRPr="003F0DC6" w:rsidRDefault="000B51AA" w:rsidP="007A6B90">
            <w:pPr>
              <w:spacing w:line="320" w:lineRule="exact"/>
              <w:jc w:val="center"/>
              <w:rPr>
                <w:sz w:val="21"/>
                <w:szCs w:val="21"/>
              </w:rPr>
            </w:pPr>
            <w:r w:rsidRPr="003F0DC6">
              <w:rPr>
                <w:sz w:val="21"/>
                <w:szCs w:val="21"/>
              </w:rPr>
              <w:t>0.384</w:t>
            </w:r>
          </w:p>
        </w:tc>
        <w:tc>
          <w:tcPr>
            <w:tcW w:w="586" w:type="pct"/>
          </w:tcPr>
          <w:p w14:paraId="0B8B724B" w14:textId="77777777" w:rsidR="000B51AA" w:rsidRPr="003F0DC6" w:rsidRDefault="000B51AA" w:rsidP="007A6B90">
            <w:pPr>
              <w:spacing w:line="320" w:lineRule="exact"/>
              <w:jc w:val="center"/>
              <w:rPr>
                <w:sz w:val="21"/>
                <w:szCs w:val="21"/>
              </w:rPr>
            </w:pPr>
            <w:r w:rsidRPr="003F0DC6">
              <w:rPr>
                <w:sz w:val="21"/>
                <w:szCs w:val="21"/>
              </w:rPr>
              <w:t>0.384</w:t>
            </w:r>
          </w:p>
        </w:tc>
      </w:tr>
      <w:tr w:rsidR="000B51AA" w:rsidRPr="003F0DC6" w14:paraId="68A26324" w14:textId="77777777" w:rsidTr="007A6B90">
        <w:tc>
          <w:tcPr>
            <w:tcW w:w="766" w:type="pct"/>
          </w:tcPr>
          <w:p w14:paraId="137A2D5D" w14:textId="77777777" w:rsidR="000B51AA" w:rsidRPr="003F0DC6" w:rsidRDefault="000B51AA" w:rsidP="007A6B90">
            <w:pPr>
              <w:spacing w:line="320" w:lineRule="exact"/>
              <w:rPr>
                <w:sz w:val="21"/>
                <w:szCs w:val="21"/>
              </w:rPr>
            </w:pPr>
            <w:r w:rsidRPr="003F0DC6">
              <w:rPr>
                <w:sz w:val="21"/>
                <w:szCs w:val="21"/>
              </w:rPr>
              <w:t>Scen2-rho2</w:t>
            </w:r>
          </w:p>
        </w:tc>
        <w:tc>
          <w:tcPr>
            <w:tcW w:w="683" w:type="pct"/>
          </w:tcPr>
          <w:p w14:paraId="512B0028" w14:textId="77777777" w:rsidR="000B51AA" w:rsidRPr="003F0DC6" w:rsidRDefault="000B51AA" w:rsidP="007A6B90">
            <w:pPr>
              <w:spacing w:line="320" w:lineRule="exact"/>
              <w:jc w:val="center"/>
              <w:rPr>
                <w:sz w:val="21"/>
                <w:szCs w:val="21"/>
              </w:rPr>
            </w:pPr>
            <w:r w:rsidRPr="003F0DC6">
              <w:rPr>
                <w:sz w:val="21"/>
                <w:szCs w:val="21"/>
              </w:rPr>
              <w:t>0.379</w:t>
            </w:r>
          </w:p>
        </w:tc>
        <w:tc>
          <w:tcPr>
            <w:tcW w:w="670" w:type="pct"/>
          </w:tcPr>
          <w:p w14:paraId="79B1E149" w14:textId="77777777" w:rsidR="000B51AA" w:rsidRPr="003F0DC6" w:rsidRDefault="000B51AA" w:rsidP="007A6B90">
            <w:pPr>
              <w:spacing w:line="320" w:lineRule="exact"/>
              <w:jc w:val="center"/>
              <w:rPr>
                <w:sz w:val="21"/>
                <w:szCs w:val="21"/>
              </w:rPr>
            </w:pPr>
            <w:r w:rsidRPr="003F0DC6">
              <w:rPr>
                <w:sz w:val="21"/>
                <w:szCs w:val="21"/>
              </w:rPr>
              <w:t>0.361</w:t>
            </w:r>
          </w:p>
        </w:tc>
        <w:tc>
          <w:tcPr>
            <w:tcW w:w="727" w:type="pct"/>
          </w:tcPr>
          <w:p w14:paraId="381C96CB" w14:textId="77777777" w:rsidR="000B51AA" w:rsidRPr="003F0DC6" w:rsidRDefault="000B51AA" w:rsidP="007A6B90">
            <w:pPr>
              <w:spacing w:line="320" w:lineRule="exact"/>
              <w:jc w:val="center"/>
              <w:rPr>
                <w:sz w:val="21"/>
                <w:szCs w:val="21"/>
              </w:rPr>
            </w:pPr>
            <w:r w:rsidRPr="003F0DC6">
              <w:rPr>
                <w:sz w:val="21"/>
                <w:szCs w:val="21"/>
              </w:rPr>
              <w:t>0.361</w:t>
            </w:r>
          </w:p>
        </w:tc>
        <w:tc>
          <w:tcPr>
            <w:tcW w:w="145" w:type="pct"/>
          </w:tcPr>
          <w:p w14:paraId="3BD1CB87" w14:textId="77777777" w:rsidR="000B51AA" w:rsidRPr="003F0DC6" w:rsidRDefault="000B51AA" w:rsidP="007A6B90">
            <w:pPr>
              <w:spacing w:line="320" w:lineRule="exact"/>
              <w:jc w:val="center"/>
              <w:rPr>
                <w:sz w:val="21"/>
                <w:szCs w:val="21"/>
              </w:rPr>
            </w:pPr>
          </w:p>
        </w:tc>
        <w:tc>
          <w:tcPr>
            <w:tcW w:w="751" w:type="pct"/>
          </w:tcPr>
          <w:p w14:paraId="7A79D574" w14:textId="77777777" w:rsidR="000B51AA" w:rsidRPr="003F0DC6" w:rsidRDefault="000B51AA" w:rsidP="007A6B90">
            <w:pPr>
              <w:spacing w:line="320" w:lineRule="exact"/>
              <w:jc w:val="center"/>
              <w:rPr>
                <w:sz w:val="21"/>
                <w:szCs w:val="21"/>
              </w:rPr>
            </w:pPr>
            <w:r w:rsidRPr="003F0DC6">
              <w:rPr>
                <w:sz w:val="21"/>
                <w:szCs w:val="21"/>
              </w:rPr>
              <w:t>0.381</w:t>
            </w:r>
          </w:p>
        </w:tc>
        <w:tc>
          <w:tcPr>
            <w:tcW w:w="672" w:type="pct"/>
          </w:tcPr>
          <w:p w14:paraId="2EFEB40F" w14:textId="77777777" w:rsidR="000B51AA" w:rsidRPr="003F0DC6" w:rsidRDefault="000B51AA" w:rsidP="007A6B90">
            <w:pPr>
              <w:spacing w:line="320" w:lineRule="exact"/>
              <w:jc w:val="center"/>
              <w:rPr>
                <w:sz w:val="21"/>
                <w:szCs w:val="21"/>
              </w:rPr>
            </w:pPr>
            <w:r w:rsidRPr="003F0DC6">
              <w:rPr>
                <w:sz w:val="21"/>
                <w:szCs w:val="21"/>
              </w:rPr>
              <w:t>0.363</w:t>
            </w:r>
          </w:p>
        </w:tc>
        <w:tc>
          <w:tcPr>
            <w:tcW w:w="586" w:type="pct"/>
          </w:tcPr>
          <w:p w14:paraId="7C4E7318" w14:textId="77777777" w:rsidR="000B51AA" w:rsidRPr="003F0DC6" w:rsidRDefault="000B51AA" w:rsidP="007A6B90">
            <w:pPr>
              <w:spacing w:line="320" w:lineRule="exact"/>
              <w:jc w:val="center"/>
              <w:rPr>
                <w:sz w:val="21"/>
                <w:szCs w:val="21"/>
              </w:rPr>
            </w:pPr>
            <w:r w:rsidRPr="003F0DC6">
              <w:rPr>
                <w:sz w:val="21"/>
                <w:szCs w:val="21"/>
              </w:rPr>
              <w:t>0.363</w:t>
            </w:r>
          </w:p>
        </w:tc>
      </w:tr>
      <w:tr w:rsidR="000B51AA" w:rsidRPr="003F0DC6" w14:paraId="01274ED3" w14:textId="77777777" w:rsidTr="007A6B90">
        <w:tc>
          <w:tcPr>
            <w:tcW w:w="766" w:type="pct"/>
          </w:tcPr>
          <w:p w14:paraId="38C24CFF" w14:textId="77777777" w:rsidR="000B51AA" w:rsidRPr="003F0DC6" w:rsidRDefault="000B51AA" w:rsidP="007A6B90">
            <w:pPr>
              <w:spacing w:line="320" w:lineRule="exact"/>
              <w:rPr>
                <w:sz w:val="21"/>
                <w:szCs w:val="21"/>
              </w:rPr>
            </w:pPr>
            <w:r w:rsidRPr="003F0DC6">
              <w:rPr>
                <w:sz w:val="21"/>
                <w:szCs w:val="21"/>
              </w:rPr>
              <w:t>Scen2-rho3</w:t>
            </w:r>
          </w:p>
        </w:tc>
        <w:tc>
          <w:tcPr>
            <w:tcW w:w="683" w:type="pct"/>
          </w:tcPr>
          <w:p w14:paraId="1110A237" w14:textId="77777777" w:rsidR="000B51AA" w:rsidRPr="003F0DC6" w:rsidRDefault="000B51AA" w:rsidP="007A6B90">
            <w:pPr>
              <w:spacing w:line="320" w:lineRule="exact"/>
              <w:jc w:val="center"/>
              <w:rPr>
                <w:sz w:val="21"/>
                <w:szCs w:val="21"/>
              </w:rPr>
            </w:pPr>
            <w:r w:rsidRPr="003F0DC6">
              <w:rPr>
                <w:sz w:val="21"/>
                <w:szCs w:val="21"/>
              </w:rPr>
              <w:t>0.349</w:t>
            </w:r>
          </w:p>
        </w:tc>
        <w:tc>
          <w:tcPr>
            <w:tcW w:w="670" w:type="pct"/>
          </w:tcPr>
          <w:p w14:paraId="462BC7B6" w14:textId="77777777" w:rsidR="000B51AA" w:rsidRPr="003F0DC6" w:rsidRDefault="000B51AA" w:rsidP="007A6B90">
            <w:pPr>
              <w:spacing w:line="320" w:lineRule="exact"/>
              <w:jc w:val="center"/>
              <w:rPr>
                <w:sz w:val="21"/>
                <w:szCs w:val="21"/>
              </w:rPr>
            </w:pPr>
            <w:r w:rsidRPr="003F0DC6">
              <w:rPr>
                <w:sz w:val="21"/>
                <w:szCs w:val="21"/>
              </w:rPr>
              <w:t>0.326</w:t>
            </w:r>
          </w:p>
        </w:tc>
        <w:tc>
          <w:tcPr>
            <w:tcW w:w="727" w:type="pct"/>
          </w:tcPr>
          <w:p w14:paraId="18995FA5" w14:textId="77777777" w:rsidR="000B51AA" w:rsidRPr="003F0DC6" w:rsidRDefault="000B51AA" w:rsidP="007A6B90">
            <w:pPr>
              <w:spacing w:line="320" w:lineRule="exact"/>
              <w:jc w:val="center"/>
              <w:rPr>
                <w:sz w:val="21"/>
                <w:szCs w:val="21"/>
              </w:rPr>
            </w:pPr>
            <w:r w:rsidRPr="003F0DC6">
              <w:rPr>
                <w:sz w:val="21"/>
                <w:szCs w:val="21"/>
              </w:rPr>
              <w:t>0.326</w:t>
            </w:r>
          </w:p>
        </w:tc>
        <w:tc>
          <w:tcPr>
            <w:tcW w:w="145" w:type="pct"/>
          </w:tcPr>
          <w:p w14:paraId="4EF6FE34" w14:textId="77777777" w:rsidR="000B51AA" w:rsidRPr="003F0DC6" w:rsidRDefault="000B51AA" w:rsidP="007A6B90">
            <w:pPr>
              <w:spacing w:line="320" w:lineRule="exact"/>
              <w:jc w:val="center"/>
              <w:rPr>
                <w:sz w:val="21"/>
                <w:szCs w:val="21"/>
              </w:rPr>
            </w:pPr>
          </w:p>
        </w:tc>
        <w:tc>
          <w:tcPr>
            <w:tcW w:w="751" w:type="pct"/>
          </w:tcPr>
          <w:p w14:paraId="7482F2BE" w14:textId="77777777" w:rsidR="000B51AA" w:rsidRPr="003F0DC6" w:rsidRDefault="000B51AA" w:rsidP="007A6B90">
            <w:pPr>
              <w:spacing w:line="320" w:lineRule="exact"/>
              <w:jc w:val="center"/>
              <w:rPr>
                <w:sz w:val="21"/>
                <w:szCs w:val="21"/>
              </w:rPr>
            </w:pPr>
            <w:r w:rsidRPr="003F0DC6">
              <w:rPr>
                <w:sz w:val="21"/>
                <w:szCs w:val="21"/>
              </w:rPr>
              <w:t>0.343</w:t>
            </w:r>
          </w:p>
        </w:tc>
        <w:tc>
          <w:tcPr>
            <w:tcW w:w="672" w:type="pct"/>
          </w:tcPr>
          <w:p w14:paraId="5EA76BC4" w14:textId="77777777" w:rsidR="000B51AA" w:rsidRPr="003F0DC6" w:rsidRDefault="000B51AA" w:rsidP="007A6B90">
            <w:pPr>
              <w:spacing w:line="320" w:lineRule="exact"/>
              <w:jc w:val="center"/>
              <w:rPr>
                <w:sz w:val="21"/>
                <w:szCs w:val="21"/>
              </w:rPr>
            </w:pPr>
            <w:r w:rsidRPr="003F0DC6">
              <w:rPr>
                <w:sz w:val="21"/>
                <w:szCs w:val="21"/>
              </w:rPr>
              <w:t>0.328</w:t>
            </w:r>
          </w:p>
        </w:tc>
        <w:tc>
          <w:tcPr>
            <w:tcW w:w="586" w:type="pct"/>
          </w:tcPr>
          <w:p w14:paraId="57DE2B13" w14:textId="77777777" w:rsidR="000B51AA" w:rsidRPr="003F0DC6" w:rsidRDefault="000B51AA" w:rsidP="007A6B90">
            <w:pPr>
              <w:spacing w:line="320" w:lineRule="exact"/>
              <w:jc w:val="center"/>
              <w:rPr>
                <w:sz w:val="21"/>
                <w:szCs w:val="21"/>
              </w:rPr>
            </w:pPr>
            <w:r w:rsidRPr="003F0DC6">
              <w:rPr>
                <w:sz w:val="21"/>
                <w:szCs w:val="21"/>
              </w:rPr>
              <w:t>0.328</w:t>
            </w:r>
          </w:p>
        </w:tc>
      </w:tr>
      <w:tr w:rsidR="000B51AA" w:rsidRPr="003F0DC6" w14:paraId="533D0CCD" w14:textId="77777777" w:rsidTr="007A6B90">
        <w:tc>
          <w:tcPr>
            <w:tcW w:w="2846" w:type="pct"/>
            <w:gridSpan w:val="4"/>
          </w:tcPr>
          <w:p w14:paraId="5C079CBD" w14:textId="03BCB2CB" w:rsidR="000B51AA" w:rsidRPr="003F0DC6" w:rsidRDefault="000B51AA" w:rsidP="007A6B90">
            <w:pPr>
              <w:spacing w:line="320" w:lineRule="exact"/>
              <w:jc w:val="left"/>
              <w:rPr>
                <w:b/>
                <w:bCs/>
                <w:sz w:val="21"/>
                <w:szCs w:val="21"/>
              </w:rPr>
            </w:pPr>
            <w:r w:rsidRPr="003F0DC6">
              <w:rPr>
                <w:b/>
                <w:bCs/>
                <w:sz w:val="21"/>
                <w:szCs w:val="21"/>
              </w:rPr>
              <w:t>Average AIC values over the replicas</w:t>
            </w:r>
            <w:r w:rsidR="00DC60B1">
              <w:rPr>
                <w:b/>
                <w:bCs/>
                <w:sz w:val="21"/>
                <w:szCs w:val="21"/>
              </w:rPr>
              <w:t xml:space="preserve"> </w:t>
            </w:r>
            <w:r w:rsidR="00DC60B1" w:rsidRPr="00760327">
              <w:rPr>
                <w:b/>
                <w:bCs/>
                <w:sz w:val="21"/>
                <w:szCs w:val="21"/>
                <w:vertAlign w:val="superscript"/>
              </w:rPr>
              <w:t>3</w:t>
            </w:r>
          </w:p>
        </w:tc>
        <w:tc>
          <w:tcPr>
            <w:tcW w:w="145" w:type="pct"/>
          </w:tcPr>
          <w:p w14:paraId="2B14DF52" w14:textId="77777777" w:rsidR="000B51AA" w:rsidRPr="003F0DC6" w:rsidRDefault="000B51AA" w:rsidP="007A6B90">
            <w:pPr>
              <w:spacing w:line="320" w:lineRule="exact"/>
              <w:jc w:val="center"/>
              <w:rPr>
                <w:sz w:val="21"/>
                <w:szCs w:val="21"/>
              </w:rPr>
            </w:pPr>
          </w:p>
        </w:tc>
        <w:tc>
          <w:tcPr>
            <w:tcW w:w="751" w:type="pct"/>
          </w:tcPr>
          <w:p w14:paraId="5AC817DE" w14:textId="77777777" w:rsidR="000B51AA" w:rsidRPr="003F0DC6" w:rsidRDefault="000B51AA" w:rsidP="007A6B90">
            <w:pPr>
              <w:spacing w:line="320" w:lineRule="exact"/>
              <w:jc w:val="center"/>
              <w:rPr>
                <w:sz w:val="21"/>
                <w:szCs w:val="21"/>
              </w:rPr>
            </w:pPr>
          </w:p>
        </w:tc>
        <w:tc>
          <w:tcPr>
            <w:tcW w:w="672" w:type="pct"/>
          </w:tcPr>
          <w:p w14:paraId="494879A3" w14:textId="77777777" w:rsidR="000B51AA" w:rsidRPr="003F0DC6" w:rsidRDefault="000B51AA" w:rsidP="007A6B90">
            <w:pPr>
              <w:spacing w:line="320" w:lineRule="exact"/>
              <w:jc w:val="center"/>
              <w:rPr>
                <w:sz w:val="21"/>
                <w:szCs w:val="21"/>
              </w:rPr>
            </w:pPr>
          </w:p>
        </w:tc>
        <w:tc>
          <w:tcPr>
            <w:tcW w:w="586" w:type="pct"/>
          </w:tcPr>
          <w:p w14:paraId="7C6F41D2" w14:textId="77777777" w:rsidR="000B51AA" w:rsidRPr="003F0DC6" w:rsidRDefault="000B51AA" w:rsidP="007A6B90">
            <w:pPr>
              <w:spacing w:line="320" w:lineRule="exact"/>
              <w:jc w:val="center"/>
              <w:rPr>
                <w:sz w:val="21"/>
                <w:szCs w:val="21"/>
              </w:rPr>
            </w:pPr>
          </w:p>
        </w:tc>
      </w:tr>
      <w:tr w:rsidR="000B51AA" w:rsidRPr="003F0DC6" w14:paraId="0962E1DA" w14:textId="77777777" w:rsidTr="007A6B90">
        <w:tc>
          <w:tcPr>
            <w:tcW w:w="766" w:type="pct"/>
          </w:tcPr>
          <w:p w14:paraId="6820E385" w14:textId="77777777" w:rsidR="000B51AA" w:rsidRPr="003F0DC6" w:rsidRDefault="000B51AA" w:rsidP="007A6B90">
            <w:pPr>
              <w:spacing w:line="320" w:lineRule="exact"/>
              <w:rPr>
                <w:sz w:val="21"/>
                <w:szCs w:val="21"/>
              </w:rPr>
            </w:pPr>
            <w:r w:rsidRPr="003F0DC6">
              <w:rPr>
                <w:sz w:val="21"/>
                <w:szCs w:val="21"/>
              </w:rPr>
              <w:t>Scen1-rho0</w:t>
            </w:r>
          </w:p>
        </w:tc>
        <w:tc>
          <w:tcPr>
            <w:tcW w:w="683" w:type="pct"/>
          </w:tcPr>
          <w:p w14:paraId="50C5575B" w14:textId="77777777" w:rsidR="000B51AA" w:rsidRPr="003F0DC6" w:rsidRDefault="000B51AA" w:rsidP="007A6B90">
            <w:pPr>
              <w:spacing w:line="320" w:lineRule="exact"/>
              <w:jc w:val="center"/>
              <w:rPr>
                <w:sz w:val="21"/>
                <w:szCs w:val="21"/>
              </w:rPr>
            </w:pPr>
            <w:r w:rsidRPr="003F0DC6">
              <w:rPr>
                <w:sz w:val="21"/>
                <w:szCs w:val="21"/>
              </w:rPr>
              <w:t>424.236</w:t>
            </w:r>
          </w:p>
        </w:tc>
        <w:tc>
          <w:tcPr>
            <w:tcW w:w="670" w:type="pct"/>
          </w:tcPr>
          <w:p w14:paraId="3DB5296E" w14:textId="77777777" w:rsidR="000B51AA" w:rsidRPr="003F0DC6" w:rsidRDefault="000B51AA" w:rsidP="007A6B90">
            <w:pPr>
              <w:spacing w:line="320" w:lineRule="exact"/>
              <w:jc w:val="center"/>
              <w:rPr>
                <w:sz w:val="21"/>
                <w:szCs w:val="21"/>
              </w:rPr>
            </w:pPr>
            <w:r w:rsidRPr="003F0DC6">
              <w:rPr>
                <w:sz w:val="21"/>
                <w:szCs w:val="21"/>
              </w:rPr>
              <w:t>424.59</w:t>
            </w:r>
          </w:p>
        </w:tc>
        <w:tc>
          <w:tcPr>
            <w:tcW w:w="727" w:type="pct"/>
          </w:tcPr>
          <w:p w14:paraId="6A0345F6" w14:textId="77777777" w:rsidR="000B51AA" w:rsidRPr="003F0DC6" w:rsidRDefault="000B51AA" w:rsidP="007A6B90">
            <w:pPr>
              <w:spacing w:line="320" w:lineRule="exact"/>
              <w:jc w:val="center"/>
              <w:rPr>
                <w:sz w:val="21"/>
                <w:szCs w:val="21"/>
              </w:rPr>
            </w:pPr>
            <w:r w:rsidRPr="003F0DC6">
              <w:rPr>
                <w:sz w:val="21"/>
                <w:szCs w:val="21"/>
              </w:rPr>
              <w:t>423.815</w:t>
            </w:r>
          </w:p>
        </w:tc>
        <w:tc>
          <w:tcPr>
            <w:tcW w:w="145" w:type="pct"/>
          </w:tcPr>
          <w:p w14:paraId="1A9FE8E1" w14:textId="77777777" w:rsidR="000B51AA" w:rsidRPr="003F0DC6" w:rsidRDefault="000B51AA" w:rsidP="007A6B90">
            <w:pPr>
              <w:spacing w:line="320" w:lineRule="exact"/>
              <w:jc w:val="center"/>
              <w:rPr>
                <w:sz w:val="21"/>
                <w:szCs w:val="21"/>
              </w:rPr>
            </w:pPr>
          </w:p>
        </w:tc>
        <w:tc>
          <w:tcPr>
            <w:tcW w:w="751" w:type="pct"/>
          </w:tcPr>
          <w:p w14:paraId="03B5B28B" w14:textId="77777777" w:rsidR="000B51AA" w:rsidRPr="003F0DC6" w:rsidRDefault="000B51AA" w:rsidP="007A6B90">
            <w:pPr>
              <w:spacing w:line="320" w:lineRule="exact"/>
              <w:jc w:val="center"/>
              <w:rPr>
                <w:sz w:val="21"/>
                <w:szCs w:val="21"/>
              </w:rPr>
            </w:pPr>
            <w:r w:rsidRPr="003F0DC6">
              <w:rPr>
                <w:sz w:val="21"/>
                <w:szCs w:val="21"/>
              </w:rPr>
              <w:t>452.762</w:t>
            </w:r>
          </w:p>
        </w:tc>
        <w:tc>
          <w:tcPr>
            <w:tcW w:w="672" w:type="pct"/>
          </w:tcPr>
          <w:p w14:paraId="6C8F37D0" w14:textId="77777777" w:rsidR="000B51AA" w:rsidRPr="003F0DC6" w:rsidRDefault="000B51AA" w:rsidP="007A6B90">
            <w:pPr>
              <w:spacing w:line="320" w:lineRule="exact"/>
              <w:jc w:val="center"/>
              <w:rPr>
                <w:sz w:val="21"/>
                <w:szCs w:val="21"/>
              </w:rPr>
            </w:pPr>
            <w:r w:rsidRPr="003F0DC6">
              <w:rPr>
                <w:sz w:val="21"/>
                <w:szCs w:val="21"/>
              </w:rPr>
              <w:t>453.894</w:t>
            </w:r>
          </w:p>
        </w:tc>
        <w:tc>
          <w:tcPr>
            <w:tcW w:w="586" w:type="pct"/>
          </w:tcPr>
          <w:p w14:paraId="4D5D250A" w14:textId="77777777" w:rsidR="000B51AA" w:rsidRPr="003F0DC6" w:rsidRDefault="000B51AA" w:rsidP="007A6B90">
            <w:pPr>
              <w:spacing w:line="320" w:lineRule="exact"/>
              <w:jc w:val="center"/>
              <w:rPr>
                <w:sz w:val="21"/>
                <w:szCs w:val="21"/>
              </w:rPr>
            </w:pPr>
            <w:r w:rsidRPr="003F0DC6">
              <w:rPr>
                <w:sz w:val="21"/>
                <w:szCs w:val="21"/>
              </w:rPr>
              <w:t>452.676</w:t>
            </w:r>
          </w:p>
        </w:tc>
      </w:tr>
      <w:tr w:rsidR="000B51AA" w:rsidRPr="003F0DC6" w14:paraId="3DA12C3D" w14:textId="77777777" w:rsidTr="007A6B90">
        <w:tc>
          <w:tcPr>
            <w:tcW w:w="766" w:type="pct"/>
          </w:tcPr>
          <w:p w14:paraId="317F2D48" w14:textId="77777777" w:rsidR="000B51AA" w:rsidRPr="003F0DC6" w:rsidRDefault="000B51AA" w:rsidP="007A6B90">
            <w:pPr>
              <w:spacing w:line="320" w:lineRule="exact"/>
              <w:rPr>
                <w:sz w:val="21"/>
                <w:szCs w:val="21"/>
              </w:rPr>
            </w:pPr>
            <w:r w:rsidRPr="003F0DC6">
              <w:rPr>
                <w:sz w:val="21"/>
                <w:szCs w:val="21"/>
              </w:rPr>
              <w:t>Scen1-rho1</w:t>
            </w:r>
          </w:p>
        </w:tc>
        <w:tc>
          <w:tcPr>
            <w:tcW w:w="683" w:type="pct"/>
          </w:tcPr>
          <w:p w14:paraId="76F8E8C3" w14:textId="77777777" w:rsidR="000B51AA" w:rsidRPr="003F0DC6" w:rsidRDefault="000B51AA" w:rsidP="007A6B90">
            <w:pPr>
              <w:spacing w:line="320" w:lineRule="exact"/>
              <w:jc w:val="center"/>
              <w:rPr>
                <w:sz w:val="21"/>
                <w:szCs w:val="21"/>
              </w:rPr>
            </w:pPr>
            <w:r w:rsidRPr="003F0DC6">
              <w:rPr>
                <w:sz w:val="21"/>
                <w:szCs w:val="21"/>
              </w:rPr>
              <w:t>246.129</w:t>
            </w:r>
          </w:p>
        </w:tc>
        <w:tc>
          <w:tcPr>
            <w:tcW w:w="670" w:type="pct"/>
          </w:tcPr>
          <w:p w14:paraId="4606773A" w14:textId="77777777" w:rsidR="000B51AA" w:rsidRPr="003F0DC6" w:rsidRDefault="000B51AA" w:rsidP="007A6B90">
            <w:pPr>
              <w:spacing w:line="320" w:lineRule="exact"/>
              <w:jc w:val="center"/>
              <w:rPr>
                <w:sz w:val="21"/>
                <w:szCs w:val="21"/>
              </w:rPr>
            </w:pPr>
            <w:r w:rsidRPr="003F0DC6">
              <w:rPr>
                <w:sz w:val="21"/>
                <w:szCs w:val="21"/>
              </w:rPr>
              <w:t>202.118</w:t>
            </w:r>
          </w:p>
        </w:tc>
        <w:tc>
          <w:tcPr>
            <w:tcW w:w="727" w:type="pct"/>
          </w:tcPr>
          <w:p w14:paraId="0118C59D" w14:textId="77777777" w:rsidR="000B51AA" w:rsidRPr="003F0DC6" w:rsidRDefault="000B51AA" w:rsidP="007A6B90">
            <w:pPr>
              <w:spacing w:line="320" w:lineRule="exact"/>
              <w:jc w:val="center"/>
              <w:rPr>
                <w:sz w:val="21"/>
                <w:szCs w:val="21"/>
              </w:rPr>
            </w:pPr>
            <w:r w:rsidRPr="003F0DC6">
              <w:rPr>
                <w:sz w:val="21"/>
                <w:szCs w:val="21"/>
              </w:rPr>
              <w:t>202.118</w:t>
            </w:r>
          </w:p>
        </w:tc>
        <w:tc>
          <w:tcPr>
            <w:tcW w:w="145" w:type="pct"/>
          </w:tcPr>
          <w:p w14:paraId="2E61CDD6" w14:textId="77777777" w:rsidR="000B51AA" w:rsidRPr="003F0DC6" w:rsidRDefault="000B51AA" w:rsidP="007A6B90">
            <w:pPr>
              <w:spacing w:line="320" w:lineRule="exact"/>
              <w:jc w:val="center"/>
              <w:rPr>
                <w:sz w:val="21"/>
                <w:szCs w:val="21"/>
              </w:rPr>
            </w:pPr>
          </w:p>
        </w:tc>
        <w:tc>
          <w:tcPr>
            <w:tcW w:w="751" w:type="pct"/>
          </w:tcPr>
          <w:p w14:paraId="79224E40" w14:textId="77777777" w:rsidR="000B51AA" w:rsidRPr="003F0DC6" w:rsidRDefault="000B51AA" w:rsidP="007A6B90">
            <w:pPr>
              <w:spacing w:line="320" w:lineRule="exact"/>
              <w:jc w:val="center"/>
              <w:rPr>
                <w:sz w:val="21"/>
                <w:szCs w:val="21"/>
              </w:rPr>
            </w:pPr>
            <w:r w:rsidRPr="003F0DC6">
              <w:rPr>
                <w:sz w:val="21"/>
                <w:szCs w:val="21"/>
              </w:rPr>
              <w:t>256.6</w:t>
            </w:r>
          </w:p>
        </w:tc>
        <w:tc>
          <w:tcPr>
            <w:tcW w:w="672" w:type="pct"/>
          </w:tcPr>
          <w:p w14:paraId="3420EBD8" w14:textId="77777777" w:rsidR="000B51AA" w:rsidRPr="003F0DC6" w:rsidRDefault="000B51AA" w:rsidP="007A6B90">
            <w:pPr>
              <w:spacing w:line="320" w:lineRule="exact"/>
              <w:jc w:val="center"/>
              <w:rPr>
                <w:sz w:val="21"/>
                <w:szCs w:val="21"/>
              </w:rPr>
            </w:pPr>
            <w:r w:rsidRPr="003F0DC6">
              <w:rPr>
                <w:sz w:val="21"/>
                <w:szCs w:val="21"/>
              </w:rPr>
              <w:t>238.924</w:t>
            </w:r>
          </w:p>
        </w:tc>
        <w:tc>
          <w:tcPr>
            <w:tcW w:w="586" w:type="pct"/>
          </w:tcPr>
          <w:p w14:paraId="6E047FA1" w14:textId="77777777" w:rsidR="000B51AA" w:rsidRPr="003F0DC6" w:rsidRDefault="000B51AA" w:rsidP="007A6B90">
            <w:pPr>
              <w:spacing w:line="320" w:lineRule="exact"/>
              <w:jc w:val="center"/>
              <w:rPr>
                <w:sz w:val="21"/>
                <w:szCs w:val="21"/>
              </w:rPr>
            </w:pPr>
            <w:r w:rsidRPr="003F0DC6">
              <w:rPr>
                <w:sz w:val="21"/>
                <w:szCs w:val="21"/>
              </w:rPr>
              <w:t>238.925</w:t>
            </w:r>
          </w:p>
        </w:tc>
      </w:tr>
      <w:tr w:rsidR="000B51AA" w:rsidRPr="003F0DC6" w14:paraId="78D073F0" w14:textId="77777777" w:rsidTr="007A6B90">
        <w:tc>
          <w:tcPr>
            <w:tcW w:w="766" w:type="pct"/>
          </w:tcPr>
          <w:p w14:paraId="6B2AF799" w14:textId="77777777" w:rsidR="000B51AA" w:rsidRPr="003F0DC6" w:rsidRDefault="000B51AA" w:rsidP="007A6B90">
            <w:pPr>
              <w:spacing w:line="320" w:lineRule="exact"/>
              <w:rPr>
                <w:sz w:val="21"/>
                <w:szCs w:val="21"/>
              </w:rPr>
            </w:pPr>
            <w:r w:rsidRPr="003F0DC6">
              <w:rPr>
                <w:sz w:val="21"/>
                <w:szCs w:val="21"/>
              </w:rPr>
              <w:t>Scen1-rho2</w:t>
            </w:r>
          </w:p>
        </w:tc>
        <w:tc>
          <w:tcPr>
            <w:tcW w:w="683" w:type="pct"/>
          </w:tcPr>
          <w:p w14:paraId="6A69A7CF" w14:textId="77777777" w:rsidR="000B51AA" w:rsidRPr="003F0DC6" w:rsidRDefault="000B51AA" w:rsidP="007A6B90">
            <w:pPr>
              <w:spacing w:line="320" w:lineRule="exact"/>
              <w:jc w:val="center"/>
              <w:rPr>
                <w:sz w:val="21"/>
                <w:szCs w:val="21"/>
              </w:rPr>
            </w:pPr>
            <w:r w:rsidRPr="003F0DC6">
              <w:rPr>
                <w:sz w:val="21"/>
                <w:szCs w:val="21"/>
              </w:rPr>
              <w:t>182.777</w:t>
            </w:r>
          </w:p>
        </w:tc>
        <w:tc>
          <w:tcPr>
            <w:tcW w:w="670" w:type="pct"/>
          </w:tcPr>
          <w:p w14:paraId="72579A85" w14:textId="77777777" w:rsidR="000B51AA" w:rsidRPr="003F0DC6" w:rsidRDefault="000B51AA" w:rsidP="007A6B90">
            <w:pPr>
              <w:spacing w:line="320" w:lineRule="exact"/>
              <w:jc w:val="center"/>
              <w:rPr>
                <w:sz w:val="21"/>
                <w:szCs w:val="21"/>
              </w:rPr>
            </w:pPr>
            <w:r w:rsidRPr="003F0DC6">
              <w:rPr>
                <w:sz w:val="21"/>
                <w:szCs w:val="21"/>
              </w:rPr>
              <w:t>131.715</w:t>
            </w:r>
          </w:p>
        </w:tc>
        <w:tc>
          <w:tcPr>
            <w:tcW w:w="727" w:type="pct"/>
          </w:tcPr>
          <w:p w14:paraId="25CFD6DB" w14:textId="77777777" w:rsidR="000B51AA" w:rsidRPr="003F0DC6" w:rsidRDefault="000B51AA" w:rsidP="007A6B90">
            <w:pPr>
              <w:spacing w:line="320" w:lineRule="exact"/>
              <w:jc w:val="center"/>
              <w:rPr>
                <w:sz w:val="21"/>
                <w:szCs w:val="21"/>
              </w:rPr>
            </w:pPr>
            <w:r w:rsidRPr="003F0DC6">
              <w:rPr>
                <w:sz w:val="21"/>
                <w:szCs w:val="21"/>
              </w:rPr>
              <w:t>131.715</w:t>
            </w:r>
          </w:p>
        </w:tc>
        <w:tc>
          <w:tcPr>
            <w:tcW w:w="145" w:type="pct"/>
          </w:tcPr>
          <w:p w14:paraId="317250D3" w14:textId="77777777" w:rsidR="000B51AA" w:rsidRPr="003F0DC6" w:rsidRDefault="000B51AA" w:rsidP="007A6B90">
            <w:pPr>
              <w:spacing w:line="320" w:lineRule="exact"/>
              <w:jc w:val="center"/>
              <w:rPr>
                <w:sz w:val="21"/>
                <w:szCs w:val="21"/>
              </w:rPr>
            </w:pPr>
          </w:p>
        </w:tc>
        <w:tc>
          <w:tcPr>
            <w:tcW w:w="751" w:type="pct"/>
          </w:tcPr>
          <w:p w14:paraId="09936A26" w14:textId="77777777" w:rsidR="000B51AA" w:rsidRPr="003F0DC6" w:rsidRDefault="000B51AA" w:rsidP="007A6B90">
            <w:pPr>
              <w:spacing w:line="320" w:lineRule="exact"/>
              <w:jc w:val="center"/>
              <w:rPr>
                <w:sz w:val="21"/>
                <w:szCs w:val="21"/>
              </w:rPr>
            </w:pPr>
            <w:r w:rsidRPr="003F0DC6">
              <w:rPr>
                <w:sz w:val="21"/>
                <w:szCs w:val="21"/>
              </w:rPr>
              <w:t>189.74</w:t>
            </w:r>
          </w:p>
        </w:tc>
        <w:tc>
          <w:tcPr>
            <w:tcW w:w="672" w:type="pct"/>
          </w:tcPr>
          <w:p w14:paraId="775BEFD2" w14:textId="77777777" w:rsidR="000B51AA" w:rsidRPr="003F0DC6" w:rsidRDefault="000B51AA" w:rsidP="007A6B90">
            <w:pPr>
              <w:spacing w:line="320" w:lineRule="exact"/>
              <w:jc w:val="center"/>
              <w:rPr>
                <w:sz w:val="21"/>
                <w:szCs w:val="21"/>
              </w:rPr>
            </w:pPr>
            <w:r w:rsidRPr="003F0DC6">
              <w:rPr>
                <w:sz w:val="21"/>
                <w:szCs w:val="21"/>
              </w:rPr>
              <w:t>160.916</w:t>
            </w:r>
          </w:p>
        </w:tc>
        <w:tc>
          <w:tcPr>
            <w:tcW w:w="586" w:type="pct"/>
          </w:tcPr>
          <w:p w14:paraId="1D0C3816" w14:textId="77777777" w:rsidR="000B51AA" w:rsidRPr="003F0DC6" w:rsidRDefault="000B51AA" w:rsidP="007A6B90">
            <w:pPr>
              <w:spacing w:line="320" w:lineRule="exact"/>
              <w:jc w:val="center"/>
              <w:rPr>
                <w:sz w:val="21"/>
                <w:szCs w:val="21"/>
              </w:rPr>
            </w:pPr>
            <w:r w:rsidRPr="003F0DC6">
              <w:rPr>
                <w:sz w:val="21"/>
                <w:szCs w:val="21"/>
              </w:rPr>
              <w:t>160.916</w:t>
            </w:r>
          </w:p>
        </w:tc>
      </w:tr>
      <w:tr w:rsidR="000B51AA" w:rsidRPr="003F0DC6" w14:paraId="3F67E8ED" w14:textId="77777777" w:rsidTr="007A6B90">
        <w:tc>
          <w:tcPr>
            <w:tcW w:w="766" w:type="pct"/>
          </w:tcPr>
          <w:p w14:paraId="6FFCB71F" w14:textId="77777777" w:rsidR="000B51AA" w:rsidRPr="003F0DC6" w:rsidRDefault="000B51AA" w:rsidP="007A6B90">
            <w:pPr>
              <w:spacing w:line="320" w:lineRule="exact"/>
              <w:rPr>
                <w:sz w:val="21"/>
                <w:szCs w:val="21"/>
              </w:rPr>
            </w:pPr>
            <w:r w:rsidRPr="003F0DC6">
              <w:rPr>
                <w:sz w:val="21"/>
                <w:szCs w:val="21"/>
              </w:rPr>
              <w:t>Scen1-rho3</w:t>
            </w:r>
          </w:p>
        </w:tc>
        <w:tc>
          <w:tcPr>
            <w:tcW w:w="683" w:type="pct"/>
          </w:tcPr>
          <w:p w14:paraId="4D0A00B2" w14:textId="77777777" w:rsidR="000B51AA" w:rsidRPr="003F0DC6" w:rsidRDefault="000B51AA" w:rsidP="007A6B90">
            <w:pPr>
              <w:spacing w:line="320" w:lineRule="exact"/>
              <w:jc w:val="center"/>
              <w:rPr>
                <w:sz w:val="21"/>
                <w:szCs w:val="21"/>
              </w:rPr>
            </w:pPr>
            <w:r w:rsidRPr="003F0DC6">
              <w:rPr>
                <w:sz w:val="21"/>
                <w:szCs w:val="21"/>
              </w:rPr>
              <w:t>196.18</w:t>
            </w:r>
          </w:p>
        </w:tc>
        <w:tc>
          <w:tcPr>
            <w:tcW w:w="670" w:type="pct"/>
          </w:tcPr>
          <w:p w14:paraId="13C97DD0" w14:textId="77777777" w:rsidR="000B51AA" w:rsidRPr="003F0DC6" w:rsidRDefault="000B51AA" w:rsidP="007A6B90">
            <w:pPr>
              <w:spacing w:line="320" w:lineRule="exact"/>
              <w:jc w:val="center"/>
              <w:rPr>
                <w:sz w:val="21"/>
                <w:szCs w:val="21"/>
              </w:rPr>
            </w:pPr>
            <w:r w:rsidRPr="003F0DC6">
              <w:rPr>
                <w:sz w:val="21"/>
                <w:szCs w:val="21"/>
              </w:rPr>
              <w:t>92.058</w:t>
            </w:r>
          </w:p>
        </w:tc>
        <w:tc>
          <w:tcPr>
            <w:tcW w:w="727" w:type="pct"/>
          </w:tcPr>
          <w:p w14:paraId="33EC638A" w14:textId="77777777" w:rsidR="000B51AA" w:rsidRPr="003F0DC6" w:rsidRDefault="000B51AA" w:rsidP="007A6B90">
            <w:pPr>
              <w:spacing w:line="320" w:lineRule="exact"/>
              <w:jc w:val="center"/>
              <w:rPr>
                <w:sz w:val="21"/>
                <w:szCs w:val="21"/>
              </w:rPr>
            </w:pPr>
            <w:r w:rsidRPr="003F0DC6">
              <w:rPr>
                <w:sz w:val="21"/>
                <w:szCs w:val="21"/>
              </w:rPr>
              <w:t>92.058</w:t>
            </w:r>
          </w:p>
        </w:tc>
        <w:tc>
          <w:tcPr>
            <w:tcW w:w="145" w:type="pct"/>
          </w:tcPr>
          <w:p w14:paraId="0EB369D8" w14:textId="77777777" w:rsidR="000B51AA" w:rsidRPr="003F0DC6" w:rsidRDefault="000B51AA" w:rsidP="007A6B90">
            <w:pPr>
              <w:spacing w:line="320" w:lineRule="exact"/>
              <w:jc w:val="center"/>
              <w:rPr>
                <w:sz w:val="21"/>
                <w:szCs w:val="21"/>
              </w:rPr>
            </w:pPr>
          </w:p>
        </w:tc>
        <w:tc>
          <w:tcPr>
            <w:tcW w:w="751" w:type="pct"/>
          </w:tcPr>
          <w:p w14:paraId="13F04C9A" w14:textId="77777777" w:rsidR="000B51AA" w:rsidRPr="003F0DC6" w:rsidRDefault="000B51AA" w:rsidP="007A6B90">
            <w:pPr>
              <w:spacing w:line="320" w:lineRule="exact"/>
              <w:jc w:val="center"/>
              <w:rPr>
                <w:sz w:val="21"/>
                <w:szCs w:val="21"/>
              </w:rPr>
            </w:pPr>
            <w:r w:rsidRPr="003F0DC6">
              <w:rPr>
                <w:sz w:val="21"/>
                <w:szCs w:val="21"/>
              </w:rPr>
              <w:t>166.178</w:t>
            </w:r>
          </w:p>
        </w:tc>
        <w:tc>
          <w:tcPr>
            <w:tcW w:w="672" w:type="pct"/>
          </w:tcPr>
          <w:p w14:paraId="04B76E37" w14:textId="77777777" w:rsidR="000B51AA" w:rsidRPr="003F0DC6" w:rsidRDefault="000B51AA" w:rsidP="007A6B90">
            <w:pPr>
              <w:spacing w:line="320" w:lineRule="exact"/>
              <w:jc w:val="center"/>
              <w:rPr>
                <w:sz w:val="21"/>
                <w:szCs w:val="21"/>
              </w:rPr>
            </w:pPr>
            <w:r w:rsidRPr="003F0DC6">
              <w:rPr>
                <w:sz w:val="21"/>
                <w:szCs w:val="21"/>
              </w:rPr>
              <w:t>122.547</w:t>
            </w:r>
          </w:p>
        </w:tc>
        <w:tc>
          <w:tcPr>
            <w:tcW w:w="586" w:type="pct"/>
          </w:tcPr>
          <w:p w14:paraId="0C0BE549" w14:textId="77777777" w:rsidR="000B51AA" w:rsidRPr="003F0DC6" w:rsidRDefault="000B51AA" w:rsidP="007A6B90">
            <w:pPr>
              <w:spacing w:line="320" w:lineRule="exact"/>
              <w:jc w:val="center"/>
              <w:rPr>
                <w:sz w:val="21"/>
                <w:szCs w:val="21"/>
              </w:rPr>
            </w:pPr>
            <w:r w:rsidRPr="003F0DC6">
              <w:rPr>
                <w:sz w:val="21"/>
                <w:szCs w:val="21"/>
              </w:rPr>
              <w:t>122.547</w:t>
            </w:r>
          </w:p>
        </w:tc>
      </w:tr>
      <w:tr w:rsidR="000B51AA" w:rsidRPr="003F0DC6" w14:paraId="39E5F377" w14:textId="77777777" w:rsidTr="007A6B90">
        <w:tc>
          <w:tcPr>
            <w:tcW w:w="766" w:type="pct"/>
          </w:tcPr>
          <w:p w14:paraId="105FA9E9" w14:textId="77777777" w:rsidR="000B51AA" w:rsidRPr="003F0DC6" w:rsidRDefault="000B51AA" w:rsidP="007A6B90">
            <w:pPr>
              <w:spacing w:line="320" w:lineRule="exact"/>
              <w:rPr>
                <w:sz w:val="21"/>
                <w:szCs w:val="21"/>
              </w:rPr>
            </w:pPr>
            <w:r w:rsidRPr="003F0DC6">
              <w:rPr>
                <w:sz w:val="21"/>
                <w:szCs w:val="21"/>
              </w:rPr>
              <w:t>Scen2-rho0</w:t>
            </w:r>
          </w:p>
        </w:tc>
        <w:tc>
          <w:tcPr>
            <w:tcW w:w="683" w:type="pct"/>
          </w:tcPr>
          <w:p w14:paraId="41061301" w14:textId="77777777" w:rsidR="000B51AA" w:rsidRPr="003F0DC6" w:rsidRDefault="000B51AA" w:rsidP="007A6B90">
            <w:pPr>
              <w:spacing w:line="320" w:lineRule="exact"/>
              <w:jc w:val="center"/>
              <w:rPr>
                <w:sz w:val="21"/>
                <w:szCs w:val="21"/>
              </w:rPr>
            </w:pPr>
            <w:r w:rsidRPr="003F0DC6">
              <w:rPr>
                <w:sz w:val="21"/>
                <w:szCs w:val="21"/>
              </w:rPr>
              <w:t>395.242</w:t>
            </w:r>
          </w:p>
        </w:tc>
        <w:tc>
          <w:tcPr>
            <w:tcW w:w="670" w:type="pct"/>
          </w:tcPr>
          <w:p w14:paraId="2113F285" w14:textId="77777777" w:rsidR="000B51AA" w:rsidRPr="003F0DC6" w:rsidRDefault="000B51AA" w:rsidP="007A6B90">
            <w:pPr>
              <w:spacing w:line="320" w:lineRule="exact"/>
              <w:jc w:val="center"/>
              <w:rPr>
                <w:sz w:val="21"/>
                <w:szCs w:val="21"/>
              </w:rPr>
            </w:pPr>
            <w:r w:rsidRPr="003F0DC6">
              <w:rPr>
                <w:sz w:val="21"/>
                <w:szCs w:val="21"/>
              </w:rPr>
              <w:t>396.455</w:t>
            </w:r>
          </w:p>
        </w:tc>
        <w:tc>
          <w:tcPr>
            <w:tcW w:w="727" w:type="pct"/>
          </w:tcPr>
          <w:p w14:paraId="154B940A" w14:textId="77777777" w:rsidR="000B51AA" w:rsidRPr="003F0DC6" w:rsidRDefault="000B51AA" w:rsidP="007A6B90">
            <w:pPr>
              <w:spacing w:line="320" w:lineRule="exact"/>
              <w:jc w:val="center"/>
              <w:rPr>
                <w:sz w:val="21"/>
                <w:szCs w:val="21"/>
              </w:rPr>
            </w:pPr>
            <w:r w:rsidRPr="003F0DC6">
              <w:rPr>
                <w:sz w:val="21"/>
                <w:szCs w:val="21"/>
              </w:rPr>
              <w:t>395.15</w:t>
            </w:r>
          </w:p>
        </w:tc>
        <w:tc>
          <w:tcPr>
            <w:tcW w:w="145" w:type="pct"/>
          </w:tcPr>
          <w:p w14:paraId="0F7AEE32" w14:textId="77777777" w:rsidR="000B51AA" w:rsidRPr="003F0DC6" w:rsidRDefault="000B51AA" w:rsidP="007A6B90">
            <w:pPr>
              <w:spacing w:line="320" w:lineRule="exact"/>
              <w:jc w:val="center"/>
              <w:rPr>
                <w:sz w:val="21"/>
                <w:szCs w:val="21"/>
              </w:rPr>
            </w:pPr>
          </w:p>
        </w:tc>
        <w:tc>
          <w:tcPr>
            <w:tcW w:w="751" w:type="pct"/>
          </w:tcPr>
          <w:p w14:paraId="7A10AE3B" w14:textId="77777777" w:rsidR="000B51AA" w:rsidRPr="003F0DC6" w:rsidRDefault="000B51AA" w:rsidP="007A6B90">
            <w:pPr>
              <w:spacing w:line="320" w:lineRule="exact"/>
              <w:jc w:val="center"/>
              <w:rPr>
                <w:sz w:val="21"/>
                <w:szCs w:val="21"/>
              </w:rPr>
            </w:pPr>
            <w:r w:rsidRPr="003F0DC6">
              <w:rPr>
                <w:sz w:val="21"/>
                <w:szCs w:val="21"/>
              </w:rPr>
              <w:t>454.459</w:t>
            </w:r>
          </w:p>
        </w:tc>
        <w:tc>
          <w:tcPr>
            <w:tcW w:w="672" w:type="pct"/>
          </w:tcPr>
          <w:p w14:paraId="6CF904DE" w14:textId="77777777" w:rsidR="000B51AA" w:rsidRPr="003F0DC6" w:rsidRDefault="000B51AA" w:rsidP="007A6B90">
            <w:pPr>
              <w:spacing w:line="320" w:lineRule="exact"/>
              <w:jc w:val="center"/>
              <w:rPr>
                <w:sz w:val="21"/>
                <w:szCs w:val="21"/>
              </w:rPr>
            </w:pPr>
            <w:r w:rsidRPr="003F0DC6">
              <w:rPr>
                <w:sz w:val="21"/>
                <w:szCs w:val="21"/>
              </w:rPr>
              <w:t>455.701</w:t>
            </w:r>
          </w:p>
        </w:tc>
        <w:tc>
          <w:tcPr>
            <w:tcW w:w="586" w:type="pct"/>
          </w:tcPr>
          <w:p w14:paraId="283CA72B" w14:textId="77777777" w:rsidR="000B51AA" w:rsidRPr="003F0DC6" w:rsidRDefault="000B51AA" w:rsidP="007A6B90">
            <w:pPr>
              <w:spacing w:line="320" w:lineRule="exact"/>
              <w:jc w:val="center"/>
              <w:rPr>
                <w:sz w:val="21"/>
                <w:szCs w:val="21"/>
              </w:rPr>
            </w:pPr>
            <w:r w:rsidRPr="003F0DC6">
              <w:rPr>
                <w:sz w:val="21"/>
                <w:szCs w:val="21"/>
              </w:rPr>
              <w:t>454.38</w:t>
            </w:r>
          </w:p>
        </w:tc>
      </w:tr>
      <w:tr w:rsidR="000B51AA" w:rsidRPr="003F0DC6" w14:paraId="2302861E" w14:textId="77777777" w:rsidTr="007A6B90">
        <w:tc>
          <w:tcPr>
            <w:tcW w:w="766" w:type="pct"/>
          </w:tcPr>
          <w:p w14:paraId="45B9E3B6" w14:textId="77777777" w:rsidR="000B51AA" w:rsidRPr="003F0DC6" w:rsidRDefault="000B51AA" w:rsidP="007A6B90">
            <w:pPr>
              <w:spacing w:line="320" w:lineRule="exact"/>
              <w:rPr>
                <w:sz w:val="21"/>
                <w:szCs w:val="21"/>
              </w:rPr>
            </w:pPr>
            <w:r w:rsidRPr="003F0DC6">
              <w:rPr>
                <w:sz w:val="21"/>
                <w:szCs w:val="21"/>
              </w:rPr>
              <w:t>Scen2-rho1</w:t>
            </w:r>
          </w:p>
        </w:tc>
        <w:tc>
          <w:tcPr>
            <w:tcW w:w="683" w:type="pct"/>
          </w:tcPr>
          <w:p w14:paraId="0761A1E6" w14:textId="77777777" w:rsidR="000B51AA" w:rsidRPr="003F0DC6" w:rsidRDefault="000B51AA" w:rsidP="007A6B90">
            <w:pPr>
              <w:spacing w:line="320" w:lineRule="exact"/>
              <w:jc w:val="center"/>
              <w:rPr>
                <w:sz w:val="21"/>
                <w:szCs w:val="21"/>
              </w:rPr>
            </w:pPr>
            <w:r w:rsidRPr="003F0DC6">
              <w:rPr>
                <w:sz w:val="21"/>
                <w:szCs w:val="21"/>
              </w:rPr>
              <w:t>196.251</w:t>
            </w:r>
          </w:p>
        </w:tc>
        <w:tc>
          <w:tcPr>
            <w:tcW w:w="670" w:type="pct"/>
          </w:tcPr>
          <w:p w14:paraId="478CB3CB" w14:textId="77777777" w:rsidR="000B51AA" w:rsidRPr="003F0DC6" w:rsidRDefault="000B51AA" w:rsidP="007A6B90">
            <w:pPr>
              <w:spacing w:line="320" w:lineRule="exact"/>
              <w:jc w:val="center"/>
              <w:rPr>
                <w:sz w:val="21"/>
                <w:szCs w:val="21"/>
              </w:rPr>
            </w:pPr>
            <w:r w:rsidRPr="003F0DC6">
              <w:rPr>
                <w:sz w:val="21"/>
                <w:szCs w:val="21"/>
              </w:rPr>
              <w:t>179.056</w:t>
            </w:r>
          </w:p>
        </w:tc>
        <w:tc>
          <w:tcPr>
            <w:tcW w:w="727" w:type="pct"/>
          </w:tcPr>
          <w:p w14:paraId="7BDA5845" w14:textId="77777777" w:rsidR="000B51AA" w:rsidRPr="003F0DC6" w:rsidRDefault="000B51AA" w:rsidP="007A6B90">
            <w:pPr>
              <w:spacing w:line="320" w:lineRule="exact"/>
              <w:jc w:val="center"/>
              <w:rPr>
                <w:sz w:val="21"/>
                <w:szCs w:val="21"/>
              </w:rPr>
            </w:pPr>
            <w:r w:rsidRPr="003F0DC6">
              <w:rPr>
                <w:sz w:val="21"/>
                <w:szCs w:val="21"/>
              </w:rPr>
              <w:t>179.06</w:t>
            </w:r>
          </w:p>
        </w:tc>
        <w:tc>
          <w:tcPr>
            <w:tcW w:w="145" w:type="pct"/>
          </w:tcPr>
          <w:p w14:paraId="027953FE" w14:textId="77777777" w:rsidR="000B51AA" w:rsidRPr="003F0DC6" w:rsidRDefault="000B51AA" w:rsidP="007A6B90">
            <w:pPr>
              <w:spacing w:line="320" w:lineRule="exact"/>
              <w:jc w:val="center"/>
              <w:rPr>
                <w:sz w:val="21"/>
                <w:szCs w:val="21"/>
              </w:rPr>
            </w:pPr>
          </w:p>
        </w:tc>
        <w:tc>
          <w:tcPr>
            <w:tcW w:w="751" w:type="pct"/>
          </w:tcPr>
          <w:p w14:paraId="0397F3BF" w14:textId="77777777" w:rsidR="000B51AA" w:rsidRPr="003F0DC6" w:rsidRDefault="000B51AA" w:rsidP="007A6B90">
            <w:pPr>
              <w:spacing w:line="320" w:lineRule="exact"/>
              <w:jc w:val="center"/>
              <w:rPr>
                <w:sz w:val="21"/>
                <w:szCs w:val="21"/>
              </w:rPr>
            </w:pPr>
            <w:r w:rsidRPr="003F0DC6">
              <w:rPr>
                <w:sz w:val="21"/>
                <w:szCs w:val="21"/>
              </w:rPr>
              <w:t>254.89</w:t>
            </w:r>
          </w:p>
        </w:tc>
        <w:tc>
          <w:tcPr>
            <w:tcW w:w="672" w:type="pct"/>
          </w:tcPr>
          <w:p w14:paraId="776E89E7" w14:textId="77777777" w:rsidR="000B51AA" w:rsidRPr="003F0DC6" w:rsidRDefault="000B51AA" w:rsidP="007A6B90">
            <w:pPr>
              <w:spacing w:line="320" w:lineRule="exact"/>
              <w:jc w:val="center"/>
              <w:rPr>
                <w:sz w:val="21"/>
                <w:szCs w:val="21"/>
              </w:rPr>
            </w:pPr>
            <w:r w:rsidRPr="003F0DC6">
              <w:rPr>
                <w:sz w:val="21"/>
                <w:szCs w:val="21"/>
              </w:rPr>
              <w:t>237.473</w:t>
            </w:r>
          </w:p>
        </w:tc>
        <w:tc>
          <w:tcPr>
            <w:tcW w:w="586" w:type="pct"/>
          </w:tcPr>
          <w:p w14:paraId="66AD577F" w14:textId="77777777" w:rsidR="000B51AA" w:rsidRPr="003F0DC6" w:rsidRDefault="000B51AA" w:rsidP="007A6B90">
            <w:pPr>
              <w:spacing w:line="320" w:lineRule="exact"/>
              <w:jc w:val="center"/>
              <w:rPr>
                <w:sz w:val="21"/>
                <w:szCs w:val="21"/>
              </w:rPr>
            </w:pPr>
            <w:r w:rsidRPr="003F0DC6">
              <w:rPr>
                <w:sz w:val="21"/>
                <w:szCs w:val="21"/>
              </w:rPr>
              <w:t>237.477</w:t>
            </w:r>
          </w:p>
        </w:tc>
      </w:tr>
      <w:tr w:rsidR="000B51AA" w:rsidRPr="003F0DC6" w14:paraId="1B873CC0" w14:textId="77777777" w:rsidTr="007A6B90">
        <w:tc>
          <w:tcPr>
            <w:tcW w:w="766" w:type="pct"/>
          </w:tcPr>
          <w:p w14:paraId="32E004B7" w14:textId="77777777" w:rsidR="000B51AA" w:rsidRPr="003F0DC6" w:rsidRDefault="000B51AA" w:rsidP="007A6B90">
            <w:pPr>
              <w:spacing w:line="320" w:lineRule="exact"/>
              <w:rPr>
                <w:sz w:val="21"/>
                <w:szCs w:val="21"/>
              </w:rPr>
            </w:pPr>
            <w:r w:rsidRPr="003F0DC6">
              <w:rPr>
                <w:sz w:val="21"/>
                <w:szCs w:val="21"/>
              </w:rPr>
              <w:t>Scen2-rho2</w:t>
            </w:r>
          </w:p>
        </w:tc>
        <w:tc>
          <w:tcPr>
            <w:tcW w:w="683" w:type="pct"/>
          </w:tcPr>
          <w:p w14:paraId="5721B5D3" w14:textId="77777777" w:rsidR="000B51AA" w:rsidRPr="003F0DC6" w:rsidRDefault="000B51AA" w:rsidP="007A6B90">
            <w:pPr>
              <w:spacing w:line="320" w:lineRule="exact"/>
              <w:jc w:val="center"/>
              <w:rPr>
                <w:sz w:val="21"/>
                <w:szCs w:val="21"/>
              </w:rPr>
            </w:pPr>
            <w:r w:rsidRPr="003F0DC6">
              <w:rPr>
                <w:sz w:val="21"/>
                <w:szCs w:val="21"/>
              </w:rPr>
              <w:t>133.552</w:t>
            </w:r>
          </w:p>
        </w:tc>
        <w:tc>
          <w:tcPr>
            <w:tcW w:w="670" w:type="pct"/>
          </w:tcPr>
          <w:p w14:paraId="43493538" w14:textId="77777777" w:rsidR="000B51AA" w:rsidRPr="003F0DC6" w:rsidRDefault="000B51AA" w:rsidP="007A6B90">
            <w:pPr>
              <w:spacing w:line="320" w:lineRule="exact"/>
              <w:jc w:val="center"/>
              <w:rPr>
                <w:sz w:val="21"/>
                <w:szCs w:val="21"/>
              </w:rPr>
            </w:pPr>
            <w:r w:rsidRPr="003F0DC6">
              <w:rPr>
                <w:sz w:val="21"/>
                <w:szCs w:val="21"/>
              </w:rPr>
              <w:t>102.601</w:t>
            </w:r>
          </w:p>
        </w:tc>
        <w:tc>
          <w:tcPr>
            <w:tcW w:w="727" w:type="pct"/>
          </w:tcPr>
          <w:p w14:paraId="6A8B8FD1" w14:textId="77777777" w:rsidR="000B51AA" w:rsidRPr="003F0DC6" w:rsidRDefault="000B51AA" w:rsidP="007A6B90">
            <w:pPr>
              <w:spacing w:line="320" w:lineRule="exact"/>
              <w:jc w:val="center"/>
              <w:rPr>
                <w:sz w:val="21"/>
                <w:szCs w:val="21"/>
              </w:rPr>
            </w:pPr>
            <w:r w:rsidRPr="003F0DC6">
              <w:rPr>
                <w:sz w:val="21"/>
                <w:szCs w:val="21"/>
              </w:rPr>
              <w:t>102.601</w:t>
            </w:r>
          </w:p>
        </w:tc>
        <w:tc>
          <w:tcPr>
            <w:tcW w:w="145" w:type="pct"/>
          </w:tcPr>
          <w:p w14:paraId="0719230A" w14:textId="77777777" w:rsidR="000B51AA" w:rsidRPr="003F0DC6" w:rsidRDefault="000B51AA" w:rsidP="007A6B90">
            <w:pPr>
              <w:spacing w:line="320" w:lineRule="exact"/>
              <w:jc w:val="center"/>
              <w:rPr>
                <w:sz w:val="21"/>
                <w:szCs w:val="21"/>
              </w:rPr>
            </w:pPr>
          </w:p>
        </w:tc>
        <w:tc>
          <w:tcPr>
            <w:tcW w:w="751" w:type="pct"/>
          </w:tcPr>
          <w:p w14:paraId="6A61EF80" w14:textId="77777777" w:rsidR="000B51AA" w:rsidRPr="003F0DC6" w:rsidRDefault="000B51AA" w:rsidP="007A6B90">
            <w:pPr>
              <w:spacing w:line="320" w:lineRule="exact"/>
              <w:jc w:val="center"/>
              <w:rPr>
                <w:sz w:val="21"/>
                <w:szCs w:val="21"/>
              </w:rPr>
            </w:pPr>
            <w:r w:rsidRPr="003F0DC6">
              <w:rPr>
                <w:sz w:val="21"/>
                <w:szCs w:val="21"/>
              </w:rPr>
              <w:t>188.474</w:t>
            </w:r>
          </w:p>
        </w:tc>
        <w:tc>
          <w:tcPr>
            <w:tcW w:w="672" w:type="pct"/>
          </w:tcPr>
          <w:p w14:paraId="4A2DFC88" w14:textId="77777777" w:rsidR="000B51AA" w:rsidRPr="003F0DC6" w:rsidRDefault="000B51AA" w:rsidP="007A6B90">
            <w:pPr>
              <w:spacing w:line="320" w:lineRule="exact"/>
              <w:jc w:val="center"/>
              <w:rPr>
                <w:sz w:val="21"/>
                <w:szCs w:val="21"/>
              </w:rPr>
            </w:pPr>
            <w:r w:rsidRPr="003F0DC6">
              <w:rPr>
                <w:sz w:val="21"/>
                <w:szCs w:val="21"/>
              </w:rPr>
              <w:t>159.374</w:t>
            </w:r>
          </w:p>
        </w:tc>
        <w:tc>
          <w:tcPr>
            <w:tcW w:w="586" w:type="pct"/>
          </w:tcPr>
          <w:p w14:paraId="613DD0FC" w14:textId="77777777" w:rsidR="000B51AA" w:rsidRPr="003F0DC6" w:rsidRDefault="000B51AA" w:rsidP="007A6B90">
            <w:pPr>
              <w:spacing w:line="320" w:lineRule="exact"/>
              <w:jc w:val="center"/>
              <w:rPr>
                <w:sz w:val="21"/>
                <w:szCs w:val="21"/>
              </w:rPr>
            </w:pPr>
            <w:r w:rsidRPr="003F0DC6">
              <w:rPr>
                <w:sz w:val="21"/>
                <w:szCs w:val="21"/>
              </w:rPr>
              <w:t>159.374</w:t>
            </w:r>
          </w:p>
        </w:tc>
      </w:tr>
      <w:tr w:rsidR="000B51AA" w:rsidRPr="003F0DC6" w14:paraId="24E253C1" w14:textId="77777777" w:rsidTr="007A6B90">
        <w:tc>
          <w:tcPr>
            <w:tcW w:w="766" w:type="pct"/>
          </w:tcPr>
          <w:p w14:paraId="2E324620" w14:textId="77777777" w:rsidR="000B51AA" w:rsidRPr="003F0DC6" w:rsidRDefault="000B51AA" w:rsidP="007A6B90">
            <w:pPr>
              <w:spacing w:line="320" w:lineRule="exact"/>
              <w:rPr>
                <w:sz w:val="21"/>
                <w:szCs w:val="21"/>
              </w:rPr>
            </w:pPr>
            <w:r w:rsidRPr="003F0DC6">
              <w:rPr>
                <w:sz w:val="21"/>
                <w:szCs w:val="21"/>
              </w:rPr>
              <w:t>Scen2-rho3</w:t>
            </w:r>
          </w:p>
        </w:tc>
        <w:tc>
          <w:tcPr>
            <w:tcW w:w="683" w:type="pct"/>
          </w:tcPr>
          <w:p w14:paraId="59B91230" w14:textId="77777777" w:rsidR="000B51AA" w:rsidRPr="003F0DC6" w:rsidRDefault="000B51AA" w:rsidP="007A6B90">
            <w:pPr>
              <w:spacing w:line="320" w:lineRule="exact"/>
              <w:jc w:val="center"/>
              <w:rPr>
                <w:sz w:val="21"/>
                <w:szCs w:val="21"/>
              </w:rPr>
            </w:pPr>
            <w:r w:rsidRPr="003F0DC6">
              <w:rPr>
                <w:sz w:val="21"/>
                <w:szCs w:val="21"/>
              </w:rPr>
              <w:t>122.048</w:t>
            </w:r>
          </w:p>
        </w:tc>
        <w:tc>
          <w:tcPr>
            <w:tcW w:w="670" w:type="pct"/>
          </w:tcPr>
          <w:p w14:paraId="2BFBB01A" w14:textId="77777777" w:rsidR="000B51AA" w:rsidRPr="003F0DC6" w:rsidRDefault="000B51AA" w:rsidP="007A6B90">
            <w:pPr>
              <w:spacing w:line="320" w:lineRule="exact"/>
              <w:jc w:val="center"/>
              <w:rPr>
                <w:sz w:val="21"/>
                <w:szCs w:val="21"/>
              </w:rPr>
            </w:pPr>
            <w:r w:rsidRPr="003F0DC6">
              <w:rPr>
                <w:sz w:val="21"/>
                <w:szCs w:val="21"/>
              </w:rPr>
              <w:t>67.868</w:t>
            </w:r>
          </w:p>
        </w:tc>
        <w:tc>
          <w:tcPr>
            <w:tcW w:w="727" w:type="pct"/>
          </w:tcPr>
          <w:p w14:paraId="719FA82A" w14:textId="77777777" w:rsidR="000B51AA" w:rsidRPr="003F0DC6" w:rsidRDefault="000B51AA" w:rsidP="007A6B90">
            <w:pPr>
              <w:spacing w:line="320" w:lineRule="exact"/>
              <w:jc w:val="center"/>
              <w:rPr>
                <w:sz w:val="21"/>
                <w:szCs w:val="21"/>
              </w:rPr>
            </w:pPr>
            <w:r w:rsidRPr="003F0DC6">
              <w:rPr>
                <w:sz w:val="21"/>
                <w:szCs w:val="21"/>
              </w:rPr>
              <w:t>67.868</w:t>
            </w:r>
          </w:p>
        </w:tc>
        <w:tc>
          <w:tcPr>
            <w:tcW w:w="145" w:type="pct"/>
          </w:tcPr>
          <w:p w14:paraId="1503417B" w14:textId="77777777" w:rsidR="000B51AA" w:rsidRPr="003F0DC6" w:rsidRDefault="000B51AA" w:rsidP="007A6B90">
            <w:pPr>
              <w:spacing w:line="320" w:lineRule="exact"/>
              <w:jc w:val="center"/>
              <w:rPr>
                <w:sz w:val="21"/>
                <w:szCs w:val="21"/>
              </w:rPr>
            </w:pPr>
          </w:p>
        </w:tc>
        <w:tc>
          <w:tcPr>
            <w:tcW w:w="751" w:type="pct"/>
          </w:tcPr>
          <w:p w14:paraId="38F3C6A7" w14:textId="77777777" w:rsidR="000B51AA" w:rsidRPr="003F0DC6" w:rsidRDefault="000B51AA" w:rsidP="007A6B90">
            <w:pPr>
              <w:spacing w:line="320" w:lineRule="exact"/>
              <w:jc w:val="center"/>
              <w:rPr>
                <w:sz w:val="21"/>
                <w:szCs w:val="21"/>
              </w:rPr>
            </w:pPr>
            <w:r w:rsidRPr="003F0DC6">
              <w:rPr>
                <w:sz w:val="21"/>
                <w:szCs w:val="21"/>
              </w:rPr>
              <w:t>165.806</w:t>
            </w:r>
          </w:p>
        </w:tc>
        <w:tc>
          <w:tcPr>
            <w:tcW w:w="672" w:type="pct"/>
          </w:tcPr>
          <w:p w14:paraId="7B18CCA1" w14:textId="77777777" w:rsidR="000B51AA" w:rsidRPr="003F0DC6" w:rsidRDefault="000B51AA" w:rsidP="007A6B90">
            <w:pPr>
              <w:spacing w:line="320" w:lineRule="exact"/>
              <w:jc w:val="center"/>
              <w:rPr>
                <w:sz w:val="21"/>
                <w:szCs w:val="21"/>
              </w:rPr>
            </w:pPr>
            <w:r w:rsidRPr="003F0DC6">
              <w:rPr>
                <w:sz w:val="21"/>
                <w:szCs w:val="21"/>
              </w:rPr>
              <w:t>121.962</w:t>
            </w:r>
          </w:p>
        </w:tc>
        <w:tc>
          <w:tcPr>
            <w:tcW w:w="586" w:type="pct"/>
          </w:tcPr>
          <w:p w14:paraId="016F4623" w14:textId="77777777" w:rsidR="000B51AA" w:rsidRPr="003F0DC6" w:rsidRDefault="000B51AA" w:rsidP="007A6B90">
            <w:pPr>
              <w:spacing w:line="320" w:lineRule="exact"/>
              <w:jc w:val="center"/>
              <w:rPr>
                <w:sz w:val="21"/>
                <w:szCs w:val="21"/>
              </w:rPr>
            </w:pPr>
            <w:r w:rsidRPr="003F0DC6">
              <w:rPr>
                <w:sz w:val="21"/>
                <w:szCs w:val="21"/>
              </w:rPr>
              <w:t>121.962</w:t>
            </w:r>
          </w:p>
        </w:tc>
      </w:tr>
      <w:tr w:rsidR="000B51AA" w:rsidRPr="003F0DC6" w14:paraId="247CA200" w14:textId="77777777" w:rsidTr="007A6B90">
        <w:tc>
          <w:tcPr>
            <w:tcW w:w="5000" w:type="pct"/>
            <w:gridSpan w:val="8"/>
          </w:tcPr>
          <w:p w14:paraId="19B3DEF2" w14:textId="77777777" w:rsidR="000B51AA" w:rsidRPr="003F0DC6" w:rsidRDefault="000B51AA" w:rsidP="007A6B90">
            <w:pPr>
              <w:spacing w:line="320" w:lineRule="exact"/>
              <w:jc w:val="left"/>
              <w:rPr>
                <w:b/>
                <w:bCs/>
                <w:sz w:val="21"/>
                <w:szCs w:val="21"/>
              </w:rPr>
            </w:pPr>
            <w:r w:rsidRPr="003F0DC6">
              <w:rPr>
                <w:rFonts w:hint="eastAsia"/>
                <w:b/>
                <w:bCs/>
                <w:sz w:val="21"/>
                <w:szCs w:val="21"/>
              </w:rPr>
              <w:t>P</w:t>
            </w:r>
            <w:r w:rsidRPr="003F0DC6">
              <w:rPr>
                <w:b/>
                <w:bCs/>
                <w:sz w:val="21"/>
                <w:szCs w:val="21"/>
              </w:rPr>
              <w:t>ower or false positive error of identifying the predictor contributing to heterogeneity</w:t>
            </w:r>
          </w:p>
        </w:tc>
      </w:tr>
      <w:tr w:rsidR="000B51AA" w:rsidRPr="003F0DC6" w14:paraId="298E8DD2" w14:textId="77777777" w:rsidTr="007A6B90">
        <w:tc>
          <w:tcPr>
            <w:tcW w:w="766" w:type="pct"/>
          </w:tcPr>
          <w:p w14:paraId="5C5F9F0C" w14:textId="77777777" w:rsidR="000B51AA" w:rsidRPr="003F0DC6" w:rsidRDefault="000B51AA" w:rsidP="007A6B90">
            <w:pPr>
              <w:spacing w:line="320" w:lineRule="exact"/>
              <w:rPr>
                <w:sz w:val="21"/>
                <w:szCs w:val="21"/>
              </w:rPr>
            </w:pPr>
            <w:r w:rsidRPr="003F0DC6">
              <w:rPr>
                <w:sz w:val="21"/>
                <w:szCs w:val="21"/>
              </w:rPr>
              <w:t>Scen1-rho0</w:t>
            </w:r>
          </w:p>
        </w:tc>
        <w:tc>
          <w:tcPr>
            <w:tcW w:w="683" w:type="pct"/>
          </w:tcPr>
          <w:p w14:paraId="5B6564AA"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Pr>
          <w:p w14:paraId="5BD3B30F"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Pr>
          <w:p w14:paraId="63893677"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Pr>
          <w:p w14:paraId="21FB6247" w14:textId="77777777" w:rsidR="000B51AA" w:rsidRPr="003F0DC6" w:rsidRDefault="000B51AA" w:rsidP="007A6B90">
            <w:pPr>
              <w:spacing w:line="320" w:lineRule="exact"/>
              <w:jc w:val="center"/>
              <w:rPr>
                <w:sz w:val="21"/>
                <w:szCs w:val="21"/>
              </w:rPr>
            </w:pPr>
          </w:p>
        </w:tc>
        <w:tc>
          <w:tcPr>
            <w:tcW w:w="751" w:type="pct"/>
          </w:tcPr>
          <w:p w14:paraId="43F5F89D" w14:textId="77777777" w:rsidR="000B51AA" w:rsidRPr="003F0DC6" w:rsidRDefault="000B51AA" w:rsidP="007A6B90">
            <w:pPr>
              <w:spacing w:line="320" w:lineRule="exact"/>
              <w:jc w:val="center"/>
              <w:rPr>
                <w:sz w:val="21"/>
                <w:szCs w:val="21"/>
              </w:rPr>
            </w:pPr>
            <w:r w:rsidRPr="003F0DC6">
              <w:rPr>
                <w:sz w:val="21"/>
                <w:szCs w:val="21"/>
              </w:rPr>
              <w:t>1</w:t>
            </w:r>
          </w:p>
        </w:tc>
        <w:tc>
          <w:tcPr>
            <w:tcW w:w="672" w:type="pct"/>
          </w:tcPr>
          <w:p w14:paraId="4E4F6910" w14:textId="77777777" w:rsidR="000B51AA" w:rsidRPr="003F0DC6" w:rsidRDefault="000B51AA" w:rsidP="007A6B90">
            <w:pPr>
              <w:spacing w:line="320" w:lineRule="exact"/>
              <w:jc w:val="center"/>
              <w:rPr>
                <w:sz w:val="21"/>
                <w:szCs w:val="21"/>
              </w:rPr>
            </w:pPr>
            <w:r w:rsidRPr="003F0DC6">
              <w:rPr>
                <w:sz w:val="21"/>
                <w:szCs w:val="21"/>
              </w:rPr>
              <w:t>1</w:t>
            </w:r>
          </w:p>
        </w:tc>
        <w:tc>
          <w:tcPr>
            <w:tcW w:w="586" w:type="pct"/>
          </w:tcPr>
          <w:p w14:paraId="577E7655" w14:textId="77777777" w:rsidR="000B51AA" w:rsidRPr="003F0DC6" w:rsidRDefault="000B51AA" w:rsidP="007A6B90">
            <w:pPr>
              <w:spacing w:line="320" w:lineRule="exact"/>
              <w:jc w:val="center"/>
              <w:rPr>
                <w:sz w:val="21"/>
                <w:szCs w:val="21"/>
              </w:rPr>
            </w:pPr>
            <w:r w:rsidRPr="003F0DC6">
              <w:rPr>
                <w:sz w:val="21"/>
                <w:szCs w:val="21"/>
              </w:rPr>
              <w:t>1</w:t>
            </w:r>
          </w:p>
        </w:tc>
      </w:tr>
      <w:tr w:rsidR="000B51AA" w:rsidRPr="003F0DC6" w14:paraId="008325C9" w14:textId="77777777" w:rsidTr="007A6B90">
        <w:tc>
          <w:tcPr>
            <w:tcW w:w="766" w:type="pct"/>
          </w:tcPr>
          <w:p w14:paraId="5CE37D31" w14:textId="77777777" w:rsidR="000B51AA" w:rsidRPr="003F0DC6" w:rsidRDefault="000B51AA" w:rsidP="007A6B90">
            <w:pPr>
              <w:spacing w:line="320" w:lineRule="exact"/>
              <w:rPr>
                <w:sz w:val="21"/>
                <w:szCs w:val="21"/>
              </w:rPr>
            </w:pPr>
            <w:r w:rsidRPr="003F0DC6">
              <w:rPr>
                <w:sz w:val="21"/>
                <w:szCs w:val="21"/>
              </w:rPr>
              <w:t>Scen1-rho1</w:t>
            </w:r>
          </w:p>
        </w:tc>
        <w:tc>
          <w:tcPr>
            <w:tcW w:w="683" w:type="pct"/>
          </w:tcPr>
          <w:p w14:paraId="1E469AB8"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Pr>
          <w:p w14:paraId="15AA3720"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Pr>
          <w:p w14:paraId="3E117588"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Pr>
          <w:p w14:paraId="3ED6B102" w14:textId="77777777" w:rsidR="000B51AA" w:rsidRPr="003F0DC6" w:rsidRDefault="000B51AA" w:rsidP="007A6B90">
            <w:pPr>
              <w:spacing w:line="320" w:lineRule="exact"/>
              <w:jc w:val="center"/>
              <w:rPr>
                <w:sz w:val="21"/>
                <w:szCs w:val="21"/>
              </w:rPr>
            </w:pPr>
          </w:p>
        </w:tc>
        <w:tc>
          <w:tcPr>
            <w:tcW w:w="751" w:type="pct"/>
          </w:tcPr>
          <w:p w14:paraId="4D5161F5" w14:textId="77777777" w:rsidR="000B51AA" w:rsidRPr="003F0DC6" w:rsidRDefault="000B51AA" w:rsidP="007A6B90">
            <w:pPr>
              <w:spacing w:line="320" w:lineRule="exact"/>
              <w:jc w:val="center"/>
              <w:rPr>
                <w:sz w:val="21"/>
                <w:szCs w:val="21"/>
              </w:rPr>
            </w:pPr>
            <w:r w:rsidRPr="003F0DC6">
              <w:rPr>
                <w:sz w:val="21"/>
                <w:szCs w:val="21"/>
              </w:rPr>
              <w:t>1</w:t>
            </w:r>
          </w:p>
        </w:tc>
        <w:tc>
          <w:tcPr>
            <w:tcW w:w="672" w:type="pct"/>
          </w:tcPr>
          <w:p w14:paraId="4627D1BD" w14:textId="77777777" w:rsidR="000B51AA" w:rsidRPr="003F0DC6" w:rsidRDefault="000B51AA" w:rsidP="007A6B90">
            <w:pPr>
              <w:spacing w:line="320" w:lineRule="exact"/>
              <w:jc w:val="center"/>
              <w:rPr>
                <w:sz w:val="21"/>
                <w:szCs w:val="21"/>
              </w:rPr>
            </w:pPr>
            <w:r w:rsidRPr="003F0DC6">
              <w:rPr>
                <w:sz w:val="21"/>
                <w:szCs w:val="21"/>
              </w:rPr>
              <w:t>1</w:t>
            </w:r>
          </w:p>
        </w:tc>
        <w:tc>
          <w:tcPr>
            <w:tcW w:w="586" w:type="pct"/>
          </w:tcPr>
          <w:p w14:paraId="00A6226B" w14:textId="77777777" w:rsidR="000B51AA" w:rsidRPr="003F0DC6" w:rsidRDefault="000B51AA" w:rsidP="007A6B90">
            <w:pPr>
              <w:spacing w:line="320" w:lineRule="exact"/>
              <w:jc w:val="center"/>
              <w:rPr>
                <w:sz w:val="21"/>
                <w:szCs w:val="21"/>
              </w:rPr>
            </w:pPr>
            <w:r w:rsidRPr="003F0DC6">
              <w:rPr>
                <w:sz w:val="21"/>
                <w:szCs w:val="21"/>
              </w:rPr>
              <w:t>1</w:t>
            </w:r>
          </w:p>
        </w:tc>
      </w:tr>
      <w:tr w:rsidR="000B51AA" w:rsidRPr="003F0DC6" w14:paraId="0824FCF1" w14:textId="77777777" w:rsidTr="007A6B90">
        <w:tc>
          <w:tcPr>
            <w:tcW w:w="766" w:type="pct"/>
          </w:tcPr>
          <w:p w14:paraId="424D4B5D" w14:textId="77777777" w:rsidR="000B51AA" w:rsidRPr="003F0DC6" w:rsidRDefault="000B51AA" w:rsidP="007A6B90">
            <w:pPr>
              <w:spacing w:line="320" w:lineRule="exact"/>
              <w:rPr>
                <w:sz w:val="21"/>
                <w:szCs w:val="21"/>
              </w:rPr>
            </w:pPr>
            <w:r w:rsidRPr="003F0DC6">
              <w:rPr>
                <w:sz w:val="21"/>
                <w:szCs w:val="21"/>
              </w:rPr>
              <w:t>Scen1-rho2</w:t>
            </w:r>
          </w:p>
        </w:tc>
        <w:tc>
          <w:tcPr>
            <w:tcW w:w="683" w:type="pct"/>
          </w:tcPr>
          <w:p w14:paraId="2A510EBB"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Pr>
          <w:p w14:paraId="02AEE24C"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Pr>
          <w:p w14:paraId="0A2C203B"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Pr>
          <w:p w14:paraId="59DD27C3" w14:textId="77777777" w:rsidR="000B51AA" w:rsidRPr="003F0DC6" w:rsidRDefault="000B51AA" w:rsidP="007A6B90">
            <w:pPr>
              <w:spacing w:line="320" w:lineRule="exact"/>
              <w:jc w:val="center"/>
              <w:rPr>
                <w:sz w:val="21"/>
                <w:szCs w:val="21"/>
              </w:rPr>
            </w:pPr>
          </w:p>
        </w:tc>
        <w:tc>
          <w:tcPr>
            <w:tcW w:w="751" w:type="pct"/>
          </w:tcPr>
          <w:p w14:paraId="144B5ABF" w14:textId="77777777" w:rsidR="000B51AA" w:rsidRPr="003F0DC6" w:rsidRDefault="000B51AA" w:rsidP="007A6B90">
            <w:pPr>
              <w:spacing w:line="320" w:lineRule="exact"/>
              <w:jc w:val="center"/>
              <w:rPr>
                <w:sz w:val="21"/>
                <w:szCs w:val="21"/>
              </w:rPr>
            </w:pPr>
            <w:r w:rsidRPr="003F0DC6">
              <w:rPr>
                <w:sz w:val="21"/>
                <w:szCs w:val="21"/>
              </w:rPr>
              <w:t>1</w:t>
            </w:r>
          </w:p>
        </w:tc>
        <w:tc>
          <w:tcPr>
            <w:tcW w:w="672" w:type="pct"/>
          </w:tcPr>
          <w:p w14:paraId="29E4FFB2" w14:textId="77777777" w:rsidR="000B51AA" w:rsidRPr="003F0DC6" w:rsidRDefault="000B51AA" w:rsidP="007A6B90">
            <w:pPr>
              <w:spacing w:line="320" w:lineRule="exact"/>
              <w:jc w:val="center"/>
              <w:rPr>
                <w:sz w:val="21"/>
                <w:szCs w:val="21"/>
              </w:rPr>
            </w:pPr>
            <w:r w:rsidRPr="003F0DC6">
              <w:rPr>
                <w:sz w:val="21"/>
                <w:szCs w:val="21"/>
              </w:rPr>
              <w:t>1</w:t>
            </w:r>
          </w:p>
        </w:tc>
        <w:tc>
          <w:tcPr>
            <w:tcW w:w="586" w:type="pct"/>
          </w:tcPr>
          <w:p w14:paraId="51320CE1" w14:textId="77777777" w:rsidR="000B51AA" w:rsidRPr="003F0DC6" w:rsidRDefault="000B51AA" w:rsidP="007A6B90">
            <w:pPr>
              <w:spacing w:line="320" w:lineRule="exact"/>
              <w:jc w:val="center"/>
              <w:rPr>
                <w:sz w:val="21"/>
                <w:szCs w:val="21"/>
              </w:rPr>
            </w:pPr>
            <w:r w:rsidRPr="003F0DC6">
              <w:rPr>
                <w:sz w:val="21"/>
                <w:szCs w:val="21"/>
              </w:rPr>
              <w:t>1</w:t>
            </w:r>
          </w:p>
        </w:tc>
      </w:tr>
      <w:tr w:rsidR="000B51AA" w:rsidRPr="003F0DC6" w14:paraId="6CFB364E" w14:textId="77777777" w:rsidTr="004F2BEA">
        <w:tc>
          <w:tcPr>
            <w:tcW w:w="766" w:type="pct"/>
            <w:tcBorders>
              <w:bottom w:val="nil"/>
            </w:tcBorders>
          </w:tcPr>
          <w:p w14:paraId="0E085DEE" w14:textId="77777777" w:rsidR="000B51AA" w:rsidRPr="003F0DC6" w:rsidRDefault="000B51AA" w:rsidP="007A6B90">
            <w:pPr>
              <w:spacing w:line="320" w:lineRule="exact"/>
              <w:rPr>
                <w:sz w:val="21"/>
                <w:szCs w:val="21"/>
              </w:rPr>
            </w:pPr>
            <w:r w:rsidRPr="003F0DC6">
              <w:rPr>
                <w:sz w:val="21"/>
                <w:szCs w:val="21"/>
              </w:rPr>
              <w:t>Scen1-rho3</w:t>
            </w:r>
          </w:p>
        </w:tc>
        <w:tc>
          <w:tcPr>
            <w:tcW w:w="683" w:type="pct"/>
            <w:tcBorders>
              <w:bottom w:val="nil"/>
            </w:tcBorders>
          </w:tcPr>
          <w:p w14:paraId="720825A9"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Borders>
              <w:bottom w:val="nil"/>
            </w:tcBorders>
          </w:tcPr>
          <w:p w14:paraId="3D99B90F"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Borders>
              <w:bottom w:val="nil"/>
            </w:tcBorders>
          </w:tcPr>
          <w:p w14:paraId="4D5D473F"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Borders>
              <w:bottom w:val="nil"/>
            </w:tcBorders>
          </w:tcPr>
          <w:p w14:paraId="0E830AB7" w14:textId="77777777" w:rsidR="000B51AA" w:rsidRPr="003F0DC6" w:rsidRDefault="000B51AA" w:rsidP="007A6B90">
            <w:pPr>
              <w:spacing w:line="320" w:lineRule="exact"/>
              <w:jc w:val="center"/>
              <w:rPr>
                <w:sz w:val="21"/>
                <w:szCs w:val="21"/>
              </w:rPr>
            </w:pPr>
          </w:p>
        </w:tc>
        <w:tc>
          <w:tcPr>
            <w:tcW w:w="751" w:type="pct"/>
            <w:tcBorders>
              <w:bottom w:val="nil"/>
            </w:tcBorders>
          </w:tcPr>
          <w:p w14:paraId="543EC541" w14:textId="77777777" w:rsidR="000B51AA" w:rsidRPr="003F0DC6" w:rsidRDefault="000B51AA" w:rsidP="007A6B90">
            <w:pPr>
              <w:spacing w:line="320" w:lineRule="exact"/>
              <w:jc w:val="center"/>
              <w:rPr>
                <w:sz w:val="21"/>
                <w:szCs w:val="21"/>
              </w:rPr>
            </w:pPr>
            <w:r w:rsidRPr="003F0DC6">
              <w:rPr>
                <w:sz w:val="21"/>
                <w:szCs w:val="21"/>
              </w:rPr>
              <w:t>1</w:t>
            </w:r>
          </w:p>
        </w:tc>
        <w:tc>
          <w:tcPr>
            <w:tcW w:w="672" w:type="pct"/>
            <w:tcBorders>
              <w:bottom w:val="nil"/>
            </w:tcBorders>
          </w:tcPr>
          <w:p w14:paraId="07221FFD" w14:textId="77777777" w:rsidR="000B51AA" w:rsidRPr="003F0DC6" w:rsidRDefault="000B51AA" w:rsidP="007A6B90">
            <w:pPr>
              <w:spacing w:line="320" w:lineRule="exact"/>
              <w:jc w:val="center"/>
              <w:rPr>
                <w:sz w:val="21"/>
                <w:szCs w:val="21"/>
              </w:rPr>
            </w:pPr>
            <w:r w:rsidRPr="003F0DC6">
              <w:rPr>
                <w:sz w:val="21"/>
                <w:szCs w:val="21"/>
              </w:rPr>
              <w:t>1</w:t>
            </w:r>
          </w:p>
        </w:tc>
        <w:tc>
          <w:tcPr>
            <w:tcW w:w="586" w:type="pct"/>
            <w:tcBorders>
              <w:bottom w:val="nil"/>
            </w:tcBorders>
          </w:tcPr>
          <w:p w14:paraId="4331EA6D" w14:textId="77777777" w:rsidR="000B51AA" w:rsidRPr="003F0DC6" w:rsidRDefault="000B51AA" w:rsidP="007A6B90">
            <w:pPr>
              <w:spacing w:line="320" w:lineRule="exact"/>
              <w:jc w:val="center"/>
              <w:rPr>
                <w:sz w:val="21"/>
                <w:szCs w:val="21"/>
              </w:rPr>
            </w:pPr>
            <w:r w:rsidRPr="003F0DC6">
              <w:rPr>
                <w:sz w:val="21"/>
                <w:szCs w:val="21"/>
              </w:rPr>
              <w:t>1</w:t>
            </w:r>
          </w:p>
        </w:tc>
      </w:tr>
      <w:tr w:rsidR="000B51AA" w:rsidRPr="003F0DC6" w14:paraId="5749933F" w14:textId="77777777" w:rsidTr="004F2BEA">
        <w:tc>
          <w:tcPr>
            <w:tcW w:w="766" w:type="pct"/>
            <w:tcBorders>
              <w:top w:val="nil"/>
              <w:bottom w:val="nil"/>
            </w:tcBorders>
          </w:tcPr>
          <w:p w14:paraId="7C5F3EF3" w14:textId="77777777" w:rsidR="000B51AA" w:rsidRPr="003F0DC6" w:rsidRDefault="000B51AA" w:rsidP="007A6B90">
            <w:pPr>
              <w:spacing w:line="320" w:lineRule="exact"/>
              <w:rPr>
                <w:sz w:val="21"/>
                <w:szCs w:val="21"/>
              </w:rPr>
            </w:pPr>
            <w:r w:rsidRPr="003F0DC6">
              <w:rPr>
                <w:sz w:val="21"/>
                <w:szCs w:val="21"/>
              </w:rPr>
              <w:t>Scen2-rho0</w:t>
            </w:r>
          </w:p>
        </w:tc>
        <w:tc>
          <w:tcPr>
            <w:tcW w:w="683" w:type="pct"/>
            <w:tcBorders>
              <w:top w:val="nil"/>
              <w:bottom w:val="nil"/>
            </w:tcBorders>
          </w:tcPr>
          <w:p w14:paraId="6CFEF0C7"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Borders>
              <w:top w:val="nil"/>
              <w:bottom w:val="nil"/>
            </w:tcBorders>
          </w:tcPr>
          <w:p w14:paraId="0B67EFEB"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Borders>
              <w:top w:val="nil"/>
              <w:bottom w:val="nil"/>
            </w:tcBorders>
          </w:tcPr>
          <w:p w14:paraId="2D6BB3F5"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Borders>
              <w:top w:val="nil"/>
              <w:bottom w:val="nil"/>
            </w:tcBorders>
          </w:tcPr>
          <w:p w14:paraId="17E39094" w14:textId="77777777" w:rsidR="000B51AA" w:rsidRPr="003F0DC6" w:rsidRDefault="000B51AA" w:rsidP="007A6B90">
            <w:pPr>
              <w:spacing w:line="320" w:lineRule="exact"/>
              <w:jc w:val="center"/>
              <w:rPr>
                <w:sz w:val="21"/>
                <w:szCs w:val="21"/>
              </w:rPr>
            </w:pPr>
          </w:p>
        </w:tc>
        <w:tc>
          <w:tcPr>
            <w:tcW w:w="751" w:type="pct"/>
            <w:tcBorders>
              <w:top w:val="nil"/>
              <w:bottom w:val="nil"/>
            </w:tcBorders>
          </w:tcPr>
          <w:p w14:paraId="102E37B0" w14:textId="77777777" w:rsidR="000B51AA" w:rsidRPr="003F0DC6" w:rsidRDefault="000B51AA" w:rsidP="007A6B90">
            <w:pPr>
              <w:spacing w:line="320" w:lineRule="exact"/>
              <w:jc w:val="center"/>
              <w:rPr>
                <w:sz w:val="21"/>
                <w:szCs w:val="21"/>
              </w:rPr>
            </w:pPr>
            <w:r w:rsidRPr="003F0DC6">
              <w:rPr>
                <w:sz w:val="21"/>
                <w:szCs w:val="21"/>
              </w:rPr>
              <w:t>0.016</w:t>
            </w:r>
          </w:p>
        </w:tc>
        <w:tc>
          <w:tcPr>
            <w:tcW w:w="672" w:type="pct"/>
            <w:tcBorders>
              <w:top w:val="nil"/>
              <w:bottom w:val="nil"/>
            </w:tcBorders>
          </w:tcPr>
          <w:p w14:paraId="581B1E12" w14:textId="77777777" w:rsidR="000B51AA" w:rsidRPr="003F0DC6" w:rsidRDefault="000B51AA" w:rsidP="007A6B90">
            <w:pPr>
              <w:spacing w:line="320" w:lineRule="exact"/>
              <w:jc w:val="center"/>
              <w:rPr>
                <w:sz w:val="21"/>
                <w:szCs w:val="21"/>
              </w:rPr>
            </w:pPr>
            <w:r w:rsidRPr="003F0DC6">
              <w:rPr>
                <w:sz w:val="21"/>
                <w:szCs w:val="21"/>
              </w:rPr>
              <w:t>0.020</w:t>
            </w:r>
          </w:p>
        </w:tc>
        <w:tc>
          <w:tcPr>
            <w:tcW w:w="586" w:type="pct"/>
            <w:tcBorders>
              <w:top w:val="nil"/>
              <w:bottom w:val="nil"/>
            </w:tcBorders>
          </w:tcPr>
          <w:p w14:paraId="235D8F27" w14:textId="77777777" w:rsidR="000B51AA" w:rsidRPr="003F0DC6" w:rsidRDefault="000B51AA" w:rsidP="007A6B90">
            <w:pPr>
              <w:spacing w:line="320" w:lineRule="exact"/>
              <w:jc w:val="center"/>
              <w:rPr>
                <w:sz w:val="21"/>
                <w:szCs w:val="21"/>
              </w:rPr>
            </w:pPr>
            <w:r w:rsidRPr="003F0DC6">
              <w:rPr>
                <w:sz w:val="21"/>
                <w:szCs w:val="21"/>
              </w:rPr>
              <w:t>0.018</w:t>
            </w:r>
          </w:p>
        </w:tc>
      </w:tr>
      <w:tr w:rsidR="000B51AA" w:rsidRPr="003F0DC6" w14:paraId="1F26C9FB" w14:textId="77777777" w:rsidTr="004F2BEA">
        <w:tc>
          <w:tcPr>
            <w:tcW w:w="766" w:type="pct"/>
            <w:tcBorders>
              <w:top w:val="nil"/>
              <w:bottom w:val="nil"/>
            </w:tcBorders>
          </w:tcPr>
          <w:p w14:paraId="3CA2CE0D" w14:textId="77777777" w:rsidR="000B51AA" w:rsidRPr="003F0DC6" w:rsidRDefault="000B51AA" w:rsidP="007A6B90">
            <w:pPr>
              <w:spacing w:line="320" w:lineRule="exact"/>
              <w:rPr>
                <w:sz w:val="21"/>
                <w:szCs w:val="21"/>
              </w:rPr>
            </w:pPr>
            <w:r w:rsidRPr="003F0DC6">
              <w:rPr>
                <w:sz w:val="21"/>
                <w:szCs w:val="21"/>
              </w:rPr>
              <w:t>Scen2-rho1</w:t>
            </w:r>
          </w:p>
        </w:tc>
        <w:tc>
          <w:tcPr>
            <w:tcW w:w="683" w:type="pct"/>
            <w:tcBorders>
              <w:top w:val="nil"/>
              <w:bottom w:val="nil"/>
            </w:tcBorders>
          </w:tcPr>
          <w:p w14:paraId="4CC78D5B"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Borders>
              <w:top w:val="nil"/>
              <w:bottom w:val="nil"/>
            </w:tcBorders>
          </w:tcPr>
          <w:p w14:paraId="1E86C496"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Borders>
              <w:top w:val="nil"/>
              <w:bottom w:val="nil"/>
            </w:tcBorders>
          </w:tcPr>
          <w:p w14:paraId="333070E1"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Borders>
              <w:top w:val="nil"/>
              <w:bottom w:val="nil"/>
            </w:tcBorders>
          </w:tcPr>
          <w:p w14:paraId="64673F07" w14:textId="77777777" w:rsidR="000B51AA" w:rsidRPr="003F0DC6" w:rsidRDefault="000B51AA" w:rsidP="007A6B90">
            <w:pPr>
              <w:spacing w:line="320" w:lineRule="exact"/>
              <w:jc w:val="center"/>
              <w:rPr>
                <w:sz w:val="21"/>
                <w:szCs w:val="21"/>
              </w:rPr>
            </w:pPr>
          </w:p>
        </w:tc>
        <w:tc>
          <w:tcPr>
            <w:tcW w:w="751" w:type="pct"/>
            <w:tcBorders>
              <w:top w:val="nil"/>
              <w:bottom w:val="nil"/>
            </w:tcBorders>
          </w:tcPr>
          <w:p w14:paraId="67E9E0D5" w14:textId="77777777" w:rsidR="000B51AA" w:rsidRPr="003F0DC6" w:rsidRDefault="000B51AA" w:rsidP="007A6B90">
            <w:pPr>
              <w:spacing w:line="320" w:lineRule="exact"/>
              <w:jc w:val="center"/>
              <w:rPr>
                <w:sz w:val="21"/>
                <w:szCs w:val="21"/>
              </w:rPr>
            </w:pPr>
            <w:r w:rsidRPr="003F0DC6">
              <w:rPr>
                <w:sz w:val="21"/>
                <w:szCs w:val="21"/>
              </w:rPr>
              <w:t>0.132</w:t>
            </w:r>
          </w:p>
        </w:tc>
        <w:tc>
          <w:tcPr>
            <w:tcW w:w="672" w:type="pct"/>
            <w:tcBorders>
              <w:top w:val="nil"/>
              <w:bottom w:val="nil"/>
            </w:tcBorders>
          </w:tcPr>
          <w:p w14:paraId="12633DCC" w14:textId="77777777" w:rsidR="000B51AA" w:rsidRPr="003F0DC6" w:rsidRDefault="000B51AA" w:rsidP="007A6B90">
            <w:pPr>
              <w:spacing w:line="320" w:lineRule="exact"/>
              <w:jc w:val="center"/>
              <w:rPr>
                <w:sz w:val="21"/>
                <w:szCs w:val="21"/>
              </w:rPr>
            </w:pPr>
            <w:r w:rsidRPr="003F0DC6">
              <w:rPr>
                <w:sz w:val="21"/>
                <w:szCs w:val="21"/>
              </w:rPr>
              <w:t>0.038</w:t>
            </w:r>
          </w:p>
        </w:tc>
        <w:tc>
          <w:tcPr>
            <w:tcW w:w="586" w:type="pct"/>
            <w:tcBorders>
              <w:top w:val="nil"/>
              <w:bottom w:val="nil"/>
            </w:tcBorders>
          </w:tcPr>
          <w:p w14:paraId="04467C9A" w14:textId="77777777" w:rsidR="000B51AA" w:rsidRPr="003F0DC6" w:rsidRDefault="000B51AA" w:rsidP="007A6B90">
            <w:pPr>
              <w:spacing w:line="320" w:lineRule="exact"/>
              <w:jc w:val="center"/>
              <w:rPr>
                <w:sz w:val="21"/>
                <w:szCs w:val="21"/>
              </w:rPr>
            </w:pPr>
            <w:r w:rsidRPr="003F0DC6">
              <w:rPr>
                <w:sz w:val="21"/>
                <w:szCs w:val="21"/>
              </w:rPr>
              <w:t>0.038</w:t>
            </w:r>
          </w:p>
        </w:tc>
      </w:tr>
      <w:tr w:rsidR="000B51AA" w:rsidRPr="003F0DC6" w14:paraId="04B1E3E2" w14:textId="77777777" w:rsidTr="004F2BEA">
        <w:tc>
          <w:tcPr>
            <w:tcW w:w="766" w:type="pct"/>
            <w:tcBorders>
              <w:top w:val="nil"/>
              <w:bottom w:val="nil"/>
            </w:tcBorders>
          </w:tcPr>
          <w:p w14:paraId="2E1F7834" w14:textId="77777777" w:rsidR="000B51AA" w:rsidRPr="003F0DC6" w:rsidRDefault="000B51AA" w:rsidP="007A6B90">
            <w:pPr>
              <w:spacing w:line="320" w:lineRule="exact"/>
              <w:rPr>
                <w:sz w:val="21"/>
                <w:szCs w:val="21"/>
              </w:rPr>
            </w:pPr>
            <w:r w:rsidRPr="003F0DC6">
              <w:rPr>
                <w:sz w:val="21"/>
                <w:szCs w:val="21"/>
              </w:rPr>
              <w:t>Scen2-rho2</w:t>
            </w:r>
          </w:p>
        </w:tc>
        <w:tc>
          <w:tcPr>
            <w:tcW w:w="683" w:type="pct"/>
            <w:tcBorders>
              <w:top w:val="nil"/>
              <w:bottom w:val="nil"/>
            </w:tcBorders>
          </w:tcPr>
          <w:p w14:paraId="08532A73"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Borders>
              <w:top w:val="nil"/>
              <w:bottom w:val="nil"/>
            </w:tcBorders>
          </w:tcPr>
          <w:p w14:paraId="79904328"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Borders>
              <w:top w:val="nil"/>
              <w:bottom w:val="nil"/>
            </w:tcBorders>
          </w:tcPr>
          <w:p w14:paraId="2E6D5D61"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Borders>
              <w:top w:val="nil"/>
              <w:bottom w:val="nil"/>
            </w:tcBorders>
          </w:tcPr>
          <w:p w14:paraId="34A411DA" w14:textId="77777777" w:rsidR="000B51AA" w:rsidRPr="003F0DC6" w:rsidRDefault="000B51AA" w:rsidP="007A6B90">
            <w:pPr>
              <w:spacing w:line="320" w:lineRule="exact"/>
              <w:jc w:val="center"/>
              <w:rPr>
                <w:sz w:val="21"/>
                <w:szCs w:val="21"/>
              </w:rPr>
            </w:pPr>
          </w:p>
        </w:tc>
        <w:tc>
          <w:tcPr>
            <w:tcW w:w="751" w:type="pct"/>
            <w:tcBorders>
              <w:top w:val="nil"/>
              <w:bottom w:val="nil"/>
            </w:tcBorders>
          </w:tcPr>
          <w:p w14:paraId="154DBA34" w14:textId="77777777" w:rsidR="000B51AA" w:rsidRPr="003F0DC6" w:rsidRDefault="000B51AA" w:rsidP="007A6B90">
            <w:pPr>
              <w:spacing w:line="320" w:lineRule="exact"/>
              <w:jc w:val="center"/>
              <w:rPr>
                <w:sz w:val="21"/>
                <w:szCs w:val="21"/>
              </w:rPr>
            </w:pPr>
            <w:r w:rsidRPr="003F0DC6">
              <w:rPr>
                <w:sz w:val="21"/>
                <w:szCs w:val="21"/>
              </w:rPr>
              <w:t>0.499</w:t>
            </w:r>
          </w:p>
        </w:tc>
        <w:tc>
          <w:tcPr>
            <w:tcW w:w="672" w:type="pct"/>
            <w:tcBorders>
              <w:top w:val="nil"/>
              <w:bottom w:val="nil"/>
            </w:tcBorders>
          </w:tcPr>
          <w:p w14:paraId="61ED26D8" w14:textId="77777777" w:rsidR="000B51AA" w:rsidRPr="003F0DC6" w:rsidRDefault="000B51AA" w:rsidP="007A6B90">
            <w:pPr>
              <w:spacing w:line="320" w:lineRule="exact"/>
              <w:jc w:val="center"/>
              <w:rPr>
                <w:sz w:val="21"/>
                <w:szCs w:val="21"/>
              </w:rPr>
            </w:pPr>
            <w:r w:rsidRPr="003F0DC6">
              <w:rPr>
                <w:sz w:val="21"/>
                <w:szCs w:val="21"/>
              </w:rPr>
              <w:t>0.157</w:t>
            </w:r>
          </w:p>
        </w:tc>
        <w:tc>
          <w:tcPr>
            <w:tcW w:w="586" w:type="pct"/>
            <w:tcBorders>
              <w:top w:val="nil"/>
              <w:bottom w:val="nil"/>
            </w:tcBorders>
          </w:tcPr>
          <w:p w14:paraId="61F81105" w14:textId="77777777" w:rsidR="000B51AA" w:rsidRPr="003F0DC6" w:rsidRDefault="000B51AA" w:rsidP="007A6B90">
            <w:pPr>
              <w:spacing w:line="320" w:lineRule="exact"/>
              <w:jc w:val="center"/>
              <w:rPr>
                <w:sz w:val="21"/>
                <w:szCs w:val="21"/>
              </w:rPr>
            </w:pPr>
            <w:r w:rsidRPr="003F0DC6">
              <w:rPr>
                <w:sz w:val="21"/>
                <w:szCs w:val="21"/>
              </w:rPr>
              <w:t>0.157</w:t>
            </w:r>
          </w:p>
        </w:tc>
      </w:tr>
      <w:tr w:rsidR="000B51AA" w:rsidRPr="003F0DC6" w14:paraId="20DEBDB1" w14:textId="77777777" w:rsidTr="004F2BEA">
        <w:tc>
          <w:tcPr>
            <w:tcW w:w="766" w:type="pct"/>
            <w:tcBorders>
              <w:top w:val="nil"/>
            </w:tcBorders>
          </w:tcPr>
          <w:p w14:paraId="377FFA44" w14:textId="77777777" w:rsidR="000B51AA" w:rsidRPr="003F0DC6" w:rsidRDefault="000B51AA" w:rsidP="007A6B90">
            <w:pPr>
              <w:spacing w:line="320" w:lineRule="exact"/>
              <w:rPr>
                <w:sz w:val="21"/>
                <w:szCs w:val="21"/>
              </w:rPr>
            </w:pPr>
            <w:r w:rsidRPr="003F0DC6">
              <w:rPr>
                <w:sz w:val="21"/>
                <w:szCs w:val="21"/>
              </w:rPr>
              <w:t>Scen2-rho3</w:t>
            </w:r>
          </w:p>
        </w:tc>
        <w:tc>
          <w:tcPr>
            <w:tcW w:w="683" w:type="pct"/>
            <w:tcBorders>
              <w:top w:val="nil"/>
            </w:tcBorders>
          </w:tcPr>
          <w:p w14:paraId="43B0E024"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670" w:type="pct"/>
            <w:tcBorders>
              <w:top w:val="nil"/>
            </w:tcBorders>
          </w:tcPr>
          <w:p w14:paraId="73938BF5"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727" w:type="pct"/>
            <w:tcBorders>
              <w:top w:val="nil"/>
            </w:tcBorders>
          </w:tcPr>
          <w:p w14:paraId="7E6D2FC2" w14:textId="77777777" w:rsidR="000B51AA" w:rsidRPr="003F0DC6" w:rsidRDefault="000B51AA" w:rsidP="007A6B90">
            <w:pPr>
              <w:spacing w:line="320" w:lineRule="exact"/>
              <w:jc w:val="center"/>
              <w:rPr>
                <w:sz w:val="21"/>
                <w:szCs w:val="21"/>
              </w:rPr>
            </w:pPr>
            <w:r w:rsidRPr="003F0DC6">
              <w:rPr>
                <w:rFonts w:hint="eastAsia"/>
                <w:sz w:val="21"/>
                <w:szCs w:val="21"/>
              </w:rPr>
              <w:t>-</w:t>
            </w:r>
          </w:p>
        </w:tc>
        <w:tc>
          <w:tcPr>
            <w:tcW w:w="145" w:type="pct"/>
            <w:tcBorders>
              <w:top w:val="nil"/>
            </w:tcBorders>
          </w:tcPr>
          <w:p w14:paraId="3DCE2C20" w14:textId="77777777" w:rsidR="000B51AA" w:rsidRPr="003F0DC6" w:rsidRDefault="000B51AA" w:rsidP="007A6B90">
            <w:pPr>
              <w:spacing w:line="320" w:lineRule="exact"/>
              <w:jc w:val="center"/>
              <w:rPr>
                <w:sz w:val="21"/>
                <w:szCs w:val="21"/>
              </w:rPr>
            </w:pPr>
          </w:p>
        </w:tc>
        <w:tc>
          <w:tcPr>
            <w:tcW w:w="751" w:type="pct"/>
            <w:tcBorders>
              <w:top w:val="nil"/>
            </w:tcBorders>
          </w:tcPr>
          <w:p w14:paraId="297F8AD6" w14:textId="77777777" w:rsidR="000B51AA" w:rsidRPr="003F0DC6" w:rsidRDefault="000B51AA" w:rsidP="007A6B90">
            <w:pPr>
              <w:spacing w:line="320" w:lineRule="exact"/>
              <w:jc w:val="center"/>
              <w:rPr>
                <w:sz w:val="21"/>
                <w:szCs w:val="21"/>
              </w:rPr>
            </w:pPr>
            <w:r w:rsidRPr="003F0DC6">
              <w:rPr>
                <w:sz w:val="21"/>
                <w:szCs w:val="21"/>
              </w:rPr>
              <w:t>0.971</w:t>
            </w:r>
          </w:p>
        </w:tc>
        <w:tc>
          <w:tcPr>
            <w:tcW w:w="672" w:type="pct"/>
            <w:tcBorders>
              <w:top w:val="nil"/>
            </w:tcBorders>
          </w:tcPr>
          <w:p w14:paraId="1CFE0AF6" w14:textId="77777777" w:rsidR="000B51AA" w:rsidRPr="003F0DC6" w:rsidRDefault="000B51AA" w:rsidP="007A6B90">
            <w:pPr>
              <w:spacing w:line="320" w:lineRule="exact"/>
              <w:jc w:val="center"/>
              <w:rPr>
                <w:sz w:val="21"/>
                <w:szCs w:val="21"/>
              </w:rPr>
            </w:pPr>
            <w:r w:rsidRPr="003F0DC6">
              <w:rPr>
                <w:sz w:val="21"/>
                <w:szCs w:val="21"/>
              </w:rPr>
              <w:t>0.431</w:t>
            </w:r>
          </w:p>
        </w:tc>
        <w:tc>
          <w:tcPr>
            <w:tcW w:w="586" w:type="pct"/>
            <w:tcBorders>
              <w:top w:val="nil"/>
            </w:tcBorders>
          </w:tcPr>
          <w:p w14:paraId="58F74353" w14:textId="77777777" w:rsidR="000B51AA" w:rsidRPr="003F0DC6" w:rsidRDefault="000B51AA" w:rsidP="007A6B90">
            <w:pPr>
              <w:spacing w:line="320" w:lineRule="exact"/>
              <w:jc w:val="center"/>
              <w:rPr>
                <w:sz w:val="21"/>
                <w:szCs w:val="21"/>
              </w:rPr>
            </w:pPr>
            <w:r w:rsidRPr="003F0DC6">
              <w:rPr>
                <w:sz w:val="21"/>
                <w:szCs w:val="21"/>
              </w:rPr>
              <w:t>0.431</w:t>
            </w:r>
          </w:p>
        </w:tc>
      </w:tr>
    </w:tbl>
    <w:p w14:paraId="7E98F59D" w14:textId="36BB48F1" w:rsidR="000B51AA" w:rsidRPr="000B51AA" w:rsidRDefault="000B51AA" w:rsidP="000B51AA">
      <w:pPr>
        <w:spacing w:line="240" w:lineRule="auto"/>
      </w:pPr>
      <w:r w:rsidRPr="003F0DC6">
        <w:rPr>
          <w:sz w:val="21"/>
          <w:szCs w:val="21"/>
        </w:rPr>
        <w:t xml:space="preserve">Note: The parameters were estimated using </w:t>
      </w:r>
      <w:r w:rsidRPr="003F0DC6">
        <w:rPr>
          <w:rFonts w:eastAsia="等线"/>
          <w:sz w:val="21"/>
          <w:szCs w:val="21"/>
        </w:rPr>
        <w:t xml:space="preserve">the </w:t>
      </w:r>
      <w:r w:rsidRPr="003F0DC6">
        <w:rPr>
          <w:sz w:val="21"/>
          <w:szCs w:val="21"/>
        </w:rPr>
        <w:t xml:space="preserve">REML method. The comparison results based on </w:t>
      </w:r>
      <w:r w:rsidRPr="003F0DC6">
        <w:rPr>
          <w:rFonts w:eastAsia="等线"/>
          <w:sz w:val="21"/>
          <w:szCs w:val="21"/>
        </w:rPr>
        <w:t xml:space="preserve">the </w:t>
      </w:r>
      <w:r w:rsidRPr="003F0DC6">
        <w:rPr>
          <w:sz w:val="21"/>
          <w:szCs w:val="21"/>
        </w:rPr>
        <w:t xml:space="preserve">ML method </w:t>
      </w:r>
      <w:r w:rsidRPr="003F0DC6">
        <w:rPr>
          <w:rFonts w:eastAsia="等线"/>
          <w:sz w:val="21"/>
          <w:szCs w:val="21"/>
        </w:rPr>
        <w:t>can</w:t>
      </w:r>
      <w:r w:rsidRPr="003F0DC6">
        <w:rPr>
          <w:sz w:val="21"/>
          <w:szCs w:val="21"/>
        </w:rPr>
        <w:t xml:space="preserve"> be found in the supplementary materials. </w:t>
      </w:r>
      <w:r w:rsidRPr="003F0DC6">
        <w:rPr>
          <w:sz w:val="21"/>
          <w:szCs w:val="21"/>
          <w:vertAlign w:val="superscript"/>
        </w:rPr>
        <w:t xml:space="preserve">1 </w:t>
      </w:r>
      <w:r w:rsidRPr="003F0DC6">
        <w:rPr>
          <w:sz w:val="21"/>
          <w:szCs w:val="21"/>
        </w:rPr>
        <w:t xml:space="preserve">OPT is the model selected from MMR and MCMAR based on the hypothesis test of </w:t>
      </w:r>
      <m:oMath>
        <m:r>
          <w:rPr>
            <w:rFonts w:ascii="Cambria Math" w:hAnsi="Cambria Math"/>
            <w:sz w:val="21"/>
            <w:szCs w:val="21"/>
          </w:rPr>
          <m:t>ρ=0</m:t>
        </m:r>
      </m:oMath>
      <w:r w:rsidRPr="003F0DC6">
        <w:rPr>
          <w:sz w:val="21"/>
          <w:szCs w:val="21"/>
        </w:rPr>
        <w:t>.</w:t>
      </w:r>
      <w:r w:rsidR="00B22803">
        <w:rPr>
          <w:sz w:val="21"/>
          <w:szCs w:val="21"/>
        </w:rPr>
        <w:t xml:space="preserve"> </w:t>
      </w:r>
      <w:r w:rsidR="00B22803" w:rsidRPr="00B22803">
        <w:rPr>
          <w:sz w:val="21"/>
          <w:szCs w:val="21"/>
          <w:vertAlign w:val="superscript"/>
        </w:rPr>
        <w:t>2</w:t>
      </w:r>
      <w:r w:rsidR="00B22803">
        <w:rPr>
          <w:sz w:val="21"/>
          <w:szCs w:val="21"/>
          <w:vertAlign w:val="superscript"/>
        </w:rPr>
        <w:t xml:space="preserve"> </w:t>
      </w:r>
      <m:oMath>
        <m:sSub>
          <m:sSubPr>
            <m:ctrlPr>
              <w:rPr>
                <w:rFonts w:ascii="Cambria Math" w:hAnsi="Cambria Math"/>
                <w:i/>
                <w:sz w:val="21"/>
                <w:szCs w:val="21"/>
              </w:rPr>
            </m:ctrlPr>
          </m:sSubPr>
          <m:e>
            <m:r>
              <m:rPr>
                <m:sty m:val="bi"/>
              </m:rPr>
              <w:rPr>
                <w:rFonts w:ascii="Cambria Math" w:hAnsi="Cambria Math"/>
                <w:sz w:val="21"/>
                <w:szCs w:val="21"/>
              </w:rPr>
              <m:t>β</m:t>
            </m:r>
          </m:e>
          <m:sub>
            <m:r>
              <w:rPr>
                <w:rFonts w:ascii="Cambria Math" w:hAnsi="Cambria Math"/>
                <w:sz w:val="21"/>
                <w:szCs w:val="21"/>
              </w:rPr>
              <m:t>0</m:t>
            </m:r>
          </m:sub>
        </m:sSub>
      </m:oMath>
      <w:r w:rsidR="00B22803">
        <w:rPr>
          <w:rFonts w:hint="eastAsia"/>
          <w:sz w:val="21"/>
          <w:szCs w:val="21"/>
        </w:rPr>
        <w:t xml:space="preserve"> </w:t>
      </w:r>
      <w:r w:rsidR="00B22803">
        <w:rPr>
          <w:sz w:val="21"/>
          <w:szCs w:val="21"/>
        </w:rPr>
        <w:t>defines the true average association across all regions.</w:t>
      </w:r>
      <w:r w:rsidR="00DC60B1">
        <w:rPr>
          <w:sz w:val="21"/>
          <w:szCs w:val="21"/>
        </w:rPr>
        <w:t xml:space="preserve"> </w:t>
      </w:r>
      <w:r w:rsidR="00DC60B1" w:rsidRPr="00760327">
        <w:rPr>
          <w:sz w:val="21"/>
          <w:szCs w:val="21"/>
          <w:vertAlign w:val="superscript"/>
        </w:rPr>
        <w:t>3</w:t>
      </w:r>
      <w:r w:rsidR="00DC60B1">
        <w:rPr>
          <w:sz w:val="21"/>
          <w:szCs w:val="21"/>
        </w:rPr>
        <w:t xml:space="preserve"> T</w:t>
      </w:r>
      <w:r w:rsidR="00DC60B1" w:rsidRPr="00DC60B1">
        <w:rPr>
          <w:sz w:val="21"/>
          <w:szCs w:val="21"/>
        </w:rPr>
        <w:t xml:space="preserve">he values of AIC </w:t>
      </w:r>
      <w:r w:rsidR="00731153">
        <w:rPr>
          <w:sz w:val="21"/>
          <w:szCs w:val="21"/>
        </w:rPr>
        <w:t xml:space="preserve">are calculated </w:t>
      </w:r>
      <w:r w:rsidR="00DC60B1" w:rsidRPr="00DC60B1">
        <w:rPr>
          <w:sz w:val="21"/>
          <w:szCs w:val="21"/>
        </w:rPr>
        <w:t>based on the penalized likelihood</w:t>
      </w:r>
      <w:r w:rsidR="00731153">
        <w:rPr>
          <w:sz w:val="21"/>
          <w:szCs w:val="21"/>
        </w:rPr>
        <w:t xml:space="preserve">, so the comparison of AICs is only available between MMR and MCMAR with </w:t>
      </w:r>
      <w:r w:rsidR="003B2066">
        <w:rPr>
          <w:sz w:val="21"/>
          <w:szCs w:val="21"/>
        </w:rPr>
        <w:t>identical</w:t>
      </w:r>
      <w:r w:rsidR="00731153">
        <w:rPr>
          <w:sz w:val="21"/>
          <w:szCs w:val="21"/>
        </w:rPr>
        <w:t xml:space="preserve"> fixed effects structure</w:t>
      </w:r>
      <w:r w:rsidR="003B2066">
        <w:rPr>
          <w:sz w:val="21"/>
          <w:szCs w:val="21"/>
        </w:rPr>
        <w:t>s</w:t>
      </w:r>
      <w:r w:rsidR="00731153">
        <w:rPr>
          <w:sz w:val="21"/>
          <w:szCs w:val="21"/>
        </w:rPr>
        <w:t>.</w:t>
      </w:r>
      <w:r w:rsidR="00DC60B1">
        <w:rPr>
          <w:sz w:val="21"/>
          <w:szCs w:val="21"/>
        </w:rPr>
        <w:t xml:space="preserve"> </w:t>
      </w:r>
    </w:p>
    <w:p w14:paraId="41F653AA" w14:textId="3F5155E5" w:rsidR="00F47995" w:rsidRPr="0016267E" w:rsidRDefault="00D91F51" w:rsidP="00B46D85">
      <w:pPr>
        <w:pStyle w:val="2"/>
      </w:pPr>
      <w:r w:rsidRPr="0016267E">
        <w:lastRenderedPageBreak/>
        <w:t>5. Discussion</w:t>
      </w:r>
    </w:p>
    <w:p w14:paraId="1D554083" w14:textId="3EA5C7D9" w:rsidR="00E91016" w:rsidRPr="0016267E" w:rsidRDefault="00E83ABD" w:rsidP="006C4424">
      <w:r w:rsidRPr="0016267E">
        <w:t xml:space="preserve">In this work, </w:t>
      </w:r>
      <w:r w:rsidR="001D50C2">
        <w:t>we combined LCAR</w:t>
      </w:r>
      <w:r w:rsidRPr="0016267E">
        <w:t xml:space="preserve"> </w:t>
      </w:r>
      <w:r w:rsidR="001D50C2">
        <w:t>with</w:t>
      </w:r>
      <w:r w:rsidRPr="0016267E">
        <w:t xml:space="preserve"> MMR to construct a</w:t>
      </w:r>
      <w:r w:rsidR="001D50C2">
        <w:t>n</w:t>
      </w:r>
      <w:r w:rsidRPr="0016267E">
        <w:t xml:space="preserve"> </w:t>
      </w:r>
      <w:r w:rsidR="001D50C2">
        <w:t>extended</w:t>
      </w:r>
      <w:r w:rsidR="001D50C2" w:rsidRPr="0016267E">
        <w:t xml:space="preserve"> </w:t>
      </w:r>
      <w:r w:rsidRPr="0016267E">
        <w:t>model</w:t>
      </w:r>
      <w:r w:rsidR="000E73C3">
        <w:t xml:space="preserve"> called</w:t>
      </w:r>
      <w:r w:rsidRPr="0016267E">
        <w:t xml:space="preserve"> MCMAR</w:t>
      </w:r>
      <w:r w:rsidR="005556DB">
        <w:t xml:space="preserve"> which can sufficiently utilize the spatial autocorrelation information between regions</w:t>
      </w:r>
      <w:r w:rsidRPr="0016267E">
        <w:t xml:space="preserve">. </w:t>
      </w:r>
      <w:r w:rsidR="009F3136">
        <w:t>Then, a</w:t>
      </w:r>
      <w:r w:rsidRPr="0016267E">
        <w:t xml:space="preserve"> novel MCMAR-based two-stage strategy </w:t>
      </w:r>
      <w:r w:rsidR="001D50C2">
        <w:t>was developed</w:t>
      </w:r>
      <w:r w:rsidRPr="0016267E">
        <w:t xml:space="preserve"> to </w:t>
      </w:r>
      <w:r w:rsidR="009F3136">
        <w:t>map</w:t>
      </w:r>
      <w:r w:rsidRPr="0016267E">
        <w:t xml:space="preserve"> the ERRs </w:t>
      </w:r>
      <w:r w:rsidR="009F3136">
        <w:t xml:space="preserve">between environment risk factors </w:t>
      </w:r>
      <w:r w:rsidRPr="0016267E">
        <w:t xml:space="preserve">and </w:t>
      </w:r>
      <w:r w:rsidR="009F3136">
        <w:t>health-related outcomes and identify the causes of heterogeneity</w:t>
      </w:r>
      <w:r w:rsidRPr="0016267E">
        <w:t>. A motivating example and a simulation study demonstrated that</w:t>
      </w:r>
      <w:r w:rsidR="0052634A">
        <w:t>,</w:t>
      </w:r>
      <w:r w:rsidR="000E73C3">
        <w:t xml:space="preserve"> the</w:t>
      </w:r>
      <w:r w:rsidRPr="0016267E">
        <w:t xml:space="preserve"> MCMAR</w:t>
      </w:r>
      <w:r w:rsidR="000E73C3">
        <w:t>-based strategy</w:t>
      </w:r>
      <w:r w:rsidRPr="0016267E">
        <w:t xml:space="preserve"> exhibited </w:t>
      </w:r>
      <w:r w:rsidR="009F3136">
        <w:t xml:space="preserve">considerably </w:t>
      </w:r>
      <w:r w:rsidRPr="0016267E">
        <w:t xml:space="preserve">better performance than </w:t>
      </w:r>
      <w:r w:rsidR="000E73C3">
        <w:t xml:space="preserve">the </w:t>
      </w:r>
      <w:r w:rsidR="009F3136">
        <w:t xml:space="preserve">classic </w:t>
      </w:r>
      <w:r w:rsidRPr="0016267E">
        <w:t>MMR</w:t>
      </w:r>
      <w:r w:rsidR="000E73C3">
        <w:t>-based strategy</w:t>
      </w:r>
      <w:r w:rsidRPr="0016267E">
        <w:t>.</w:t>
      </w:r>
      <w:r w:rsidR="009F3136">
        <w:t xml:space="preserve"> More accurate spatial distribution of ERRs and causes</w:t>
      </w:r>
      <w:r w:rsidRPr="0016267E">
        <w:t xml:space="preserve"> of </w:t>
      </w:r>
      <w:r w:rsidR="009F3136">
        <w:t>heterogeneity are essential to make region</w:t>
      </w:r>
      <w:r w:rsidRPr="0016267E">
        <w:t xml:space="preserve">-specific </w:t>
      </w:r>
      <w:r w:rsidR="009F3136">
        <w:t>environment-related invention policies for promoting health</w:t>
      </w:r>
      <w:r w:rsidR="00B27A85">
        <w:t>,</w:t>
      </w:r>
      <w:r w:rsidR="005A5D50">
        <w:t xml:space="preserve"> </w:t>
      </w:r>
      <w:r w:rsidR="00B27A85">
        <w:t>f</w:t>
      </w:r>
      <w:r w:rsidR="005A5D50">
        <w:t xml:space="preserve">or example, </w:t>
      </w:r>
      <w:bookmarkStart w:id="881" w:name="_Hlk112622719"/>
      <w:r w:rsidR="005A5D50">
        <w:t>decreasing the exposure to certain environment factor is more cost-effective in the regions</w:t>
      </w:r>
      <w:r w:rsidR="005A5D50" w:rsidRPr="005A5D50">
        <w:t xml:space="preserve"> </w:t>
      </w:r>
      <w:r w:rsidR="005A5D50">
        <w:t>with high-sensitivity risk</w:t>
      </w:r>
      <w:bookmarkEnd w:id="881"/>
      <w:r w:rsidR="00236436">
        <w:t>.</w:t>
      </w:r>
      <w:r w:rsidR="001A402D">
        <w:t xml:space="preserve"> </w:t>
      </w:r>
      <w:bookmarkStart w:id="882" w:name="_Hlk112665807"/>
      <w:r w:rsidR="005343D4">
        <w:t>More notably, possibly due to</w:t>
      </w:r>
      <w:r w:rsidRPr="0016267E">
        <w:t xml:space="preserve"> the </w:t>
      </w:r>
      <w:r w:rsidR="005343D4">
        <w:t>MMR-</w:t>
      </w:r>
      <w:r w:rsidRPr="0016267E">
        <w:t xml:space="preserve">based </w:t>
      </w:r>
      <w:r w:rsidR="005343D4">
        <w:t xml:space="preserve">strategy not considering the spatial distribution, the spatial distribution of short-term ERRs is less frequently </w:t>
      </w:r>
      <w:r w:rsidR="00C5599A">
        <w:rPr>
          <w:rFonts w:hint="eastAsia"/>
        </w:rPr>
        <w:t>fo</w:t>
      </w:r>
      <w:r w:rsidR="00C5599A">
        <w:t>cused on</w:t>
      </w:r>
      <w:r w:rsidR="005343D4">
        <w:t>.</w:t>
      </w:r>
      <w:bookmarkEnd w:id="882"/>
      <w:r w:rsidR="005556DB">
        <w:t xml:space="preserve">  </w:t>
      </w:r>
    </w:p>
    <w:p w14:paraId="3A71A975" w14:textId="57FBEDBD" w:rsidR="00E76CDB" w:rsidRPr="0016267E" w:rsidRDefault="00A162A3" w:rsidP="00E91016">
      <w:pPr>
        <w:ind w:firstLineChars="100" w:firstLine="240"/>
      </w:pPr>
      <w:r>
        <w:t>I</w:t>
      </w:r>
      <w:r w:rsidR="005574F8" w:rsidRPr="0016267E">
        <w:t>n</w:t>
      </w:r>
      <w:r w:rsidR="00E83ABD" w:rsidRPr="0016267E">
        <w:t xml:space="preserve"> </w:t>
      </w:r>
      <w:r w:rsidR="00EB4603">
        <w:t xml:space="preserve">the </w:t>
      </w:r>
      <w:r w:rsidR="005574F8" w:rsidRPr="0016267E">
        <w:t>motivating example</w:t>
      </w:r>
      <w:r w:rsidR="000E064D">
        <w:t>,</w:t>
      </w:r>
      <w:r w:rsidR="005574F8" w:rsidRPr="0016267E">
        <w:t xml:space="preserve"> the </w:t>
      </w:r>
      <w:r w:rsidR="000E064D">
        <w:t>spatial distribution of</w:t>
      </w:r>
      <w:r w:rsidR="005574F8" w:rsidRPr="0016267E">
        <w:t xml:space="preserve"> temperature</w:t>
      </w:r>
      <w:r w:rsidR="0001345F">
        <w:t>-</w:t>
      </w:r>
      <w:r w:rsidR="005574F8" w:rsidRPr="0016267E">
        <w:t>HFMD</w:t>
      </w:r>
      <w:r w:rsidR="0001345F">
        <w:t xml:space="preserve"> </w:t>
      </w:r>
      <w:r w:rsidR="000E064D">
        <w:t xml:space="preserve">ERRs </w:t>
      </w:r>
      <w:r w:rsidR="002C203D">
        <w:t>shows</w:t>
      </w:r>
      <w:r w:rsidR="000E064D">
        <w:t xml:space="preserve"> that</w:t>
      </w:r>
      <w:bookmarkStart w:id="883" w:name="_Hlk112687284"/>
      <w:bookmarkStart w:id="884" w:name="_Hlk112683095"/>
      <w:r w:rsidR="0001345F">
        <w:t xml:space="preserve"> high temperature increases the risk of HFMD </w:t>
      </w:r>
      <w:r w:rsidR="001A62EF">
        <w:t xml:space="preserve">mainly in the South of China, but </w:t>
      </w:r>
      <w:r w:rsidR="009A35BC">
        <w:t>which does not</w:t>
      </w:r>
      <w:r w:rsidR="00B14891">
        <w:t xml:space="preserve"> in the Central</w:t>
      </w:r>
      <w:bookmarkEnd w:id="883"/>
      <w:r w:rsidR="002C203D">
        <w:t>, which suggests that high-temperature-related interventions for controlling HFMD should be carried out in the South rather than the Central. Compar</w:t>
      </w:r>
      <w:r w:rsidR="00D80719">
        <w:t>ed to</w:t>
      </w:r>
      <w:r w:rsidR="002C203D">
        <w:t xml:space="preserve"> the MMR-based strategy</w:t>
      </w:r>
      <w:r w:rsidR="005574F8" w:rsidRPr="0016267E">
        <w:t xml:space="preserve">, MCMAR achieved a considerably </w:t>
      </w:r>
      <w:r w:rsidR="007556D7">
        <w:t>smaller</w:t>
      </w:r>
      <w:r w:rsidR="00EB4603">
        <w:t xml:space="preserve"> </w:t>
      </w:r>
      <w:r w:rsidR="005574F8" w:rsidRPr="0016267E">
        <w:t>AIC</w:t>
      </w:r>
      <w:bookmarkEnd w:id="884"/>
      <w:r w:rsidR="007556D7">
        <w:t xml:space="preserve"> (</w:t>
      </w:r>
      <w:r w:rsidR="005574F8" w:rsidRPr="0016267E">
        <w:t>469.7 vs. 527.9</w:t>
      </w:r>
      <w:r w:rsidR="007556D7">
        <w:t>)</w:t>
      </w:r>
      <w:r w:rsidR="005574F8" w:rsidRPr="0016267E">
        <w:t xml:space="preserve">. The LR test regarding spatial autocorrelation, i.e., </w:t>
      </w:r>
      <m:oMath>
        <m:r>
          <w:rPr>
            <w:rFonts w:ascii="Cambria Math" w:hAnsi="Cambria Math"/>
          </w:rPr>
          <m:t>ρ≠0</m:t>
        </m:r>
      </m:oMath>
      <w:r w:rsidR="0027600D" w:rsidRPr="0016267E">
        <w:rPr>
          <w:rFonts w:hint="eastAsia"/>
        </w:rPr>
        <w:t>,</w:t>
      </w:r>
      <w:r w:rsidR="00D76295" w:rsidRPr="0016267E">
        <w:t xml:space="preserve"> also supported that a significant spatial autocorrelation existed in ERRs (</w:t>
      </w:r>
      <w:r w:rsidR="00D76295" w:rsidRPr="0016267E">
        <w:rPr>
          <w:i/>
          <w:iCs/>
        </w:rPr>
        <w:t>P</w:t>
      </w:r>
      <w:r w:rsidR="00E95F27" w:rsidRPr="0016267E">
        <w:t xml:space="preserve"> &lt; 0.001). These results suggest that MCMAR may obtain more accurate results than the </w:t>
      </w:r>
      <w:r w:rsidR="00B958C2">
        <w:t>classic</w:t>
      </w:r>
      <w:r w:rsidR="00E95F27" w:rsidRPr="0016267E">
        <w:t xml:space="preserve"> MMR. Regarding the identification of predictors contributing to city-level heterogeneity, MCMAR identified no observed predictor as </w:t>
      </w:r>
      <w:r w:rsidR="005574F8" w:rsidRPr="0016267E">
        <w:rPr>
          <w:rFonts w:eastAsia="等线"/>
        </w:rPr>
        <w:t>significant,</w:t>
      </w:r>
      <w:r w:rsidR="00E95F27" w:rsidRPr="0016267E">
        <w:t xml:space="preserve"> while MMR identified half of the observed predictors as </w:t>
      </w:r>
      <w:r w:rsidR="005574F8" w:rsidRPr="0016267E">
        <w:rPr>
          <w:rFonts w:eastAsia="等线"/>
        </w:rPr>
        <w:t>significant</w:t>
      </w:r>
      <w:r w:rsidR="00E95F27" w:rsidRPr="0016267E">
        <w:t xml:space="preserve">. We further analyzed the spatial autocorrelation in the identified predictors. </w:t>
      </w:r>
      <w:proofErr w:type="gramStart"/>
      <w:r w:rsidR="005574F8" w:rsidRPr="0016267E">
        <w:rPr>
          <w:rFonts w:eastAsia="等线"/>
        </w:rPr>
        <w:t>Moran’s</w:t>
      </w:r>
      <w:proofErr w:type="gramEnd"/>
      <w:r w:rsidR="00E95F27" w:rsidRPr="0016267E">
        <w:t xml:space="preserve"> </w:t>
      </w:r>
      <w:r w:rsidR="00E95F27" w:rsidRPr="0016267E">
        <w:rPr>
          <w:i/>
          <w:iCs/>
        </w:rPr>
        <w:t>I</w:t>
      </w:r>
      <w:r w:rsidR="001F7314" w:rsidRPr="0016267E">
        <w:t xml:space="preserve"> test showed that significant spatial autocorrelations existed in these predictors, which suggests that the effect of predictors in MMR may be severely confounded by spatial autocorrelation. More specifically, if an observed false predictor (</w:t>
      </w:r>
      <w:r w:rsidR="004C0A9A">
        <w:t>“</w:t>
      </w:r>
      <w:r w:rsidR="001F7314" w:rsidRPr="0016267E">
        <w:t>false</w:t>
      </w:r>
      <w:r w:rsidR="004C0A9A">
        <w:t>”</w:t>
      </w:r>
      <w:r w:rsidR="001F7314" w:rsidRPr="0016267E">
        <w:t xml:space="preserve"> denotes that the predictor does not </w:t>
      </w:r>
      <w:r w:rsidR="001F7314" w:rsidRPr="0016267E">
        <w:lastRenderedPageBreak/>
        <w:t xml:space="preserve">contribute to the heterogeneity, and </w:t>
      </w:r>
      <w:r w:rsidR="004C0A9A">
        <w:t>“</w:t>
      </w:r>
      <w:r w:rsidR="001F7314" w:rsidRPr="0016267E">
        <w:t>true</w:t>
      </w:r>
      <w:r w:rsidR="004C0A9A">
        <w:t>”</w:t>
      </w:r>
      <w:r w:rsidR="001F7314" w:rsidRPr="0016267E">
        <w:t xml:space="preserve"> denotes the</w:t>
      </w:r>
      <w:r w:rsidR="00EB4603">
        <w:t xml:space="preserve"> opposite</w:t>
      </w:r>
      <w:r w:rsidR="001F7314" w:rsidRPr="0016267E">
        <w:t xml:space="preserve">) and a batch of unobserved true predictors exhibited similar spatial autocorrelation patterns, MMR would attribute the effect of unobserved true predictors to the incorporated false predictor and thus lead to a false identification, while MCMAR </w:t>
      </w:r>
      <w:r w:rsidR="00EB4603">
        <w:t xml:space="preserve">would </w:t>
      </w:r>
      <w:r w:rsidR="001F7314" w:rsidRPr="0016267E">
        <w:t xml:space="preserve">considerably relieve </w:t>
      </w:r>
      <w:r w:rsidR="00B958C2">
        <w:t xml:space="preserve">the </w:t>
      </w:r>
      <w:r w:rsidR="001F7314" w:rsidRPr="0016267E">
        <w:t xml:space="preserve">confounding by </w:t>
      </w:r>
      <w:r w:rsidR="005343D4">
        <w:t>adjust</w:t>
      </w:r>
      <w:r w:rsidR="005343D4" w:rsidRPr="0016267E">
        <w:t>ing</w:t>
      </w:r>
      <w:r w:rsidR="001F7314" w:rsidRPr="0016267E">
        <w:t xml:space="preserve"> spatial autocorrelation, which was also supported by the simulation study. Therefore, the identified predictors, e.g., rainfall, by MMR in Xiong et al.</w:t>
      </w:r>
      <w:r w:rsidR="005574F8" w:rsidRPr="0016267E">
        <w:rPr>
          <w:rFonts w:eastAsia="等线"/>
        </w:rPr>
        <w:t>’s</w:t>
      </w:r>
      <w:r w:rsidR="001F7314" w:rsidRPr="0016267E">
        <w:t xml:space="preserve"> work may make a false positive error</w:t>
      </w:r>
      <w:r w:rsidR="007B44AF">
        <w:t>,</w:t>
      </w:r>
      <w:r w:rsidR="001F7314" w:rsidRPr="0016267E">
        <w:t xml:space="preserve"> at least, there is no enough evidence showing </w:t>
      </w:r>
      <w:r w:rsidR="005574F8" w:rsidRPr="0016267E">
        <w:rPr>
          <w:rFonts w:eastAsia="等线"/>
        </w:rPr>
        <w:t xml:space="preserve">that </w:t>
      </w:r>
      <w:r w:rsidR="001F7314" w:rsidRPr="0016267E">
        <w:t>these predictors contributed to the heterogeneity in the study.</w:t>
      </w:r>
      <w:r w:rsidR="00713124">
        <w:t xml:space="preserve"> A false cause may mislead the policy</w:t>
      </w:r>
      <w:r w:rsidR="009F7D20">
        <w:t xml:space="preserve"> and the understanding about the mechanism underlying the environment</w:t>
      </w:r>
      <w:r w:rsidR="00A907D8">
        <w:t xml:space="preserve"> </w:t>
      </w:r>
      <w:r w:rsidR="006630C4">
        <w:t>factors</w:t>
      </w:r>
      <w:r w:rsidR="009F7D20">
        <w:t xml:space="preserve"> and health outcomes</w:t>
      </w:r>
      <w:r w:rsidR="00713124">
        <w:t>.</w:t>
      </w:r>
      <w:r w:rsidR="000C02A9">
        <w:t xml:space="preserve"> </w:t>
      </w:r>
    </w:p>
    <w:p w14:paraId="2A10B575" w14:textId="4323B7C8" w:rsidR="00414595" w:rsidRPr="0016267E" w:rsidRDefault="00D91F51" w:rsidP="00EF399F">
      <w:pPr>
        <w:ind w:firstLineChars="100" w:firstLine="240"/>
      </w:pPr>
      <w:r w:rsidRPr="0016267E">
        <w:rPr>
          <w:rFonts w:hint="eastAsia"/>
        </w:rPr>
        <w:t>C</w:t>
      </w:r>
      <w:r w:rsidR="00A36895" w:rsidRPr="0016267E">
        <w:t xml:space="preserve">omparing the average ERRs across all cities, MMR and MCMAR obtained similar point estimations, but MMR obtained a narrower confidence interval than MCMAR, which </w:t>
      </w:r>
      <w:r w:rsidR="00FB0D02">
        <w:t>is</w:t>
      </w:r>
      <w:r w:rsidR="00A36895" w:rsidRPr="0016267E">
        <w:t xml:space="preserve"> explained by </w:t>
      </w:r>
      <w:r w:rsidR="00FB0D02">
        <w:t>a</w:t>
      </w:r>
      <w:r w:rsidR="00A36895" w:rsidRPr="0016267E">
        <w:t xml:space="preserve"> </w:t>
      </w:r>
      <w:r w:rsidR="002D1352">
        <w:rPr>
          <w:rFonts w:eastAsia="等线"/>
        </w:rPr>
        <w:t xml:space="preserve">statistical knowledge </w:t>
      </w:r>
      <w:bookmarkStart w:id="885" w:name="_Hlk118405369"/>
      <w:r w:rsidR="00A36895" w:rsidRPr="0016267E">
        <w:t>that ignoring the correlation among sample data will underestimate the variance</w:t>
      </w:r>
      <w:bookmarkEnd w:id="885"/>
      <w:r w:rsidR="00A36895" w:rsidRPr="0016267E">
        <w:t>, thus leading to an over</w:t>
      </w:r>
      <w:r w:rsidR="00A9574E">
        <w:t>-</w:t>
      </w:r>
      <w:r w:rsidR="00A36895" w:rsidRPr="0016267E">
        <w:t>narrow confidence interval. Underestimated variance will reduce the accuracy of estimation in MMR. The simulation study also confirmed that MMR achieved worse performance than MCMAR in estimating the average and city-specific ERRs.</w:t>
      </w:r>
    </w:p>
    <w:p w14:paraId="59006BAD" w14:textId="517F7053" w:rsidR="00E76CDB" w:rsidRPr="0016267E" w:rsidRDefault="00777DD0" w:rsidP="00551D9A">
      <w:pPr>
        <w:ind w:firstLineChars="100" w:firstLine="240"/>
      </w:pPr>
      <w:r w:rsidRPr="0016267E">
        <w:t xml:space="preserve">When predicting the ERR in a new location, which is necessary for characterizing high-resolution spatial distribution in the whole studied area, MMR is only able to utilize the fixed effect, e.g., </w:t>
      </w:r>
      <m:oMath>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θ</m:t>
                </m:r>
              </m:e>
            </m:acc>
          </m:e>
          <m:sub>
            <m:r>
              <w:rPr>
                <w:rFonts w:ascii="Cambria Math" w:hAnsi="Cambria Math"/>
              </w:rPr>
              <m:t>new</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β</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β</m:t>
                </m:r>
              </m:e>
            </m:acc>
          </m:e>
          <m:sub>
            <m:r>
              <w:rPr>
                <w:rFonts w:ascii="Cambria Math" w:hAnsi="Cambria Math"/>
              </w:rPr>
              <m:t>1</m:t>
            </m:r>
          </m:sub>
        </m:sSub>
      </m:oMath>
      <w:r w:rsidR="00285460">
        <w:t>,</w:t>
      </w:r>
      <w:r w:rsidR="00AC2965" w:rsidRPr="0016267E">
        <w:rPr>
          <w:rFonts w:hint="eastAsia"/>
        </w:rPr>
        <w:t xml:space="preserve"> </w:t>
      </w:r>
      <w:r w:rsidR="00E869D7" w:rsidRPr="0016267E">
        <w:t>as in Wu and Zhao et al.’s works</w:t>
      </w:r>
      <w:r w:rsidR="0016267E">
        <w:t xml:space="preserve"> </w:t>
      </w:r>
      <w:r w:rsidR="00E869D7" w:rsidRPr="0016267E">
        <w:fldChar w:fldCharType="begin">
          <w:fldData xml:space="preserve">PEVuZE5vdGU+PENpdGU+PEF1dGhvcj5XdTwvQXV0aG9yPjxZZWFyPjIwMjI8L1llYXI+PFJlY051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</w:fldData>
        </w:fldChar>
      </w:r>
      <w:r w:rsidR="00993B7B">
        <w:instrText xml:space="preserve"> ADDIN EN.CITE </w:instrText>
      </w:r>
      <w:r w:rsidR="00993B7B">
        <w:fldChar w:fldCharType="begin">
          <w:fldData xml:space="preserve">PEVuZE5vdGU+PENpdGU+PEF1dGhvcj5XdTwvQXV0aG9yPjxZZWFyPjIwMjI8L1llYXI+PFJlY051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</w:fldData>
        </w:fldChar>
      </w:r>
      <w:r w:rsidR="00993B7B">
        <w:instrText xml:space="preserve"> ADDIN EN.CITE.DATA </w:instrText>
      </w:r>
      <w:r w:rsidR="00993B7B">
        <w:fldChar w:fldCharType="end"/>
      </w:r>
      <w:r w:rsidR="00E869D7" w:rsidRPr="0016267E">
        <w:fldChar w:fldCharType="separate"/>
      </w:r>
      <w:r w:rsidR="00993B7B" w:rsidRPr="00993B7B">
        <w:rPr>
          <w:noProof/>
          <w:vertAlign w:val="superscript"/>
        </w:rPr>
        <w:t>[36, 37]</w:t>
      </w:r>
      <w:r w:rsidR="00E869D7" w:rsidRPr="0016267E">
        <w:fldChar w:fldCharType="end"/>
      </w:r>
      <w:r w:rsidR="00AC2965" w:rsidRPr="0016267E">
        <w:t xml:space="preserve">. Especially when no predictor is included, the predictions for all new locations are identical, i.e., </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β</m:t>
                </m:r>
              </m:e>
            </m:acc>
          </m:e>
          <m:sub>
            <m:r>
              <w:rPr>
                <w:rFonts w:ascii="Cambria Math" w:hAnsi="Cambria Math"/>
              </w:rPr>
              <m:t>0</m:t>
            </m:r>
          </m:sub>
        </m:sSub>
      </m:oMath>
      <w:r w:rsidR="0034373C" w:rsidRPr="0016267E">
        <w:rPr>
          <w:rFonts w:hint="eastAsia"/>
        </w:rPr>
        <w:t xml:space="preserve"> </w:t>
      </w:r>
      <w:r w:rsidR="001264B8" w:rsidRPr="0016267E">
        <w:t xml:space="preserve">regardless of their spatial positions, which may lead to an unsatisfactory spatial distribution in ERRs. MCMAR is able to use both the spatial random effects and fixed effects to obtain the prediction as in </w:t>
      </w:r>
      <w:r w:rsidR="00285460">
        <w:t>E</w:t>
      </w:r>
      <w:r w:rsidR="001264B8" w:rsidRPr="0016267E">
        <w:t xml:space="preserve">quation </w:t>
      </w:r>
      <w:r w:rsidR="001264B8" w:rsidRPr="0016267E">
        <w:fldChar w:fldCharType="begin"/>
      </w:r>
      <w:r w:rsidR="001264B8" w:rsidRPr="0016267E">
        <w:instrText xml:space="preserve"> REF _Ref104584849 \h </w:instrText>
      </w:r>
      <w:r w:rsidR="001264B8" w:rsidRPr="0016267E">
        <w:fldChar w:fldCharType="separate"/>
      </w:r>
      <w:ins w:id="886" w:author="wang wei" w:date="2022-11-07T10:50:00Z">
        <w:r w:rsidR="00734AAA" w:rsidRPr="0016267E">
          <w:rPr>
            <w:rFonts w:hint="eastAsia"/>
            <w:szCs w:val="21"/>
          </w:rPr>
          <w:t>(</w:t>
        </w:r>
        <w:r w:rsidR="00734AAA">
          <w:rPr>
            <w:noProof/>
            <w:szCs w:val="21"/>
          </w:rPr>
          <w:t>11</w:t>
        </w:r>
        <w:r w:rsidR="00734AAA" w:rsidRPr="0016267E">
          <w:rPr>
            <w:szCs w:val="21"/>
          </w:rPr>
          <w:t>)</w:t>
        </w:r>
      </w:ins>
      <w:del w:id="887" w:author="wang wei" w:date="2022-11-07T10:50:00Z">
        <w:r w:rsidR="00A92CD2" w:rsidRPr="0016267E" w:rsidDel="00734AAA">
          <w:rPr>
            <w:rFonts w:hint="eastAsia"/>
            <w:szCs w:val="21"/>
          </w:rPr>
          <w:delText>(</w:delText>
        </w:r>
        <w:r w:rsidR="00A92CD2" w:rsidDel="00734AAA">
          <w:rPr>
            <w:noProof/>
            <w:szCs w:val="21"/>
          </w:rPr>
          <w:delText>11</w:delText>
        </w:r>
        <w:r w:rsidR="00A92CD2" w:rsidRPr="0016267E" w:rsidDel="00734AAA">
          <w:rPr>
            <w:szCs w:val="21"/>
          </w:rPr>
          <w:delText>)</w:delText>
        </w:r>
      </w:del>
      <w:r w:rsidR="001264B8" w:rsidRPr="0016267E">
        <w:fldChar w:fldCharType="end"/>
      </w:r>
      <w:r w:rsidR="00AD10AC" w:rsidRPr="0016267E">
        <w:t xml:space="preserve">, which </w:t>
      </w:r>
      <w:r w:rsidR="00285460">
        <w:t>provides</w:t>
      </w:r>
      <w:r w:rsidR="00AD10AC" w:rsidRPr="0016267E">
        <w:t xml:space="preserve"> a smoother and more rational spatial distribution. Therefore, in Wu and Zhao et al.’s works, if MCMAR were used, a more accurate ERR spatial distribution might be obtained, and then the related attributable disease burdens would be evaluated more accurately</w:t>
      </w:r>
      <w:r w:rsidR="0084339F">
        <w:t xml:space="preserve">, which are essential to </w:t>
      </w:r>
      <w:r w:rsidR="00B65D32">
        <w:t>make</w:t>
      </w:r>
      <w:r w:rsidR="0084339F">
        <w:t xml:space="preserve"> </w:t>
      </w:r>
      <w:r w:rsidR="00B65D32">
        <w:t>cost-effective</w:t>
      </w:r>
      <w:r w:rsidR="0084339F">
        <w:t xml:space="preserve"> region-specific policies for </w:t>
      </w:r>
      <w:r w:rsidR="0084339F">
        <w:lastRenderedPageBreak/>
        <w:t>decreasing exposure and allocating medical sources</w:t>
      </w:r>
      <w:r w:rsidR="00AD10AC" w:rsidRPr="0016267E">
        <w:t>.</w:t>
      </w:r>
      <w:r w:rsidR="0084339F">
        <w:t xml:space="preserve"> </w:t>
      </w:r>
      <w:r w:rsidR="00D64F75">
        <w:t>In addition</w:t>
      </w:r>
      <w:r w:rsidR="0084339F">
        <w:t xml:space="preserve">, </w:t>
      </w:r>
      <w:r w:rsidR="00F255F4">
        <w:t>the MMR-based two-stage strategy has also been used to investigate the associations between meteorological factors and air pollutants, as in</w:t>
      </w:r>
      <w:r w:rsidR="00D64F75">
        <w:t xml:space="preserve"> Yang et al.’s study</w:t>
      </w:r>
      <w:r w:rsidR="00F255F4">
        <w:t xml:space="preserve"> </w:t>
      </w:r>
      <w:r w:rsidR="00D64F75">
        <w:fldChar w:fldCharType="begin"/>
      </w:r>
      <w:r w:rsidR="00993B7B">
        <w:instrText xml:space="preserve"> ADDIN EN.CITE &lt;EndNote&gt;&lt;Cite&gt;&lt;Author&gt;Yang&lt;/Author&gt;&lt;Year&gt;2021&lt;/Year&gt;&lt;RecNum&gt;114&lt;/RecNum&gt;&lt;DisplayText&gt;&lt;style face="superscript"&gt;[38]&lt;/style&gt;&lt;/DisplayText&gt;&lt;record&gt;&lt;rec-number&gt;114&lt;/rec-number&gt;&lt;foreign-keys&gt;&lt;key app="EN" db-id="2rwasr2aazvtwietz2j5029cwd9drpd5vp9p" timestamp="1661692959"&gt;114&lt;/key&gt;&lt;/foreign-keys&gt;&lt;ref-type name="Journal Article"&gt;17&lt;/ref-type&gt;&lt;contributors&gt;&lt;authors&gt;&lt;author&gt;Yang, Zhou&lt;/author&gt;&lt;author&gt;Yang, Jun&lt;/author&gt;&lt;author&gt;Li, Mengmeng&lt;/author&gt;&lt;author&gt;Chen, Jinjian&lt;/author&gt;&lt;author&gt;Ou, Chun-Quan&lt;/author&gt;&lt;/authors&gt;&lt;/contributors&gt;&lt;titles&gt;&lt;title&gt;Nonlinear and lagged meteorological effects on daily levels of ambient PM2.5 and O3: Evidence from 284 Chinese cities&lt;/title&gt;&lt;secondary-title&gt;Journal of Cleaner Production&lt;/secondary-title&gt;&lt;/titles&gt;&lt;periodical&gt;&lt;full-title&gt;Journal of Cleaner Production&lt;/full-title&gt;&lt;/periodical&gt;&lt;pages&gt;123931&lt;/pages&gt;&lt;volume&gt;278&lt;/volume&gt;&lt;keywords&gt;&lt;keyword&gt;Air pollution&lt;/keyword&gt;&lt;keyword&gt;Meteorological factors&lt;/keyword&gt;&lt;keyword&gt;Nonlinear association&lt;/keyword&gt;&lt;keyword&gt;Distributed lag nonlinear model&lt;/keyword&gt;&lt;keyword&gt;Quantile regression&lt;/keyword&gt;&lt;keyword&gt;China&lt;/keyword&gt;&lt;/keywords&gt;&lt;dates&gt;&lt;year&gt;2021&lt;/year&gt;&lt;pub-dates&gt;&lt;date&gt;2021/01/01/&lt;/date&gt;&lt;/pub-dates&gt;&lt;/dates&gt;&lt;isbn&gt;0959-6526&lt;/isbn&gt;&lt;urls&gt;&lt;related-urls&gt;&lt;url&gt;https://www.sciencedirect.com/science/article/pii/S0959652620339767&lt;/url&gt;&lt;/related-urls&gt;&lt;/urls&gt;&lt;electronic-resource-num&gt;https://doi.org/10.1016/j.jclepro.2020.123931&lt;/electronic-resource-num&gt;&lt;/record&gt;&lt;/Cite&gt;&lt;/EndNote&gt;</w:instrText>
      </w:r>
      <w:r w:rsidR="00D64F75">
        <w:fldChar w:fldCharType="separate"/>
      </w:r>
      <w:r w:rsidR="00993B7B" w:rsidRPr="00993B7B">
        <w:rPr>
          <w:noProof/>
          <w:vertAlign w:val="superscript"/>
        </w:rPr>
        <w:t>[38]</w:t>
      </w:r>
      <w:r w:rsidR="00D64F75">
        <w:fldChar w:fldCharType="end"/>
      </w:r>
      <w:r w:rsidR="00F255F4">
        <w:t>,</w:t>
      </w:r>
      <w:r w:rsidR="000250EE">
        <w:t xml:space="preserve"> which is important for air pollutant control and forecast,</w:t>
      </w:r>
      <w:r w:rsidR="00F255F4">
        <w:t xml:space="preserve"> so </w:t>
      </w:r>
      <w:r w:rsidR="000250EE">
        <w:t xml:space="preserve">our </w:t>
      </w:r>
      <w:r w:rsidR="00D64F75">
        <w:t>strategy may</w:t>
      </w:r>
      <w:r w:rsidR="000250EE">
        <w:t xml:space="preserve"> provide a more accurate alternative tool in this field.</w:t>
      </w:r>
      <w:r w:rsidR="00F255F4">
        <w:t xml:space="preserve">  </w:t>
      </w:r>
    </w:p>
    <w:p w14:paraId="49553947" w14:textId="1BC63510" w:rsidR="009F6BD4" w:rsidRPr="0016267E" w:rsidRDefault="00D91F51" w:rsidP="00E91016">
      <w:pPr>
        <w:ind w:firstLineChars="100" w:firstLine="240"/>
      </w:pPr>
      <w:r w:rsidRPr="0016267E">
        <w:t xml:space="preserve">In the motivating example, the </w:t>
      </w:r>
      <w:r w:rsidR="00285460">
        <w:t>spatially adjacent</w:t>
      </w:r>
      <w:r w:rsidRPr="0016267E">
        <w:t xml:space="preserve"> relationships among cities were constructed based on</w:t>
      </w:r>
      <w:r w:rsidRPr="0016267E">
        <w:rPr>
          <w:rFonts w:eastAsia="等线"/>
        </w:rPr>
        <w:t xml:space="preserve"> the</w:t>
      </w:r>
      <w:r w:rsidRPr="0016267E">
        <w:t xml:space="preserve"> </w:t>
      </w:r>
      <m:oMath>
        <m:r>
          <w:rPr>
            <w:rFonts w:ascii="Cambria Math" w:hAnsi="Cambria Math"/>
          </w:rPr>
          <m:t>4</m:t>
        </m:r>
      </m:oMath>
      <w:r w:rsidR="00DC0689" w:rsidRPr="0016267E">
        <w:rPr>
          <w:rFonts w:hint="eastAsia"/>
        </w:rPr>
        <w:t>-</w:t>
      </w:r>
      <w:r w:rsidR="00DC0689" w:rsidRPr="0016267E">
        <w:t xml:space="preserve">nearest </w:t>
      </w:r>
      <w:proofErr w:type="gramStart"/>
      <w:r w:rsidR="00DC0689" w:rsidRPr="0016267E">
        <w:t>neighbor</w:t>
      </w:r>
      <w:r w:rsidR="00285460">
        <w:t>s</w:t>
      </w:r>
      <w:proofErr w:type="gramEnd"/>
      <w:r w:rsidR="00DC0689" w:rsidRPr="0016267E">
        <w:t xml:space="preserve"> method, which may be somewhat </w:t>
      </w:r>
      <w:r w:rsidR="0034511E" w:rsidRPr="0034511E">
        <w:t>arbitrary</w:t>
      </w:r>
      <w:r w:rsidR="00DC0689" w:rsidRPr="0016267E">
        <w:t xml:space="preserve">. We also used </w:t>
      </w:r>
      <w:r w:rsidRPr="0016267E">
        <w:rPr>
          <w:rFonts w:eastAsia="等线"/>
        </w:rPr>
        <w:t>the</w:t>
      </w:r>
      <w:r w:rsidR="007C4E96">
        <w:rPr>
          <w:rFonts w:eastAsia="等线"/>
        </w:rPr>
        <w:t xml:space="preserve"> 3-, 5- and </w:t>
      </w:r>
      <m:oMath>
        <m:r>
          <w:rPr>
            <w:rFonts w:ascii="Cambria Math" w:hAnsi="Cambria Math"/>
          </w:rPr>
          <m:t>6</m:t>
        </m:r>
      </m:oMath>
      <w:r w:rsidR="00DC0689" w:rsidRPr="0016267E">
        <w:rPr>
          <w:rFonts w:hint="eastAsia"/>
        </w:rPr>
        <w:t>-</w:t>
      </w:r>
      <w:r w:rsidR="00DC0689" w:rsidRPr="0016267E">
        <w:t xml:space="preserve">nearest </w:t>
      </w:r>
      <w:proofErr w:type="gramStart"/>
      <w:r w:rsidR="00285460">
        <w:t>neighbors</w:t>
      </w:r>
      <w:proofErr w:type="gramEnd"/>
      <w:r w:rsidR="00285460">
        <w:t xml:space="preserve"> method</w:t>
      </w:r>
      <w:r w:rsidR="0034511E">
        <w:t>s</w:t>
      </w:r>
      <w:r w:rsidR="00DC0689" w:rsidRPr="0016267E">
        <w:t xml:space="preserve"> and Thiessen</w:t>
      </w:r>
      <w:r w:rsidR="00285460">
        <w:t xml:space="preserve"> </w:t>
      </w:r>
      <w:r w:rsidR="00DC0689" w:rsidRPr="0016267E">
        <w:t xml:space="preserve">polygon-based method to construct the </w:t>
      </w:r>
      <w:r w:rsidR="00285460">
        <w:t>spatially adjacent</w:t>
      </w:r>
      <w:r w:rsidR="00DC0689" w:rsidRPr="0016267E">
        <w:t xml:space="preserve"> relationships as sensitiv</w:t>
      </w:r>
      <w:r w:rsidR="0016056A">
        <w:t>ity</w:t>
      </w:r>
      <w:r w:rsidR="00DC0689" w:rsidRPr="0016267E">
        <w:t xml:space="preserve"> analyses. </w:t>
      </w:r>
      <w:r w:rsidR="000D539F" w:rsidRPr="007C4E96">
        <w:t>MCMAR still outperformed MMR</w:t>
      </w:r>
      <w:r w:rsidR="007C4E96">
        <w:t xml:space="preserve"> and t</w:t>
      </w:r>
      <w:r w:rsidR="00C52C8A" w:rsidRPr="0016267E">
        <w:t>he details can be found in the supplementary materials. Currently, many related studies have been carried out across the globe</w:t>
      </w:r>
      <w:r w:rsidRPr="0016267E">
        <w:rPr>
          <w:rFonts w:eastAsia="等线"/>
        </w:rPr>
        <w:t>;</w:t>
      </w:r>
      <w:r w:rsidR="00C52C8A" w:rsidRPr="0016267E">
        <w:t xml:space="preserve"> in these cases, </w:t>
      </w:r>
      <w:r w:rsidR="00285460">
        <w:t>spatially adjacent</w:t>
      </w:r>
      <w:r w:rsidR="00C52C8A" w:rsidRPr="0016267E">
        <w:t xml:space="preserve"> relationships may be independently constructed for each continent due to their isolated spatial positions. In practical studies, model fit statistics, such as </w:t>
      </w:r>
      <w:r w:rsidR="00285460">
        <w:t xml:space="preserve">the </w:t>
      </w:r>
      <w:r w:rsidR="00C52C8A" w:rsidRPr="0016267E">
        <w:t xml:space="preserve">AIC and BIC, can be used to select an appropriate method of constructing </w:t>
      </w:r>
      <w:r w:rsidR="00285460">
        <w:t>spatially adjacent</w:t>
      </w:r>
      <w:r w:rsidR="00C52C8A" w:rsidRPr="0016267E">
        <w:t xml:space="preserve"> relationships.</w:t>
      </w:r>
      <w:r w:rsidRPr="0016267E">
        <w:rPr>
          <w:rFonts w:eastAsia="等线"/>
        </w:rPr>
        <w:t xml:space="preserve"> In addition</w:t>
      </w:r>
      <w:r w:rsidR="00C52C8A" w:rsidRPr="0016267E">
        <w:t xml:space="preserve">, the spatial locations of the studied regions may be </w:t>
      </w:r>
      <w:r w:rsidRPr="0016267E">
        <w:rPr>
          <w:rFonts w:eastAsia="等线"/>
        </w:rPr>
        <w:t>sparsely</w:t>
      </w:r>
      <w:r w:rsidR="00C52C8A" w:rsidRPr="0016267E">
        <w:t xml:space="preserve"> distributed in practical studies, and </w:t>
      </w:r>
      <w:r w:rsidR="00285460">
        <w:t xml:space="preserve">the </w:t>
      </w:r>
      <w:r w:rsidR="007538BE" w:rsidRPr="0016267E">
        <w:t xml:space="preserve">spatial autocorrelation </w:t>
      </w:r>
      <w:r w:rsidR="00285460">
        <w:t xml:space="preserve">of the ERR </w:t>
      </w:r>
      <w:r w:rsidR="007538BE" w:rsidRPr="0016267E">
        <w:t xml:space="preserve">may be slight </w:t>
      </w:r>
      <w:r w:rsidR="00285460">
        <w:t xml:space="preserve">or may not even </w:t>
      </w:r>
      <w:r w:rsidR="007538BE" w:rsidRPr="0016267E">
        <w:t>exist. In these cases, we can use the LR test to test whether the spatial autocorrelation, i.e.,</w:t>
      </w:r>
      <m:oMath>
        <m:r>
          <w:rPr>
            <w:rFonts w:ascii="Cambria Math" w:hAnsi="Cambria Math"/>
          </w:rPr>
          <m:t xml:space="preserve"> ρ≠0</m:t>
        </m:r>
      </m:oMath>
      <w:r w:rsidR="00CC720C" w:rsidRPr="0016267E">
        <w:t>,</w:t>
      </w:r>
      <w:r w:rsidR="00285460">
        <w:t xml:space="preserve"> actually exists and is significant</w:t>
      </w:r>
      <w:r w:rsidRPr="0016267E">
        <w:rPr>
          <w:rFonts w:eastAsia="等线"/>
        </w:rPr>
        <w:t>;</w:t>
      </w:r>
      <w:r w:rsidR="00CC720C" w:rsidRPr="0016267E">
        <w:t xml:space="preserve"> if significan</w:t>
      </w:r>
      <w:ins w:id="888" w:author="wang wei" w:date="2022-11-07T10:43:00Z">
        <w:r w:rsidR="00AF672B">
          <w:t>tly</w:t>
        </w:r>
      </w:ins>
      <w:del w:id="889" w:author="wang wei" w:date="2022-11-07T10:43:00Z">
        <w:r w:rsidR="00CC720C" w:rsidRPr="0016267E" w:rsidDel="00AF672B">
          <w:delText>ce</w:delText>
        </w:r>
      </w:del>
      <w:r w:rsidRPr="0016267E">
        <w:rPr>
          <w:rFonts w:eastAsia="等线"/>
        </w:rPr>
        <w:t xml:space="preserve"> exists</w:t>
      </w:r>
      <w:r w:rsidR="00CC720C" w:rsidRPr="0016267E">
        <w:t xml:space="preserve">, MCMAR should be selected, and MMR </w:t>
      </w:r>
      <w:r w:rsidRPr="0016267E">
        <w:rPr>
          <w:rFonts w:eastAsia="等线"/>
        </w:rPr>
        <w:t xml:space="preserve">should be selected </w:t>
      </w:r>
      <w:r w:rsidR="00CC720C" w:rsidRPr="0016267E">
        <w:t xml:space="preserve">otherwise. This selection may limit the overfitting risk derived from introducing false spatial autocorrelation, which is also supported by the simulation study regarding the performance of </w:t>
      </w:r>
      <w:r w:rsidRPr="0016267E">
        <w:rPr>
          <w:rFonts w:eastAsia="等线"/>
        </w:rPr>
        <w:t xml:space="preserve">the </w:t>
      </w:r>
      <w:r w:rsidR="00CC720C" w:rsidRPr="0016267E">
        <w:t xml:space="preserve">OPT model. As model selection indicators, </w:t>
      </w:r>
      <w:r w:rsidR="001200DB">
        <w:t xml:space="preserve">the </w:t>
      </w:r>
      <w:r w:rsidR="00CC720C" w:rsidRPr="0016267E">
        <w:t xml:space="preserve">AIC and BIC may </w:t>
      </w:r>
      <w:r w:rsidRPr="0016267E">
        <w:rPr>
          <w:rFonts w:eastAsia="等线"/>
        </w:rPr>
        <w:t xml:space="preserve">also </w:t>
      </w:r>
      <w:r w:rsidR="00CC720C" w:rsidRPr="0016267E">
        <w:t>be appropriate for selecting either MCMAR or MMR.</w:t>
      </w:r>
    </w:p>
    <w:p w14:paraId="035CB4B4" w14:textId="6D99E6E0" w:rsidR="00CC720C" w:rsidRPr="0016267E" w:rsidRDefault="00D91F51" w:rsidP="00E91016">
      <w:pPr>
        <w:ind w:firstLineChars="100" w:firstLine="240"/>
      </w:pPr>
      <w:r w:rsidRPr="0016267E">
        <w:t xml:space="preserve">In this study, an unstructured matrix was selected for </w:t>
      </w:r>
      <m:oMath>
        <m:r>
          <m:rPr>
            <m:sty m:val="b"/>
          </m:rPr>
          <w:rPr>
            <w:rFonts w:ascii="Cambria Math" w:hAnsi="Cambria Math" w:hint="eastAsia"/>
          </w:rPr>
          <m:t>V</m:t>
        </m:r>
      </m:oMath>
      <w:r w:rsidR="009420A5" w:rsidRPr="0016267E">
        <w:t xml:space="preserve"> to </w:t>
      </w:r>
      <w:r w:rsidRPr="0016267E">
        <w:rPr>
          <w:rFonts w:eastAsia="等线"/>
        </w:rPr>
        <w:t xml:space="preserve">maintain </w:t>
      </w:r>
      <w:r w:rsidR="009420A5" w:rsidRPr="0016267E">
        <w:t xml:space="preserve">flexibility. </w:t>
      </w:r>
      <w:r w:rsidRPr="0016267E">
        <w:rPr>
          <w:rFonts w:eastAsia="等线"/>
        </w:rPr>
        <w:t>However,</w:t>
      </w:r>
      <w:r w:rsidR="009420A5" w:rsidRPr="0016267E">
        <w:t xml:space="preserve"> in some cases, the dimension of the ERR-defining vector may be relatively large</w:t>
      </w:r>
      <w:r w:rsidRPr="0016267E">
        <w:rPr>
          <w:rFonts w:eastAsia="等线"/>
        </w:rPr>
        <w:t>,</w:t>
      </w:r>
      <w:r w:rsidR="009420A5" w:rsidRPr="0016267E">
        <w:t xml:space="preserve"> and selecting an unstructured </w:t>
      </w:r>
      <m:oMath>
        <m:r>
          <m:rPr>
            <m:sty m:val="b"/>
          </m:rPr>
          <w:rPr>
            <w:rFonts w:ascii="Cambria Math" w:hAnsi="Cambria Math" w:hint="eastAsia"/>
          </w:rPr>
          <m:t>V</m:t>
        </m:r>
      </m:oMath>
      <w:r w:rsidR="007A3814" w:rsidRPr="0016267E">
        <w:t xml:space="preserve"> will lead to </w:t>
      </w:r>
      <w:r w:rsidRPr="0016267E">
        <w:rPr>
          <w:rFonts w:eastAsia="等线"/>
        </w:rPr>
        <w:t>many</w:t>
      </w:r>
      <w:r w:rsidR="007A3814" w:rsidRPr="0016267E">
        <w:t xml:space="preserve"> parameters to be estimated, which will result in unstable estimations and intensive </w:t>
      </w:r>
      <w:r w:rsidR="004D3425">
        <w:t>use of computing resources</w:t>
      </w:r>
      <w:r w:rsidR="007A3814" w:rsidRPr="0016267E">
        <w:t xml:space="preserve">. In these cases, selecting a structured </w:t>
      </w:r>
      <m:oMath>
        <m:r>
          <m:rPr>
            <m:sty m:val="b"/>
          </m:rPr>
          <w:rPr>
            <w:rFonts w:ascii="Cambria Math" w:hAnsi="Cambria Math" w:hint="eastAsia"/>
          </w:rPr>
          <m:t>V</m:t>
        </m:r>
      </m:oMath>
      <w:r w:rsidR="007A3814" w:rsidRPr="0016267E">
        <w:rPr>
          <w:rFonts w:hint="eastAsia"/>
          <w:b/>
          <w:bCs/>
          <w:iCs/>
        </w:rPr>
        <w:t xml:space="preserve"> </w:t>
      </w:r>
      <w:r w:rsidR="000850BD" w:rsidRPr="0016267E">
        <w:t>may be more appropriate</w:t>
      </w:r>
      <w:r w:rsidR="004D3425">
        <w:t>,</w:t>
      </w:r>
      <w:r w:rsidR="000850BD" w:rsidRPr="0016267E">
        <w:t xml:space="preserve"> as in MMR. Without </w:t>
      </w:r>
      <w:r w:rsidR="000850BD" w:rsidRPr="0016267E">
        <w:lastRenderedPageBreak/>
        <w:t xml:space="preserve">any prior, </w:t>
      </w:r>
      <w:ins w:id="890" w:author="wang wei" w:date="2022-11-04T00:04:00Z">
        <w:r w:rsidR="0070061B">
          <w:rPr>
            <w:iCs/>
          </w:rPr>
          <w:t>since</w:t>
        </w:r>
        <w:r w:rsidR="0070061B" w:rsidRPr="0016267E">
          <w:rPr>
            <w:iCs/>
          </w:rPr>
          <w:t xml:space="preserve"> both </w:t>
        </w:r>
      </w:ins>
      <m:oMath>
        <m:r>
          <w:ins w:id="891" w:author="wang wei" w:date="2022-11-04T00:04:00Z">
            <m:rPr>
              <m:sty m:val="b"/>
            </m:rPr>
            <w:rPr>
              <w:rFonts w:ascii="Cambria Math" w:hAnsi="Cambria Math" w:hint="eastAsia"/>
            </w:rPr>
            <m:t>V</m:t>
          </w:ins>
        </m:r>
      </m:oMath>
      <w:ins w:id="892" w:author="wang wei" w:date="2022-11-04T00:04:00Z">
        <w:r w:rsidR="0070061B" w:rsidRPr="0016267E">
          <w:rPr>
            <w:rFonts w:hint="eastAsia"/>
            <w:b/>
            <w:bCs/>
            <w:iCs/>
          </w:rPr>
          <w:t xml:space="preserve"> </w:t>
        </w:r>
        <w:r w:rsidR="0070061B" w:rsidRPr="0016267E">
          <w:rPr>
            <w:iCs/>
          </w:rPr>
          <w:t>and</w:t>
        </w:r>
        <w:r w:rsidR="0070061B" w:rsidRPr="0016267E">
          <w:rPr>
            <w:b/>
            <w:bCs/>
            <w:iCs/>
          </w:rPr>
          <w:t xml:space="preserve"> </w:t>
        </w:r>
      </w:ins>
      <m:oMath>
        <m:r>
          <w:ins w:id="893" w:author="wang wei" w:date="2022-11-04T00:05:00Z">
            <m:rPr>
              <m:sty m:val="bi"/>
            </m:rPr>
            <w:rPr>
              <w:rFonts w:ascii="Cambria Math" w:hAnsi="Cambria Math"/>
            </w:rPr>
            <m:t>{</m:t>
          </w:ins>
        </m:r>
        <m:sSub>
          <m:sSubPr>
            <m:ctrlPr>
              <w:ins w:id="894" w:author="wang wei" w:date="2022-11-04T00:04:00Z">
                <w:rPr>
                  <w:rFonts w:ascii="Cambria Math" w:hAnsi="Cambria Math"/>
                  <w:b/>
                  <w:bCs/>
                  <w:i/>
                  <w:iCs/>
                </w:rPr>
              </w:ins>
            </m:ctrlPr>
          </m:sSubPr>
          <m:e>
            <m:r>
              <w:ins w:id="895" w:author="wang wei" w:date="2022-11-04T00:04:00Z">
                <m:rPr>
                  <m:sty m:val="b"/>
                </m:rPr>
                <w:rPr>
                  <w:rFonts w:ascii="Cambria Math" w:hAnsi="Cambria Math"/>
                </w:rPr>
                <m:t>S</m:t>
              </w:ins>
            </m:r>
          </m:e>
          <m:sub>
            <m:r>
              <w:ins w:id="896" w:author="wang wei" w:date="2022-11-04T00:04:00Z">
                <w:rPr>
                  <w:rFonts w:ascii="Cambria Math" w:hAnsi="Cambria Math"/>
                </w:rPr>
                <m:t>i</m:t>
              </w:ins>
            </m:r>
          </m:sub>
        </m:sSub>
        <m:r>
          <w:ins w:id="897" w:author="wang wei" w:date="2022-11-04T00:05:00Z">
            <m:rPr>
              <m:sty m:val="bi"/>
            </m:rPr>
            <w:rPr>
              <w:rFonts w:ascii="Cambria Math" w:hAnsi="Cambria Math"/>
            </w:rPr>
            <m:t>}</m:t>
          </w:ins>
        </m:r>
      </m:oMath>
      <w:ins w:id="898" w:author="wang wei" w:date="2022-11-04T00:04:00Z">
        <w:r w:rsidR="0070061B" w:rsidRPr="0016267E">
          <w:t xml:space="preserve"> reflect the correlations between elements in the ERR-defining vector</w:t>
        </w:r>
        <w:r w:rsidR="0070061B">
          <w:t>,</w:t>
        </w:r>
        <w:r w:rsidR="0070061B" w:rsidRPr="0016267E">
          <w:t xml:space="preserve"> </w:t>
        </w:r>
      </w:ins>
      <w:r w:rsidR="000850BD" w:rsidRPr="0016267E">
        <w:t xml:space="preserve">a structured </w:t>
      </w:r>
      <m:oMath>
        <m:r>
          <m:rPr>
            <m:sty m:val="b"/>
          </m:rPr>
          <w:rPr>
            <w:rFonts w:ascii="Cambria Math" w:hAnsi="Cambria Math" w:hint="eastAsia"/>
          </w:rPr>
          <m:t>V</m:t>
        </m:r>
      </m:oMath>
      <w:r w:rsidR="000850BD" w:rsidRPr="0016267E">
        <w:rPr>
          <w:iCs/>
        </w:rPr>
        <w:t xml:space="preserve"> may be set </w:t>
      </w:r>
      <w:ins w:id="899" w:author="wang wei" w:date="2022-11-04T00:03:00Z">
        <w:r w:rsidR="0070061B" w:rsidRPr="0070061B">
          <w:rPr>
            <w:iCs/>
          </w:rPr>
          <w:t xml:space="preserve">by limiting the correlation reflected by </w:t>
        </w:r>
      </w:ins>
      <m:oMath>
        <m:r>
          <w:ins w:id="900" w:author="wang wei" w:date="2022-11-04T00:03:00Z">
            <m:rPr>
              <m:sty m:val="b"/>
            </m:rPr>
            <w:rPr>
              <w:rFonts w:ascii="Cambria Math" w:hAnsi="Cambria Math"/>
            </w:rPr>
            <m:t>V</m:t>
          </w:ins>
        </m:r>
      </m:oMath>
      <w:ins w:id="901" w:author="wang wei" w:date="2022-11-04T00:03:00Z">
        <w:r w:rsidR="0070061B" w:rsidRPr="0070061B">
          <w:rPr>
            <w:iCs/>
          </w:rPr>
          <w:t xml:space="preserve"> being same with the average correlation reflected by all the </w:t>
        </w:r>
      </w:ins>
      <m:oMath>
        <m:sSub>
          <m:sSubPr>
            <m:ctrlPr>
              <w:ins w:id="902" w:author="wang wei" w:date="2022-11-04T00:03:00Z">
                <w:rPr>
                  <w:rFonts w:ascii="Cambria Math" w:hAnsi="Cambria Math"/>
                  <w:i/>
                  <w:iCs/>
                </w:rPr>
              </w:ins>
            </m:ctrlPr>
          </m:sSubPr>
          <m:e>
            <m:r>
              <w:ins w:id="903" w:author="wang wei" w:date="2022-11-04T00:03:00Z">
                <m:rPr>
                  <m:sty m:val="b"/>
                </m:rPr>
                <w:rPr>
                  <w:rFonts w:ascii="Cambria Math" w:hAnsi="Cambria Math"/>
                </w:rPr>
                <m:t>S</m:t>
              </w:ins>
            </m:r>
          </m:e>
          <m:sub>
            <m:r>
              <w:ins w:id="904" w:author="wang wei" w:date="2022-11-04T00:03:00Z">
                <w:rPr>
                  <w:rFonts w:ascii="Cambria Math" w:hAnsi="Cambria Math"/>
                </w:rPr>
                <m:t>i</m:t>
              </w:ins>
            </m:r>
          </m:sub>
        </m:sSub>
      </m:oMath>
      <w:ins w:id="905" w:author="wang wei" w:date="2022-11-04T00:03:00Z">
        <w:r w:rsidR="0070061B" w:rsidRPr="0070061B">
          <w:rPr>
            <w:rFonts w:hint="eastAsia"/>
            <w:iCs/>
          </w:rPr>
          <w:t>s</w:t>
        </w:r>
      </w:ins>
      <w:del w:id="906" w:author="wang wei" w:date="2022-11-04T00:03:00Z">
        <w:r w:rsidR="000850BD" w:rsidRPr="0016267E" w:rsidDel="0070061B">
          <w:rPr>
            <w:iCs/>
          </w:rPr>
          <w:delText xml:space="preserve">according to </w:delText>
        </w:r>
      </w:del>
      <m:oMath>
        <m:r>
          <w:del w:id="907" w:author="wang wei" w:date="2022-11-04T00:03:00Z">
            <w:rPr>
              <w:rFonts w:ascii="Cambria Math" w:hAnsi="Cambria Math"/>
            </w:rPr>
            <m:t>{</m:t>
          </w:del>
        </m:r>
        <m:sSub>
          <m:sSubPr>
            <m:ctrlPr>
              <w:del w:id="908" w:author="wang wei" w:date="2022-11-04T00:03:00Z">
                <w:rPr>
                  <w:rFonts w:ascii="Cambria Math" w:hAnsi="Cambria Math"/>
                  <w:b/>
                  <w:bCs/>
                  <w:i/>
                  <w:iCs/>
                </w:rPr>
              </w:del>
            </m:ctrlPr>
          </m:sSubPr>
          <m:e>
            <m:r>
              <w:del w:id="909" w:author="wang wei" w:date="2022-11-04T00:03:00Z">
                <m:rPr>
                  <m:sty m:val="b"/>
                </m:rPr>
                <w:rPr>
                  <w:rFonts w:ascii="Cambria Math" w:hAnsi="Cambria Math"/>
                </w:rPr>
                <m:t>S</m:t>
              </w:del>
            </m:r>
          </m:e>
          <m:sub>
            <m:r>
              <w:del w:id="910" w:author="wang wei" w:date="2022-11-04T00:03:00Z">
                <w:rPr>
                  <w:rFonts w:ascii="Cambria Math" w:hAnsi="Cambria Math"/>
                </w:rPr>
                <m:t>i</m:t>
              </w:del>
            </m:r>
          </m:sub>
        </m:sSub>
        <m:r>
          <w:del w:id="911" w:author="wang wei" w:date="2022-11-04T00:03:00Z">
            <w:rPr>
              <w:rFonts w:ascii="Cambria Math" w:hAnsi="Cambria Math"/>
            </w:rPr>
            <m:t>}</m:t>
          </w:del>
        </m:r>
      </m:oMath>
      <w:del w:id="912" w:author="wang wei" w:date="2022-11-04T00:04:00Z">
        <w:r w:rsidR="000850BD" w:rsidRPr="0016267E" w:rsidDel="0070061B">
          <w:rPr>
            <w:iCs/>
          </w:rPr>
          <w:delText xml:space="preserve"> because both </w:delText>
        </w:r>
      </w:del>
      <m:oMath>
        <m:r>
          <w:del w:id="913" w:author="wang wei" w:date="2022-11-04T00:04:00Z">
            <m:rPr>
              <m:sty m:val="b"/>
            </m:rPr>
            <w:rPr>
              <w:rFonts w:ascii="Cambria Math" w:hAnsi="Cambria Math" w:hint="eastAsia"/>
            </w:rPr>
            <m:t>V</m:t>
          </w:del>
        </m:r>
      </m:oMath>
      <w:del w:id="914" w:author="wang wei" w:date="2022-11-04T00:04:00Z">
        <w:r w:rsidR="000850BD" w:rsidRPr="0016267E" w:rsidDel="0070061B">
          <w:rPr>
            <w:rFonts w:hint="eastAsia"/>
            <w:b/>
            <w:bCs/>
            <w:iCs/>
          </w:rPr>
          <w:delText xml:space="preserve"> </w:delText>
        </w:r>
        <w:r w:rsidR="000850BD" w:rsidRPr="0016267E" w:rsidDel="0070061B">
          <w:rPr>
            <w:iCs/>
          </w:rPr>
          <w:delText>and</w:delText>
        </w:r>
        <w:r w:rsidR="000850BD" w:rsidRPr="0016267E" w:rsidDel="0070061B">
          <w:rPr>
            <w:b/>
            <w:bCs/>
            <w:iCs/>
          </w:rPr>
          <w:delText xml:space="preserve"> </w:delText>
        </w:r>
      </w:del>
      <m:oMath>
        <m:sSub>
          <m:sSubPr>
            <m:ctrlPr>
              <w:del w:id="915" w:author="wang wei" w:date="2022-11-04T00:04:00Z">
                <w:rPr>
                  <w:rFonts w:ascii="Cambria Math" w:hAnsi="Cambria Math"/>
                  <w:b/>
                  <w:bCs/>
                  <w:i/>
                  <w:iCs/>
                </w:rPr>
              </w:del>
            </m:ctrlPr>
          </m:sSubPr>
          <m:e>
            <m:r>
              <w:del w:id="916" w:author="wang wei" w:date="2022-11-04T00:04:00Z">
                <m:rPr>
                  <m:sty m:val="b"/>
                </m:rPr>
                <w:rPr>
                  <w:rFonts w:ascii="Cambria Math" w:hAnsi="Cambria Math"/>
                </w:rPr>
                <m:t>S</m:t>
              </w:del>
            </m:r>
          </m:e>
          <m:sub>
            <m:r>
              <w:del w:id="917" w:author="wang wei" w:date="2022-11-04T00:04:00Z">
                <w:rPr>
                  <w:rFonts w:ascii="Cambria Math" w:hAnsi="Cambria Math"/>
                </w:rPr>
                <m:t>i</m:t>
              </w:del>
            </m:r>
          </m:sub>
        </m:sSub>
      </m:oMath>
      <w:del w:id="918" w:author="wang wei" w:date="2022-11-04T00:04:00Z">
        <w:r w:rsidR="000850BD" w:rsidRPr="0016267E" w:rsidDel="0070061B">
          <w:delText xml:space="preserve"> reflect the correlations between elements in the ERR-defining vector</w:delText>
        </w:r>
      </w:del>
      <w:r w:rsidR="000850BD" w:rsidRPr="0016267E">
        <w:t>.</w:t>
      </w:r>
    </w:p>
    <w:p w14:paraId="1A3668E7" w14:textId="6524C831" w:rsidR="00231C4D" w:rsidRDefault="004C0A9A" w:rsidP="005522CE">
      <w:pPr>
        <w:ind w:firstLineChars="100" w:firstLine="240"/>
      </w:pPr>
      <w:r>
        <w:t>S</w:t>
      </w:r>
      <w:r w:rsidR="00AC33CB" w:rsidRPr="0016267E">
        <w:rPr>
          <w:rFonts w:eastAsia="等线"/>
        </w:rPr>
        <w:t>imilar to</w:t>
      </w:r>
      <w:r w:rsidR="00AC33CB" w:rsidRPr="0016267E">
        <w:t xml:space="preserve"> MMR, MCMAR does not depend on raw data and only depends on result data from the first stage. Therefore, MCMAR can also be applied to published (or second-hand) datasets with spatial positions, including but not limited to ERR datasets, longitudinal profiles</w:t>
      </w:r>
      <w:r w:rsidR="0016267E">
        <w:t xml:space="preserve"> </w:t>
      </w:r>
      <w:r w:rsidR="00FA4F3F" w:rsidRPr="0016267E">
        <w:fldChar w:fldCharType="begin"/>
      </w:r>
      <w:r w:rsidR="00993B7B">
        <w:instrText xml:space="preserve"> ADDIN EN.CITE &lt;EndNote&gt;&lt;Cite&gt;&lt;Author&gt;Ishak&lt;/Author&gt;&lt;Year&gt;2007&lt;/Year&gt;&lt;RecNum&gt;105&lt;/RecNum&gt;&lt;DisplayText&gt;&lt;style face="superscript"&gt;[39]&lt;/style&gt;&lt;/DisplayText&gt;&lt;record&gt;&lt;rec-number&gt;105&lt;/rec-number&gt;&lt;foreign-keys&gt;&lt;key app="EN" db-id="2rwasr2aazvtwietz2j5029cwd9drpd5vp9p" timestamp="1653670624"&gt;105&lt;/key&gt;&lt;/foreign-keys&gt;&lt;ref-type name="Journal Article"&gt;17&lt;/ref-type&gt;&lt;contributors&gt;&lt;authors&gt;&lt;author&gt;Ishak, K. J.&lt;/author&gt;&lt;author&gt;Platt, R. W.&lt;/author&gt;&lt;author&gt;Joseph, L.&lt;/author&gt;&lt;author&gt;Hanley, J. A.&lt;/author&gt;&lt;author&gt;Caro, J. J.&lt;/author&gt;&lt;/authors&gt;&lt;/contributors&gt;&lt;titles&gt;&lt;title&gt;Meta-analysis of longitudinal studies&lt;/title&gt;&lt;secondary-title&gt;Clinical Trials&lt;/secondary-title&gt;&lt;/titles&gt;&lt;periodical&gt;&lt;full-title&gt;Clinical Trials&lt;/full-title&gt;&lt;/periodical&gt;&lt;pages&gt;525&lt;/pages&gt;&lt;volume&gt;4&lt;/volume&gt;&lt;number&gt;5&lt;/number&gt;&lt;dates&gt;&lt;year&gt;2007&lt;/year&gt;&lt;/dates&gt;&lt;urls&gt;&lt;/urls&gt;&lt;/record&gt;&lt;/Cite&gt;&lt;/EndNote&gt;</w:instrText>
      </w:r>
      <w:r w:rsidR="00FA4F3F" w:rsidRPr="0016267E">
        <w:fldChar w:fldCharType="separate"/>
      </w:r>
      <w:r w:rsidR="00993B7B" w:rsidRPr="00993B7B">
        <w:rPr>
          <w:noProof/>
          <w:vertAlign w:val="superscript"/>
        </w:rPr>
        <w:t>[39]</w:t>
      </w:r>
      <w:r w:rsidR="00FA4F3F" w:rsidRPr="0016267E">
        <w:fldChar w:fldCharType="end"/>
      </w:r>
      <w:r w:rsidR="00AC33CB" w:rsidRPr="0016267E">
        <w:t xml:space="preserve">, </w:t>
      </w:r>
      <w:r w:rsidR="004D3425">
        <w:t>receiver operating characteristic (</w:t>
      </w:r>
      <w:r w:rsidR="00AC33CB" w:rsidRPr="0016267E">
        <w:t>ROC</w:t>
      </w:r>
      <w:r w:rsidR="004D3425">
        <w:t>)</w:t>
      </w:r>
      <w:r w:rsidR="00AC33CB" w:rsidRPr="0016267E">
        <w:t xml:space="preserve"> curves</w:t>
      </w:r>
      <w:r w:rsidR="0016267E">
        <w:t xml:space="preserve"> </w:t>
      </w:r>
      <w:r w:rsidR="00FA4F3F" w:rsidRPr="0016267E">
        <w:fldChar w:fldCharType="begin"/>
      </w:r>
      <w:r w:rsidR="00993B7B">
        <w:instrText xml:space="preserve"> ADDIN EN.CITE &lt;EndNote&gt;&lt;Cite&gt;&lt;Author&gt;Arends&lt;/Author&gt;&lt;Year&gt;2008&lt;/Year&gt;&lt;RecNum&gt;104&lt;/RecNum&gt;&lt;DisplayText&gt;&lt;style face="superscript"&gt;[40]&lt;/style&gt;&lt;/DisplayText&gt;&lt;record&gt;&lt;rec-number&gt;104&lt;/rec-number&gt;&lt;foreign-keys&gt;&lt;key app="EN" db-id="2rwasr2aazvtwietz2j5029cwd9drpd5vp9p" timestamp="1653670624"&gt;104&lt;/key&gt;&lt;/foreign-keys&gt;&lt;ref-type name="Journal Article"&gt;17&lt;/ref-type&gt;&lt;contributors&gt;&lt;authors&gt;&lt;author&gt;Arends, L. R.&lt;/author&gt;&lt;author&gt;Hamza, T. H.&lt;/author&gt;&lt;author&gt;Houwelingen, Jcv&lt;/author&gt;&lt;author&gt;Heijenbrok-Kal, M. H.&lt;/author&gt;&lt;author&gt;Stijnen, T.&lt;/author&gt;&lt;/authors&gt;&lt;/contributors&gt;&lt;titles&gt;&lt;title&gt;Bivariate Random Effects Meta-Analysis of ROC Curves&lt;/title&gt;&lt;secondary-title&gt;Medical Decision Making&lt;/secondary-title&gt;&lt;/titles&gt;&lt;periodical&gt;&lt;full-title&gt;Medical Decision Making&lt;/full-title&gt;&lt;/periodical&gt;&lt;pages&gt;621-638&lt;/pages&gt;&lt;volume&gt;28&lt;/volume&gt;&lt;number&gt;5&lt;/number&gt;&lt;dates&gt;&lt;year&gt;2008&lt;/year&gt;&lt;/dates&gt;&lt;urls&gt;&lt;/urls&gt;&lt;/record&gt;&lt;/Cite&gt;&lt;/EndNote&gt;</w:instrText>
      </w:r>
      <w:r w:rsidR="00FA4F3F" w:rsidRPr="0016267E">
        <w:fldChar w:fldCharType="separate"/>
      </w:r>
      <w:r w:rsidR="00993B7B" w:rsidRPr="00993B7B">
        <w:rPr>
          <w:noProof/>
          <w:vertAlign w:val="superscript"/>
        </w:rPr>
        <w:t>[40]</w:t>
      </w:r>
      <w:r w:rsidR="00FA4F3F" w:rsidRPr="0016267E">
        <w:fldChar w:fldCharType="end"/>
      </w:r>
      <w:r w:rsidR="00AC33CB" w:rsidRPr="0016267E">
        <w:t xml:space="preserve"> and survival curves</w:t>
      </w:r>
      <w:r w:rsidR="0016267E">
        <w:t xml:space="preserve"> </w:t>
      </w:r>
      <w:r w:rsidR="00FA4F3F" w:rsidRPr="0016267E">
        <w:fldChar w:fldCharType="begin"/>
      </w:r>
      <w:r w:rsidR="00993B7B">
        <w:instrText xml:space="preserve"> ADDIN EN.CITE &lt;EndNote&gt;&lt;Cite&gt;&lt;Author&gt;Dear&lt;/Author&gt;&lt;Year&gt;1994&lt;/Year&gt;&lt;RecNum&gt;102&lt;/RecNum&gt;&lt;DisplayText&gt;&lt;style face="superscript"&gt;[41, 42]&lt;/style&gt;&lt;/DisplayText&gt;&lt;record&gt;&lt;rec-number&gt;102&lt;/rec-number&gt;&lt;foreign-keys&gt;&lt;key app="EN" db-id="2rwasr2aazvtwietz2j5029cwd9drpd5vp9p" timestamp="1653670624"&gt;102&lt;/key&gt;&lt;/foreign-keys&gt;&lt;ref-type name="Journal Article"&gt;17&lt;/ref-type&gt;&lt;contributors&gt;&lt;authors&gt;&lt;author&gt;Dear, Kbg&lt;/author&gt;&lt;/authors&gt;&lt;/contributors&gt;&lt;titles&gt;&lt;title&gt;Iterative generalized least squares for meta-analysis of survival data at multiple times&lt;/title&gt;&lt;secondary-title&gt;Biometrics&lt;/secondary-title&gt;&lt;/titles&gt;&lt;periodical&gt;&lt;full-title&gt;Biometrics&lt;/full-title&gt;&lt;/periodical&gt;&lt;pages&gt;989-1002&lt;/pages&gt;&lt;volume&gt;50&lt;/volume&gt;&lt;number&gt;4&lt;/number&gt;&lt;dates&gt;&lt;year&gt;1994&lt;/year&gt;&lt;/dates&gt;&lt;urls&gt;&lt;/urls&gt;&lt;/record&gt;&lt;/Cite&gt;&lt;Cite&gt;&lt;Author&gt;Lidia&lt;/Author&gt;&lt;Year&gt;2008&lt;/Year&gt;&lt;RecNum&gt;103&lt;/RecNum&gt;&lt;record&gt;&lt;rec-number&gt;103&lt;/rec-number&gt;&lt;foreign-keys&gt;&lt;key app="EN" db-id="2rwasr2aazvtwietz2j5029cwd9drpd5vp9p" timestamp="1653670624"&gt;103&lt;/key&gt;&lt;/foreign-keys&gt;&lt;ref-type name="Journal Article"&gt;17&lt;/ref-type&gt;&lt;contributors&gt;&lt;authors&gt;&lt;author&gt;Lidia&lt;/author&gt;&lt;author&gt;R.&lt;/author&gt;&lt;author&gt;Arends&lt;/author&gt;&lt;author&gt;M.&lt;/author&gt;&lt;author&gt;G.&lt;/author&gt;&lt;author&gt;Myriam&lt;/author&gt;&lt;author&gt;Hunink&lt;/author&gt;&lt;author&gt;Theo&lt;/author&gt;&lt;author&gt;Stijnen&lt;/author&gt;&lt;/authors&gt;&lt;/contributors&gt;&lt;titles&gt;&lt;title&gt;Meta-analysis of summary survival curve data&lt;/title&gt;&lt;secondary-title&gt;Statistics in Medicine&lt;/secondary-title&gt;&lt;/titles&gt;&lt;periodical&gt;&lt;full-title&gt;Statistics in Medicine&lt;/full-title&gt;&lt;/periodical&gt;&lt;pages&gt;4381-4396&lt;/pages&gt;&lt;volume&gt;27&lt;/volume&gt;&lt;number&gt;22&lt;/number&gt;&lt;dates&gt;&lt;year&gt;2008&lt;/year&gt;&lt;/dates&gt;&lt;urls&gt;&lt;/urls&gt;&lt;/record&gt;&lt;/Cite&gt;&lt;/EndNote&gt;</w:instrText>
      </w:r>
      <w:r w:rsidR="00FA4F3F" w:rsidRPr="0016267E">
        <w:fldChar w:fldCharType="separate"/>
      </w:r>
      <w:r w:rsidR="00993B7B" w:rsidRPr="00993B7B">
        <w:rPr>
          <w:noProof/>
          <w:vertAlign w:val="superscript"/>
        </w:rPr>
        <w:t>[41, 42]</w:t>
      </w:r>
      <w:r w:rsidR="00FA4F3F" w:rsidRPr="0016267E">
        <w:fldChar w:fldCharType="end"/>
      </w:r>
      <w:r w:rsidR="00C91221" w:rsidRPr="0016267E">
        <w:t xml:space="preserve">. With the </w:t>
      </w:r>
      <w:r w:rsidR="0016267E">
        <w:t>improvement in</w:t>
      </w:r>
      <w:r w:rsidR="00C91221" w:rsidRPr="0016267E">
        <w:t xml:space="preserve"> geographic information systems and disease surveillance systems, a large number of such spatial datasets have been and are being produced, which will provide MCMAR with a wide range of applications. Another issue worth noting is that if the ERR-defining vectors, estimated by </w:t>
      </w:r>
      <w:r w:rsidR="004D3425">
        <w:t xml:space="preserve">a </w:t>
      </w:r>
      <w:r w:rsidR="00C91221" w:rsidRPr="0016267E">
        <w:t>GAM, come from different studies, they can</w:t>
      </w:r>
      <w:r w:rsidR="004D3425">
        <w:t>not usually be used directly</w:t>
      </w:r>
      <w:r w:rsidR="00C91221" w:rsidRPr="0016267E">
        <w:t xml:space="preserve"> in MCMAR due to dimension</w:t>
      </w:r>
      <w:r w:rsidR="004D3425">
        <w:t>al</w:t>
      </w:r>
      <w:r w:rsidR="00C91221" w:rsidRPr="0016267E">
        <w:t xml:space="preserve"> differences among vectors; even with an identical number of dimensions, the vectors also have different mathematical meanings due to different choices of spline functions. In such cases, the estimated relative risks with covariance can alternatively be used in MCMAR. </w:t>
      </w:r>
      <w:r w:rsidR="00ED4366">
        <w:t>T</w:t>
      </w:r>
      <w:r w:rsidR="00C91221" w:rsidRPr="0016267E">
        <w:t>aking the ERR between temperature and HFMD as an example, first, a series of representative objec</w:t>
      </w:r>
      <w:r w:rsidR="00C91221" w:rsidRPr="0016267E">
        <w:rPr>
          <w:rFonts w:hint="eastAsia"/>
        </w:rPr>
        <w:t>tive temperatures</w:t>
      </w:r>
      <w:r w:rsidR="00B21D8F" w:rsidRPr="0016267E">
        <w:t xml:space="preserve"> are</w:t>
      </w:r>
      <w:r w:rsidR="00C91221" w:rsidRPr="0016267E">
        <w:rPr>
          <w:rFonts w:hint="eastAsia"/>
        </w:rPr>
        <w:t xml:space="preserve"> selected. Then, for each region, the estimated </w:t>
      </w:r>
      <w:r w:rsidR="00B21D8F" w:rsidRPr="0016267E">
        <w:t>ERR-defining</w:t>
      </w:r>
      <w:r w:rsidR="00C91221" w:rsidRPr="0016267E">
        <w:rPr>
          <w:rFonts w:hint="eastAsia"/>
        </w:rPr>
        <w:t xml:space="preserve"> vector from </w:t>
      </w:r>
      <w:r w:rsidR="004D3425">
        <w:t xml:space="preserve">a </w:t>
      </w:r>
      <w:r w:rsidR="00C91221" w:rsidRPr="0016267E">
        <w:rPr>
          <w:rFonts w:hint="eastAsia"/>
        </w:rPr>
        <w:t>GAM in the first stage is used to obtain the logarithm</w:t>
      </w:r>
      <w:r w:rsidR="00D87EAD" w:rsidRPr="0016267E">
        <w:t>ic</w:t>
      </w:r>
      <w:r w:rsidR="00C91221" w:rsidRPr="0016267E">
        <w:rPr>
          <w:rFonts w:hint="eastAsia"/>
        </w:rPr>
        <w:t xml:space="preserve"> relative risks</w:t>
      </w:r>
      <w:r w:rsidR="00BC0C4D" w:rsidRPr="0016267E">
        <w:t xml:space="preserve"> vector</w:t>
      </w:r>
      <w:r w:rsidR="00C91221" w:rsidRPr="0016267E">
        <w:rPr>
          <w:rFonts w:hint="eastAsia"/>
        </w:rPr>
        <w:t xml:space="preserve"> with covariance over the reference temperature. Finally, </w:t>
      </w:r>
      <w:r w:rsidR="00A37A56" w:rsidRPr="0016267E">
        <w:t xml:space="preserve">the region-specific logarithmic relative risks vector with covariance can be used in MCMAR due to the similar epidemiological meanings. In this case, a structured </w:t>
      </w:r>
      <w:r w:rsidR="00A37A56" w:rsidRPr="0016267E">
        <w:rPr>
          <w:b/>
          <w:bCs/>
        </w:rPr>
        <w:t>V</w:t>
      </w:r>
      <w:r w:rsidR="00A37A56" w:rsidRPr="0016267E">
        <w:t xml:space="preserve"> needs to be selected due to the large dimensions.</w:t>
      </w:r>
    </w:p>
    <w:p w14:paraId="64A7C9E7" w14:textId="455A68FE" w:rsidR="00680355" w:rsidRPr="0016267E" w:rsidRDefault="004A3B4B" w:rsidP="0029718C">
      <w:pPr>
        <w:pStyle w:val="2"/>
      </w:pPr>
      <w:r>
        <w:t>Appendices</w:t>
      </w:r>
    </w:p>
    <w:p w14:paraId="622DCD80" w14:textId="60B041F2" w:rsidR="00796DD7" w:rsidRDefault="00D91F51" w:rsidP="001B6F83">
      <w:r w:rsidRPr="0016267E">
        <w:rPr>
          <w:rFonts w:hint="eastAsia"/>
        </w:rPr>
        <w:t>The</w:t>
      </w:r>
      <w:r w:rsidRPr="0016267E">
        <w:t xml:space="preserve"> </w:t>
      </w:r>
      <w:r w:rsidRPr="0016267E">
        <w:rPr>
          <w:rFonts w:hint="eastAsia"/>
        </w:rPr>
        <w:t>su</w:t>
      </w:r>
      <w:r w:rsidR="00897424" w:rsidRPr="0016267E">
        <w:t xml:space="preserve">pplementary materials include </w:t>
      </w:r>
      <w:r w:rsidR="004D3425">
        <w:t xml:space="preserve">information on </w:t>
      </w:r>
      <w:r w:rsidR="00897424" w:rsidRPr="0016267E">
        <w:t xml:space="preserve">the methods of constructing </w:t>
      </w:r>
      <w:r w:rsidR="004D3425">
        <w:t xml:space="preserve">spatially adjacent </w:t>
      </w:r>
      <w:r w:rsidR="00897424" w:rsidRPr="0016267E">
        <w:t xml:space="preserve">matrices, the </w:t>
      </w:r>
      <w:r w:rsidRPr="0016267E">
        <w:rPr>
          <w:rFonts w:eastAsia="等线"/>
        </w:rPr>
        <w:t>sensitivity</w:t>
      </w:r>
      <w:r w:rsidR="00897424" w:rsidRPr="0016267E">
        <w:t xml:space="preserve"> analysis results with different </w:t>
      </w:r>
      <w:r w:rsidR="004D3425">
        <w:t>spatially adjacent</w:t>
      </w:r>
      <w:r w:rsidR="00897424" w:rsidRPr="0016267E">
        <w:t xml:space="preserve"> matrices, and some formula derivations mentioned in the main text.</w:t>
      </w:r>
      <w:r w:rsidR="00F62F76" w:rsidRPr="00F62F76">
        <w:t xml:space="preserve"> </w:t>
      </w:r>
      <w:r w:rsidR="00427CA9" w:rsidRPr="00427CA9">
        <w:t xml:space="preserve">The supplementary materials </w:t>
      </w:r>
      <w:r w:rsidR="00427CA9">
        <w:t>and t</w:t>
      </w:r>
      <w:r w:rsidR="00F62F76" w:rsidRPr="0016267E">
        <w:t xml:space="preserve">he data and R codes for replicating our results </w:t>
      </w:r>
      <w:r w:rsidR="00C21014">
        <w:t xml:space="preserve">are available from </w:t>
      </w:r>
      <w:bookmarkStart w:id="919" w:name="_Hlk114431609"/>
      <w:r>
        <w:fldChar w:fldCharType="begin"/>
      </w:r>
      <w:r>
        <w:instrText xml:space="preserve"> HYPERLINK "https://github.com/winkey1230/MCMAR" </w:instrText>
      </w:r>
      <w:r>
        <w:fldChar w:fldCharType="separate"/>
      </w:r>
      <w:r w:rsidR="00C21014" w:rsidRPr="00C21014">
        <w:rPr>
          <w:rStyle w:val="af3"/>
        </w:rPr>
        <w:t>https://github.com/winkey1230/MCMAR</w:t>
      </w:r>
      <w:r>
        <w:rPr>
          <w:rStyle w:val="af3"/>
        </w:rPr>
        <w:fldChar w:fldCharType="end"/>
      </w:r>
      <w:bookmarkEnd w:id="919"/>
      <w:r w:rsidR="001B7567" w:rsidRPr="0016267E">
        <w:t>.</w:t>
      </w:r>
    </w:p>
    <w:p w14:paraId="5A615D1B" w14:textId="5E69A627" w:rsidR="00A6493C" w:rsidRDefault="00A6493C" w:rsidP="0029718C">
      <w:pPr>
        <w:pStyle w:val="2"/>
      </w:pPr>
      <w:r>
        <w:lastRenderedPageBreak/>
        <w:t>Competing interesting</w:t>
      </w:r>
    </w:p>
    <w:p w14:paraId="67265147" w14:textId="6BAEE7E9" w:rsidR="009A2C9B" w:rsidRDefault="00A6493C" w:rsidP="001B6F83">
      <w:r w:rsidRPr="00A6493C">
        <w:t>The authors declare that they have no competing interests</w:t>
      </w:r>
    </w:p>
    <w:p w14:paraId="0F8E39A9" w14:textId="335181E6" w:rsidR="005B5732" w:rsidRPr="0016267E" w:rsidRDefault="00096654" w:rsidP="002717F0">
      <w:pPr>
        <w:pStyle w:val="2"/>
      </w:pPr>
      <w:r>
        <w:t>7</w:t>
      </w:r>
      <w:r w:rsidR="002717F0" w:rsidRPr="0016267E">
        <w:t xml:space="preserve">. </w:t>
      </w:r>
      <w:r w:rsidR="002717F0" w:rsidRPr="0016267E">
        <w:rPr>
          <w:rFonts w:eastAsia="等线 Light"/>
        </w:rPr>
        <w:t>References</w:t>
      </w:r>
    </w:p>
    <w:p w14:paraId="4AF878DF" w14:textId="77777777" w:rsidR="00363C5A" w:rsidRPr="00363C5A" w:rsidRDefault="00D91F51" w:rsidP="00363C5A">
      <w:pPr>
        <w:pStyle w:val="EndNoteBibliography"/>
      </w:pPr>
      <w:r w:rsidRPr="00C7125B">
        <w:rPr>
          <w:noProof w:val="0"/>
          <w:sz w:val="21"/>
          <w:szCs w:val="21"/>
        </w:rPr>
        <w:fldChar w:fldCharType="begin"/>
      </w:r>
      <w:r w:rsidRPr="00C7125B">
        <w:rPr>
          <w:noProof w:val="0"/>
          <w:sz w:val="21"/>
          <w:szCs w:val="21"/>
        </w:rPr>
        <w:instrText xml:space="preserve"> ADDIN EN.REFLIST </w:instrText>
      </w:r>
      <w:r w:rsidRPr="00C7125B">
        <w:rPr>
          <w:noProof w:val="0"/>
          <w:sz w:val="21"/>
          <w:szCs w:val="21"/>
        </w:rPr>
        <w:fldChar w:fldCharType="separate"/>
      </w:r>
      <w:r w:rsidR="00363C5A" w:rsidRPr="00363C5A">
        <w:t>1.</w:t>
      </w:r>
      <w:r w:rsidR="00363C5A" w:rsidRPr="00363C5A">
        <w:tab/>
        <w:t>Shah ASV, Langrish JP, Nair H, et al. Global association of air pollution and heart failure: a systematic review and meta-analysis. Lancet. 2013;382(9897):1039-48.</w:t>
      </w:r>
    </w:p>
    <w:p w14:paraId="57664A13" w14:textId="77777777" w:rsidR="00363C5A" w:rsidRPr="00363C5A" w:rsidRDefault="00363C5A" w:rsidP="00363C5A">
      <w:pPr>
        <w:pStyle w:val="EndNoteBibliography"/>
      </w:pPr>
      <w:r w:rsidRPr="00363C5A">
        <w:t>2.</w:t>
      </w:r>
      <w:r w:rsidRPr="00363C5A">
        <w:tab/>
        <w:t>Katsouyanni K, Touloumi G, Spix C, et al. Short term effects of ambient sulphur dioxide and particulate matter on mortality in 12 European cities: Results from time series data from the APHEA project. Bmj-British Medical Journal. 1997;314(7095):1658-63.</w:t>
      </w:r>
    </w:p>
    <w:p w14:paraId="7E03AB29" w14:textId="77777777" w:rsidR="00363C5A" w:rsidRPr="00363C5A" w:rsidRDefault="00363C5A" w:rsidP="00363C5A">
      <w:pPr>
        <w:pStyle w:val="EndNoteBibliography"/>
      </w:pPr>
      <w:r w:rsidRPr="00363C5A">
        <w:t>3.</w:t>
      </w:r>
      <w:r w:rsidRPr="00363C5A">
        <w:tab/>
        <w:t>Shang Y, Sun ZW, Cao JJ, et al. Systematic review of Chinese studies of short-term exposure to air pollution and daily mortality. Environment International. 2013;54:100-11.</w:t>
      </w:r>
    </w:p>
    <w:p w14:paraId="159687F5" w14:textId="77777777" w:rsidR="00363C5A" w:rsidRPr="00363C5A" w:rsidRDefault="00363C5A" w:rsidP="00363C5A">
      <w:pPr>
        <w:pStyle w:val="EndNoteBibliography"/>
      </w:pPr>
      <w:r w:rsidRPr="00363C5A">
        <w:t>4.</w:t>
      </w:r>
      <w:r w:rsidRPr="00363C5A">
        <w:tab/>
        <w:t>Newell K, Kartsonaki C, Lam KBH, Kurmi OP. Cardiorespiratory health effects of particulate ambient air pollution exposure in low-income and middle-income countries: a systematic review and meta-analysis. Lancet Planetary Health. 2017;1(9):E368-E80.</w:t>
      </w:r>
    </w:p>
    <w:p w14:paraId="777454C0" w14:textId="77777777" w:rsidR="00363C5A" w:rsidRPr="00363C5A" w:rsidRDefault="00363C5A" w:rsidP="00363C5A">
      <w:pPr>
        <w:pStyle w:val="EndNoteBibliography"/>
      </w:pPr>
      <w:r w:rsidRPr="00363C5A">
        <w:t>5.</w:t>
      </w:r>
      <w:r w:rsidRPr="00363C5A">
        <w:tab/>
        <w:t>Requia WJ, Adams MD, Arain A, Papatheodorou S, Koutrakis P, Mahmoud M. Global Association of Air Pollution and Cardiorespiratory Diseases: A Systematic Review, Meta-Analysis, and Investigation of Modifier Variables. American Journal of Public Health. 2018;108:S123-S30.</w:t>
      </w:r>
    </w:p>
    <w:p w14:paraId="0152914B" w14:textId="77777777" w:rsidR="00363C5A" w:rsidRPr="00363C5A" w:rsidRDefault="00363C5A" w:rsidP="00363C5A">
      <w:pPr>
        <w:pStyle w:val="EndNoteBibliography"/>
      </w:pPr>
      <w:r w:rsidRPr="00363C5A">
        <w:t>6.</w:t>
      </w:r>
      <w:r w:rsidRPr="00363C5A">
        <w:tab/>
        <w:t>Shah ASV, Lee KK, McAllister DA, et al. Short term exposure to air pollution and stroke: systematic review and meta-analysis. BMJ. 2015;350:h1295.</w:t>
      </w:r>
    </w:p>
    <w:p w14:paraId="2E363590" w14:textId="77777777" w:rsidR="00363C5A" w:rsidRPr="00363C5A" w:rsidRDefault="00363C5A" w:rsidP="00363C5A">
      <w:pPr>
        <w:pStyle w:val="EndNoteBibliography"/>
      </w:pPr>
      <w:r w:rsidRPr="00363C5A">
        <w:t>7.</w:t>
      </w:r>
      <w:r w:rsidRPr="00363C5A">
        <w:tab/>
        <w:t>Tian Y, Liu H, Wu Y, et al. Association between ambient fine particulate pollution and hospital admissions for cause specific cardiovascular disease: time series study in 184 major Chinese cities. Bmj-British Medical Journal. 2019;367.</w:t>
      </w:r>
    </w:p>
    <w:p w14:paraId="2830DB36" w14:textId="77777777" w:rsidR="00363C5A" w:rsidRPr="00363C5A" w:rsidRDefault="00363C5A" w:rsidP="00363C5A">
      <w:pPr>
        <w:pStyle w:val="EndNoteBibliography"/>
      </w:pPr>
      <w:r w:rsidRPr="00363C5A">
        <w:t>8.</w:t>
      </w:r>
      <w:r w:rsidRPr="00363C5A">
        <w:tab/>
        <w:t>Gasparrini A, Armstrong B, Kenward MG. Multivariate meta-analysis for non-linear and other multi-parameter associations. Statistics in Medicine. 2012;31(29):3821-39.</w:t>
      </w:r>
    </w:p>
    <w:p w14:paraId="51476957" w14:textId="77777777" w:rsidR="00363C5A" w:rsidRPr="00363C5A" w:rsidRDefault="00363C5A" w:rsidP="00363C5A">
      <w:pPr>
        <w:pStyle w:val="EndNoteBibliography"/>
      </w:pPr>
      <w:r w:rsidRPr="00363C5A">
        <w:t>9.</w:t>
      </w:r>
      <w:r w:rsidRPr="00363C5A">
        <w:tab/>
        <w:t>Gasparrini A, Armstrong B, Kenward MG. Distributed lag non-linear models. Statistics in Medicine. 2010;29(21):2224-34.</w:t>
      </w:r>
    </w:p>
    <w:p w14:paraId="2E6B90F4" w14:textId="77777777" w:rsidR="00363C5A" w:rsidRPr="00363C5A" w:rsidRDefault="00363C5A" w:rsidP="00363C5A">
      <w:pPr>
        <w:pStyle w:val="EndNoteBibliography"/>
      </w:pPr>
      <w:r w:rsidRPr="00363C5A">
        <w:t>10.</w:t>
      </w:r>
      <w:r w:rsidRPr="00363C5A">
        <w:tab/>
        <w:t>Gasparrini A. Modeling exposure-lag-response associations with distributed lag non-linear models. Statistics in Medicine. 2014;33(5):881-99.</w:t>
      </w:r>
    </w:p>
    <w:p w14:paraId="18D616D2" w14:textId="77777777" w:rsidR="00363C5A" w:rsidRPr="00363C5A" w:rsidRDefault="00363C5A" w:rsidP="00363C5A">
      <w:pPr>
        <w:pStyle w:val="EndNoteBibliography"/>
      </w:pPr>
      <w:r w:rsidRPr="00363C5A">
        <w:t>11.</w:t>
      </w:r>
      <w:r w:rsidRPr="00363C5A">
        <w:tab/>
        <w:t>Tobler WR. A Computer Movie Simulating Urban Growth in the Detroit Region. Economic Geography. 1970;46(2).</w:t>
      </w:r>
    </w:p>
    <w:p w14:paraId="04CCC943" w14:textId="77777777" w:rsidR="00363C5A" w:rsidRPr="00363C5A" w:rsidRDefault="00363C5A" w:rsidP="00363C5A">
      <w:pPr>
        <w:pStyle w:val="EndNoteBibliography"/>
      </w:pPr>
      <w:r w:rsidRPr="00363C5A">
        <w:t>12.</w:t>
      </w:r>
      <w:r w:rsidRPr="00363C5A">
        <w:tab/>
        <w:t>Anselin L. Spatial Econometrics: Methods and Models1988.</w:t>
      </w:r>
    </w:p>
    <w:p w14:paraId="3E414262" w14:textId="77777777" w:rsidR="00363C5A" w:rsidRPr="00363C5A" w:rsidRDefault="00363C5A" w:rsidP="00363C5A">
      <w:pPr>
        <w:pStyle w:val="EndNoteBibliography"/>
      </w:pPr>
      <w:r w:rsidRPr="00363C5A">
        <w:t>13.</w:t>
      </w:r>
      <w:r w:rsidRPr="00363C5A">
        <w:tab/>
        <w:t>Zadnik V, Reich BJ. Analysis of the relationship between socioeconomic factors and stomach cancer incidence in Slovenia. Neoplasma. 2006;53(2):103-10.</w:t>
      </w:r>
    </w:p>
    <w:p w14:paraId="1CD751AD" w14:textId="77777777" w:rsidR="00363C5A" w:rsidRPr="00363C5A" w:rsidRDefault="00363C5A" w:rsidP="00363C5A">
      <w:pPr>
        <w:pStyle w:val="EndNoteBibliography"/>
      </w:pPr>
      <w:r w:rsidRPr="00363C5A">
        <w:t>14.</w:t>
      </w:r>
      <w:r w:rsidRPr="00363C5A">
        <w:tab/>
        <w:t>Besag J, York J, Mollié A. Bayesian image restoration, with two applications in spatial statistics. Annals of the Institute of Statistical Mathematics. 1991;43(1):1-20.</w:t>
      </w:r>
    </w:p>
    <w:p w14:paraId="4EFFA965" w14:textId="77777777" w:rsidR="00363C5A" w:rsidRPr="00363C5A" w:rsidRDefault="00363C5A" w:rsidP="00363C5A">
      <w:pPr>
        <w:pStyle w:val="EndNoteBibliography"/>
      </w:pPr>
      <w:r w:rsidRPr="00363C5A">
        <w:t>15.</w:t>
      </w:r>
      <w:r w:rsidRPr="00363C5A">
        <w:tab/>
        <w:t>Hedges LV, Olkin I. Statistical methods for meta-analysis. New Directions for Program Evaluation. 1985;1984(24):25-42.</w:t>
      </w:r>
    </w:p>
    <w:p w14:paraId="7AACFF22" w14:textId="77777777" w:rsidR="00363C5A" w:rsidRPr="00363C5A" w:rsidRDefault="00363C5A" w:rsidP="00363C5A">
      <w:pPr>
        <w:pStyle w:val="EndNoteBibliography"/>
      </w:pPr>
      <w:r w:rsidRPr="00363C5A">
        <w:t>16.</w:t>
      </w:r>
      <w:r w:rsidRPr="00363C5A">
        <w:tab/>
        <w:t>Viechtbauer W. Conducting Meta-Analyses in R with the metafor Package. Journal of Statistical Software. 2010;36(3):1 - 48.</w:t>
      </w:r>
    </w:p>
    <w:p w14:paraId="3EE1DC11" w14:textId="77777777" w:rsidR="00363C5A" w:rsidRPr="00363C5A" w:rsidRDefault="00363C5A" w:rsidP="00363C5A">
      <w:pPr>
        <w:pStyle w:val="EndNoteBibliography"/>
      </w:pPr>
      <w:r w:rsidRPr="00363C5A">
        <w:t>17.</w:t>
      </w:r>
      <w:r w:rsidRPr="00363C5A">
        <w:tab/>
        <w:t xml:space="preserve">Leroux B, Lei X, Breslow N, Leroux BG. Estimation of Disease Rates in Small Areas: A new Mixed Model for Spatial Dependence: Statistical Models in Epidemiology, the Environment, and Clinical Trials; </w:t>
      </w:r>
      <w:r w:rsidRPr="00363C5A">
        <w:lastRenderedPageBreak/>
        <w:t>2000.</w:t>
      </w:r>
    </w:p>
    <w:p w14:paraId="7D292280" w14:textId="77777777" w:rsidR="00363C5A" w:rsidRPr="00363C5A" w:rsidRDefault="00363C5A" w:rsidP="00363C5A">
      <w:pPr>
        <w:pStyle w:val="EndNoteBibliography"/>
      </w:pPr>
      <w:r w:rsidRPr="00363C5A">
        <w:t>18.</w:t>
      </w:r>
      <w:r w:rsidRPr="00363C5A">
        <w:tab/>
        <w:t>Brent RP. Algorithms for Minimization Without Derivatives. Mathematics of Computation. 1973;19(5).</w:t>
      </w:r>
    </w:p>
    <w:p w14:paraId="4023B8C0" w14:textId="77777777" w:rsidR="00363C5A" w:rsidRPr="00363C5A" w:rsidRDefault="00363C5A" w:rsidP="00363C5A">
      <w:pPr>
        <w:pStyle w:val="EndNoteBibliography"/>
      </w:pPr>
      <w:r w:rsidRPr="00363C5A">
        <w:t>19.</w:t>
      </w:r>
      <w:r w:rsidRPr="00363C5A">
        <w:tab/>
        <w:t>Fletcher R. Practical Methods of Optimization, Second Edition: Practical Methods of Optimization, Second Edition; 1987.</w:t>
      </w:r>
    </w:p>
    <w:p w14:paraId="6298C5D7" w14:textId="77777777" w:rsidR="00363C5A" w:rsidRPr="00363C5A" w:rsidRDefault="00363C5A" w:rsidP="00363C5A">
      <w:pPr>
        <w:pStyle w:val="EndNoteBibliography"/>
      </w:pPr>
      <w:r w:rsidRPr="00363C5A">
        <w:t>20.</w:t>
      </w:r>
      <w:r w:rsidRPr="00363C5A">
        <w:tab/>
        <w:t>Harrell FE. Regression Modeling Strategies: With Applications to Linear Models, Logistic and Ordinal Regression, and Survival Analysis: Regression Modeling Strategies: With Applications to Linear Models, Logistic and Ordinal Regression, and Survival Analysis; 2015.</w:t>
      </w:r>
    </w:p>
    <w:p w14:paraId="5DAFDF16" w14:textId="77777777" w:rsidR="00363C5A" w:rsidRPr="00363C5A" w:rsidRDefault="00363C5A" w:rsidP="00363C5A">
      <w:pPr>
        <w:pStyle w:val="EndNoteBibliography"/>
      </w:pPr>
      <w:r w:rsidRPr="00363C5A">
        <w:t>21.</w:t>
      </w:r>
      <w:r w:rsidRPr="00363C5A">
        <w:tab/>
        <w:t>Roger KJH. Small sample inference for fixed effects from restricted maximum likelihood. Biometrics. 1997;53(3):983-97.</w:t>
      </w:r>
    </w:p>
    <w:p w14:paraId="6D4E2FA4" w14:textId="77777777" w:rsidR="00363C5A" w:rsidRPr="00363C5A" w:rsidRDefault="00363C5A" w:rsidP="00363C5A">
      <w:pPr>
        <w:pStyle w:val="EndNoteBibliography"/>
      </w:pPr>
      <w:r w:rsidRPr="00363C5A">
        <w:t>22.</w:t>
      </w:r>
      <w:r w:rsidRPr="00363C5A">
        <w:tab/>
        <w:t>A MGK, B JHR. An improved approximation to the precision of fixed effects from restricted maximum likelihood. Computational Statistics &amp; Data Analysis. 2009;53(7):2583-95.</w:t>
      </w:r>
    </w:p>
    <w:p w14:paraId="1171675F" w14:textId="77777777" w:rsidR="00363C5A" w:rsidRPr="00363C5A" w:rsidRDefault="00363C5A" w:rsidP="00363C5A">
      <w:pPr>
        <w:pStyle w:val="EndNoteBibliography"/>
      </w:pPr>
      <w:r w:rsidRPr="00363C5A">
        <w:t>23.</w:t>
      </w:r>
      <w:r w:rsidRPr="00363C5A">
        <w:tab/>
        <w:t>Ritz J, Demidenko E, Spiegelman D. Multivariate meta-analysis for data consortia, individual patient meta-analysis, and pooling projects. Journal of Statistical Planning &amp; Inference. 2008;138(7):1919-33.</w:t>
      </w:r>
    </w:p>
    <w:p w14:paraId="6A605EF8" w14:textId="77777777" w:rsidR="00363C5A" w:rsidRPr="00363C5A" w:rsidRDefault="00363C5A" w:rsidP="00363C5A">
      <w:pPr>
        <w:pStyle w:val="EndNoteBibliography"/>
      </w:pPr>
      <w:r w:rsidRPr="00363C5A">
        <w:t>24.</w:t>
      </w:r>
      <w:r w:rsidRPr="00363C5A">
        <w:tab/>
        <w:t>Xiao X, Gasparrini A, Huang J, et al. The exposure-response relationship between temperature and childhood hand, foot and mouth disease: A multicity study from mainland China. Environment International. 2017;100:102-9.</w:t>
      </w:r>
    </w:p>
    <w:p w14:paraId="368FBF7B" w14:textId="77777777" w:rsidR="00363C5A" w:rsidRPr="00363C5A" w:rsidRDefault="00363C5A" w:rsidP="00363C5A">
      <w:pPr>
        <w:pStyle w:val="EndNoteBibliography"/>
      </w:pPr>
      <w:r w:rsidRPr="00363C5A">
        <w:t>25.</w:t>
      </w:r>
      <w:r w:rsidRPr="00363C5A">
        <w:tab/>
        <w:t>Huang J, Liao QH, Ooi MH, et al. Epidemiology of Recurrent Hand, Foot and Mouth Disease, China, 2008-2015. Emerging Infectious Diseases. 2018;24(3):432-42.</w:t>
      </w:r>
    </w:p>
    <w:p w14:paraId="1051DCB3" w14:textId="77777777" w:rsidR="00363C5A" w:rsidRPr="00363C5A" w:rsidRDefault="00363C5A" w:rsidP="00363C5A">
      <w:pPr>
        <w:pStyle w:val="EndNoteBibliography"/>
      </w:pPr>
      <w:r w:rsidRPr="00363C5A">
        <w:t>26.</w:t>
      </w:r>
      <w:r w:rsidRPr="00363C5A">
        <w:tab/>
        <w:t>Zhuang ZC, Kou ZQ, Bai YJ, et al. Epidemiological Research on Hand, Foot, and Mouth Disease in Mainland China. Viruses-Basel. 2015;7(12):6400-11.</w:t>
      </w:r>
    </w:p>
    <w:p w14:paraId="5478403E" w14:textId="77777777" w:rsidR="00363C5A" w:rsidRPr="00363C5A" w:rsidRDefault="00363C5A" w:rsidP="00363C5A">
      <w:pPr>
        <w:pStyle w:val="EndNoteBibliography"/>
      </w:pPr>
      <w:r w:rsidRPr="00363C5A">
        <w:t>27.</w:t>
      </w:r>
      <w:r w:rsidRPr="00363C5A">
        <w:tab/>
        <w:t>Koh WM, Badaruddin H, La H, Chen MIC, Cook AR. Severity and burden of hand, foot and mouth disease in Asia: a modelling study. Bmj Global Health. 2018;3(1).</w:t>
      </w:r>
    </w:p>
    <w:p w14:paraId="17613BDA" w14:textId="77777777" w:rsidR="00363C5A" w:rsidRPr="00363C5A" w:rsidRDefault="00363C5A" w:rsidP="00363C5A">
      <w:pPr>
        <w:pStyle w:val="EndNoteBibliography"/>
      </w:pPr>
      <w:r w:rsidRPr="00363C5A">
        <w:t>28.</w:t>
      </w:r>
      <w:r w:rsidRPr="00363C5A">
        <w:tab/>
        <w:t>Xing WJ, Liao QH, Viboud C, et al. Hand, foot, and mouth disease in China, 2008-12: an epidemiological study. Lancet Infectious Diseases. 2014;14(4):308-18.</w:t>
      </w:r>
    </w:p>
    <w:p w14:paraId="3AE33CAF" w14:textId="77777777" w:rsidR="00363C5A" w:rsidRPr="00363C5A" w:rsidRDefault="00363C5A" w:rsidP="00363C5A">
      <w:pPr>
        <w:pStyle w:val="EndNoteBibliography"/>
      </w:pPr>
      <w:r w:rsidRPr="00363C5A">
        <w:t>29.</w:t>
      </w:r>
      <w:r w:rsidRPr="00363C5A">
        <w:tab/>
        <w:t>Belanger M, Gray-Donald K, O'Loughlin J, Paradis G, Hanley J. Influence of Weather Conditions and Season on Physical Activity in Adolescents. Annals of Epidemiology. 2009;19(3):180-6.</w:t>
      </w:r>
    </w:p>
    <w:p w14:paraId="5F39DACF" w14:textId="77777777" w:rsidR="00363C5A" w:rsidRPr="00363C5A" w:rsidRDefault="00363C5A" w:rsidP="00363C5A">
      <w:pPr>
        <w:pStyle w:val="EndNoteBibliography"/>
      </w:pPr>
      <w:r w:rsidRPr="00363C5A">
        <w:t>30.</w:t>
      </w:r>
      <w:r w:rsidRPr="00363C5A">
        <w:tab/>
        <w:t>Bertrand I, Schijven JF, Sanchez G, et al. The impact of temperature on the inactivation of enteric viruses in food and water: a review. Journal of Applied Microbiology. 2012;112(6):1059-74.</w:t>
      </w:r>
    </w:p>
    <w:p w14:paraId="1E56B438" w14:textId="77777777" w:rsidR="00363C5A" w:rsidRPr="00363C5A" w:rsidRDefault="00363C5A" w:rsidP="00363C5A">
      <w:pPr>
        <w:pStyle w:val="EndNoteBibliography"/>
      </w:pPr>
      <w:r w:rsidRPr="00363C5A">
        <w:t>31.</w:t>
      </w:r>
      <w:r w:rsidRPr="00363C5A">
        <w:tab/>
        <w:t>Yi LP, Xu X, Ge WX, et al. The impact of climate variability on infectious disease transmission in China: Current knowledge and further directions. Environmental Research. 2019;173:255-61.</w:t>
      </w:r>
    </w:p>
    <w:p w14:paraId="21CADCCC" w14:textId="77777777" w:rsidR="00363C5A" w:rsidRPr="00363C5A" w:rsidRDefault="00363C5A" w:rsidP="00363C5A">
      <w:pPr>
        <w:pStyle w:val="EndNoteBibliography"/>
      </w:pPr>
      <w:r w:rsidRPr="00363C5A">
        <w:t>32.</w:t>
      </w:r>
      <w:r w:rsidRPr="00363C5A">
        <w:tab/>
        <w:t>Cheng Q, Bai LJ, Zhang YW, et al. Ambient temperature, humidity and hand, foot, and mouth disease: A systematic review and meta-analysis. Science of the Total Environment. 2018;625:828-36.</w:t>
      </w:r>
    </w:p>
    <w:p w14:paraId="200EF9B6" w14:textId="77777777" w:rsidR="00363C5A" w:rsidRPr="00363C5A" w:rsidRDefault="00363C5A" w:rsidP="00363C5A">
      <w:pPr>
        <w:pStyle w:val="EndNoteBibliography"/>
      </w:pPr>
      <w:r w:rsidRPr="00363C5A">
        <w:t>33.</w:t>
      </w:r>
      <w:r w:rsidRPr="00363C5A">
        <w:tab/>
        <w:t>Zhu L, Wang XJ, Guo YM, Xu J, Xue FZ, Liu YX. Assessment of temperature effect on childhood hand, foot and mouth disease incidence (0-5 years) and associated effect modifiers: A 17 cities study in Shandong Province, China, 2007-2012. Science of the Total Environment. 2016;551:452-9.</w:t>
      </w:r>
    </w:p>
    <w:p w14:paraId="2A4DB501" w14:textId="77777777" w:rsidR="00363C5A" w:rsidRPr="00363C5A" w:rsidRDefault="00363C5A" w:rsidP="00363C5A">
      <w:pPr>
        <w:pStyle w:val="EndNoteBibliography"/>
      </w:pPr>
      <w:r w:rsidRPr="00363C5A">
        <w:t>34.</w:t>
      </w:r>
      <w:r w:rsidRPr="00363C5A">
        <w:tab/>
        <w:t>Nguyen HX, Chu C, Nguyen HLT, et al. Temporal and spatial analysis of hand, foot, and mouth disease in relation to climate factors: A study in the Mekong Delta region, Vietnam. Science of the Total Environment. 2017;581:766-72.</w:t>
      </w:r>
    </w:p>
    <w:p w14:paraId="0321F301" w14:textId="77777777" w:rsidR="00363C5A" w:rsidRPr="00363C5A" w:rsidRDefault="00363C5A" w:rsidP="00363C5A">
      <w:pPr>
        <w:pStyle w:val="EndNoteBibliography"/>
      </w:pPr>
      <w:r w:rsidRPr="00363C5A">
        <w:t>35.</w:t>
      </w:r>
      <w:r w:rsidRPr="00363C5A">
        <w:tab/>
        <w:t>Gasparrini A, Armstrong B. Reducing and meta-analysing estimates from distributed lag non-linear models. BMC medical research methodology. 2013;13(1):1-10.</w:t>
      </w:r>
    </w:p>
    <w:p w14:paraId="55DE0270" w14:textId="77777777" w:rsidR="00363C5A" w:rsidRPr="00363C5A" w:rsidRDefault="00363C5A" w:rsidP="00363C5A">
      <w:pPr>
        <w:pStyle w:val="EndNoteBibliography"/>
      </w:pPr>
      <w:r w:rsidRPr="00363C5A">
        <w:lastRenderedPageBreak/>
        <w:t>36.</w:t>
      </w:r>
      <w:r w:rsidRPr="00363C5A">
        <w:tab/>
        <w:t>Wu Y, Li S, Zhao Q, et al. Global, regional, and national burden of mortality associated with short-term temperature variability from 2000-19: a three-stage modelling study. The Lancet Planetary health. 2022;6(5):e410-e21.</w:t>
      </w:r>
    </w:p>
    <w:p w14:paraId="29CEF9CF" w14:textId="77777777" w:rsidR="00363C5A" w:rsidRPr="00363C5A" w:rsidRDefault="00363C5A" w:rsidP="00363C5A">
      <w:pPr>
        <w:pStyle w:val="EndNoteBibliography"/>
      </w:pPr>
      <w:r w:rsidRPr="00363C5A">
        <w:t>37.</w:t>
      </w:r>
      <w:r w:rsidRPr="00363C5A">
        <w:tab/>
        <w:t>Zhao Q, Guo Y, Ye T, Gasparrini A, Li S. Global, regional, and national burden of mortality associated with non-optimal ambient temperatures from 2000 to 2019: a three-stage modelling study. The Lancet Planetary Health. 2021;5(7):E415-E25.</w:t>
      </w:r>
    </w:p>
    <w:p w14:paraId="19D5595B" w14:textId="77777777" w:rsidR="00363C5A" w:rsidRPr="00363C5A" w:rsidRDefault="00363C5A" w:rsidP="00363C5A">
      <w:pPr>
        <w:pStyle w:val="EndNoteBibliography"/>
      </w:pPr>
      <w:r w:rsidRPr="00363C5A">
        <w:t>38.</w:t>
      </w:r>
      <w:r w:rsidRPr="00363C5A">
        <w:tab/>
        <w:t>Yang Z, Yang J, Li M, Chen J, Ou C-Q. Nonlinear and lagged meteorological effects on daily levels of ambient PM2.5 and O3: Evidence from 284 Chinese cities. Journal of Cleaner Production. 2021;278:123931.</w:t>
      </w:r>
    </w:p>
    <w:p w14:paraId="11211C40" w14:textId="77777777" w:rsidR="00363C5A" w:rsidRPr="00363C5A" w:rsidRDefault="00363C5A" w:rsidP="00363C5A">
      <w:pPr>
        <w:pStyle w:val="EndNoteBibliography"/>
      </w:pPr>
      <w:r w:rsidRPr="00363C5A">
        <w:t>39.</w:t>
      </w:r>
      <w:r w:rsidRPr="00363C5A">
        <w:tab/>
        <w:t>Ishak KJ, Platt RW, Joseph L, Hanley JA, Caro JJ. Meta-analysis of longitudinal studies. Clinical Trials. 2007;4(5):525.</w:t>
      </w:r>
    </w:p>
    <w:p w14:paraId="021CDEFE" w14:textId="77777777" w:rsidR="00363C5A" w:rsidRPr="00363C5A" w:rsidRDefault="00363C5A" w:rsidP="00363C5A">
      <w:pPr>
        <w:pStyle w:val="EndNoteBibliography"/>
      </w:pPr>
      <w:r w:rsidRPr="00363C5A">
        <w:t>40.</w:t>
      </w:r>
      <w:r w:rsidRPr="00363C5A">
        <w:tab/>
        <w:t>Arends LR, Hamza TH, Houwelingen J, Heijenbrok-Kal MH, Stijnen T. Bivariate Random Effects Meta-Analysis of ROC Curves. Medical Decision Making. 2008;28(5):621-38.</w:t>
      </w:r>
    </w:p>
    <w:p w14:paraId="1D84BA4D" w14:textId="77777777" w:rsidR="00363C5A" w:rsidRPr="00363C5A" w:rsidRDefault="00363C5A" w:rsidP="00363C5A">
      <w:pPr>
        <w:pStyle w:val="EndNoteBibliography"/>
      </w:pPr>
      <w:r w:rsidRPr="00363C5A">
        <w:t>41.</w:t>
      </w:r>
      <w:r w:rsidRPr="00363C5A">
        <w:tab/>
        <w:t>Dear K. Iterative generalized least squares for meta-analysis of survival data at multiple times. Biometrics. 1994;50(4):989-1002.</w:t>
      </w:r>
    </w:p>
    <w:p w14:paraId="68988AA4" w14:textId="77777777" w:rsidR="00363C5A" w:rsidRPr="00363C5A" w:rsidRDefault="00363C5A" w:rsidP="00363C5A">
      <w:pPr>
        <w:pStyle w:val="EndNoteBibliography"/>
      </w:pPr>
      <w:r w:rsidRPr="00363C5A">
        <w:t>42.</w:t>
      </w:r>
      <w:r w:rsidRPr="00363C5A">
        <w:tab/>
        <w:t>Lidia, R., Arends, et al. Meta-analysis of summary survival curve data. Statistics in Medicine. 2008;27(22):4381-96.</w:t>
      </w:r>
    </w:p>
    <w:p w14:paraId="79A8D521" w14:textId="7ED265CE" w:rsidR="006B385B" w:rsidRDefault="00D91F51" w:rsidP="00DD5BC1">
      <w:pPr>
        <w:rPr>
          <w:sz w:val="21"/>
          <w:szCs w:val="21"/>
        </w:rPr>
      </w:pPr>
      <w:r w:rsidRPr="00C7125B">
        <w:rPr>
          <w:sz w:val="21"/>
          <w:szCs w:val="21"/>
        </w:rPr>
        <w:fldChar w:fldCharType="end"/>
      </w:r>
    </w:p>
    <w:p w14:paraId="0D8299A4" w14:textId="77777777" w:rsidR="006B385B" w:rsidRDefault="006B385B">
      <w:pPr>
        <w:widowControl/>
        <w:spacing w:line="240" w:lineRule="auto"/>
        <w:jc w:val="left"/>
        <w:rPr>
          <w:sz w:val="21"/>
          <w:szCs w:val="21"/>
        </w:rPr>
      </w:pPr>
      <w:r>
        <w:rPr>
          <w:sz w:val="21"/>
          <w:szCs w:val="21"/>
        </w:rPr>
        <w:br w:type="page"/>
      </w:r>
    </w:p>
    <w:p w14:paraId="628EC5C5" w14:textId="4AF1A873" w:rsidR="00B46D85" w:rsidRDefault="006B385B" w:rsidP="00DD5BC1">
      <w:r>
        <w:rPr>
          <w:rFonts w:hint="eastAsia"/>
        </w:rPr>
        <w:lastRenderedPageBreak/>
        <w:t>T</w:t>
      </w:r>
      <w:r>
        <w:t xml:space="preserve">able 1. </w:t>
      </w:r>
      <w:r w:rsidRPr="006B385B">
        <w:t>Comparison between MMR and MCMAR in terms of investigating the heterogeneity attributable to region-level predictors.</w:t>
      </w:r>
    </w:p>
    <w:p w14:paraId="33D83179" w14:textId="5D7FB351" w:rsidR="006B385B" w:rsidRDefault="006B385B" w:rsidP="00DD5BC1">
      <w:r w:rsidRPr="006B385B">
        <w:t>Table 2. The parameter settings for the eight simulation scenarios</w:t>
      </w:r>
      <w:r>
        <w:t>.</w:t>
      </w:r>
    </w:p>
    <w:p w14:paraId="070F2337" w14:textId="4F0144C8" w:rsidR="006B385B" w:rsidRDefault="006B385B" w:rsidP="00DD5BC1">
      <w:r w:rsidRPr="006B385B">
        <w:t>Table 3. Comparison between MMR and MCMAR in the simulation study</w:t>
      </w:r>
      <w:r>
        <w:t>.</w:t>
      </w:r>
    </w:p>
    <w:p w14:paraId="7EB89148" w14:textId="77777777" w:rsidR="006B385B" w:rsidRDefault="006B385B" w:rsidP="00DD5BC1"/>
    <w:p w14:paraId="53108753" w14:textId="23B1B11C" w:rsidR="006B385B" w:rsidRDefault="006B385B" w:rsidP="00DD5BC1">
      <w:r>
        <w:rPr>
          <w:rFonts w:hint="eastAsia"/>
        </w:rPr>
        <w:t>F</w:t>
      </w:r>
      <w:r>
        <w:t xml:space="preserve">igure 1. </w:t>
      </w:r>
      <w:r w:rsidRPr="006B385B">
        <w:t>The pooled average ERR curves obtained by MMR and MCMAR with only intercepts.</w:t>
      </w:r>
    </w:p>
    <w:p w14:paraId="72E4563C" w14:textId="24DCDF09" w:rsidR="006B385B" w:rsidRPr="00B46D85" w:rsidRDefault="006B385B" w:rsidP="00DD5BC1">
      <w:r w:rsidRPr="006B385B">
        <w:t>Figure 2</w:t>
      </w:r>
      <w:r>
        <w:t>.</w:t>
      </w:r>
      <w:r w:rsidRPr="006B385B">
        <w:t xml:space="preserve"> The comparison of spatial distributions of ERRs estimated by MMR and MCMAR in terms of RR at the 10%, 30%, 70% and 90% quantiles of temperature referring to 50%</w:t>
      </w:r>
    </w:p>
    <w:sectPr w:rsidR="006B385B" w:rsidRPr="00B46D85" w:rsidSect="00534B57">
      <w:footerReference w:type="default" r:id="rId14"/>
      <w:pgSz w:w="11906" w:h="16838"/>
      <w:pgMar w:top="1440" w:right="1800" w:bottom="1440" w:left="1800" w:header="851" w:footer="992" w:gutter="0"/>
      <w:lnNumType w:countBy="1" w:restart="continuous"/>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9906" w14:textId="77777777" w:rsidR="00BE68AD" w:rsidRPr="0016267E" w:rsidRDefault="00BE68AD">
      <w:pPr>
        <w:spacing w:line="240" w:lineRule="auto"/>
      </w:pPr>
      <w:r w:rsidRPr="0016267E">
        <w:separator/>
      </w:r>
    </w:p>
  </w:endnote>
  <w:endnote w:type="continuationSeparator" w:id="0">
    <w:p w14:paraId="22D871AA" w14:textId="77777777" w:rsidR="00BE68AD" w:rsidRPr="0016267E" w:rsidRDefault="00BE68AD">
      <w:pPr>
        <w:spacing w:line="240" w:lineRule="auto"/>
      </w:pPr>
      <w:r w:rsidRPr="0016267E">
        <w:continuationSeparator/>
      </w:r>
    </w:p>
  </w:endnote>
  <w:endnote w:type="continuationNotice" w:id="1">
    <w:p w14:paraId="18C38430" w14:textId="77777777" w:rsidR="00BE68AD" w:rsidRDefault="00BE68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934809"/>
      <w:docPartObj>
        <w:docPartGallery w:val="Page Numbers (Bottom of Page)"/>
        <w:docPartUnique/>
      </w:docPartObj>
    </w:sdtPr>
    <w:sdtContent>
      <w:p w14:paraId="0209BC70" w14:textId="06734A60" w:rsidR="00D90039" w:rsidRPr="0016267E" w:rsidRDefault="00D91F51">
        <w:pPr>
          <w:pStyle w:val="a7"/>
          <w:jc w:val="center"/>
        </w:pPr>
        <w:r w:rsidRPr="0016267E">
          <w:fldChar w:fldCharType="begin"/>
        </w:r>
        <w:r w:rsidRPr="0016267E">
          <w:instrText>PAGE   \* MERGEFORMAT</w:instrText>
        </w:r>
        <w:r w:rsidRPr="0016267E">
          <w:fldChar w:fldCharType="separate"/>
        </w:r>
        <w:r w:rsidRPr="0016267E">
          <w:t>2</w:t>
        </w:r>
        <w:r w:rsidRPr="0016267E">
          <w:fldChar w:fldCharType="end"/>
        </w:r>
      </w:p>
    </w:sdtContent>
  </w:sdt>
  <w:p w14:paraId="2CBF2E15" w14:textId="77777777" w:rsidR="00D90039" w:rsidRPr="0016267E" w:rsidRDefault="00D9003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4091E" w14:textId="77777777" w:rsidR="00BE68AD" w:rsidRPr="0016267E" w:rsidRDefault="00BE68AD">
      <w:pPr>
        <w:spacing w:line="240" w:lineRule="auto"/>
      </w:pPr>
      <w:r w:rsidRPr="0016267E">
        <w:separator/>
      </w:r>
    </w:p>
  </w:footnote>
  <w:footnote w:type="continuationSeparator" w:id="0">
    <w:p w14:paraId="58A856A9" w14:textId="77777777" w:rsidR="00BE68AD" w:rsidRPr="0016267E" w:rsidRDefault="00BE68AD">
      <w:pPr>
        <w:spacing w:line="240" w:lineRule="auto"/>
      </w:pPr>
      <w:r w:rsidRPr="0016267E">
        <w:continuationSeparator/>
      </w:r>
    </w:p>
  </w:footnote>
  <w:footnote w:type="continuationNotice" w:id="1">
    <w:p w14:paraId="2FB35553" w14:textId="77777777" w:rsidR="00BE68AD" w:rsidRDefault="00BE68A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31B96"/>
    <w:multiLevelType w:val="hybridMultilevel"/>
    <w:tmpl w:val="F8405392"/>
    <w:lvl w:ilvl="0" w:tplc="60DAF660">
      <w:start w:val="1"/>
      <w:numFmt w:val="bullet"/>
      <w:lvlText w:val=""/>
      <w:lvlJc w:val="left"/>
      <w:pPr>
        <w:ind w:left="738" w:hanging="420"/>
      </w:pPr>
      <w:rPr>
        <w:rFonts w:ascii="Wingdings" w:hAnsi="Wingdings" w:hint="default"/>
      </w:rPr>
    </w:lvl>
    <w:lvl w:ilvl="1" w:tplc="479CAF62" w:tentative="1">
      <w:start w:val="1"/>
      <w:numFmt w:val="bullet"/>
      <w:lvlText w:val=""/>
      <w:lvlJc w:val="left"/>
      <w:pPr>
        <w:ind w:left="1158" w:hanging="420"/>
      </w:pPr>
      <w:rPr>
        <w:rFonts w:ascii="Wingdings" w:hAnsi="Wingdings" w:hint="default"/>
      </w:rPr>
    </w:lvl>
    <w:lvl w:ilvl="2" w:tplc="F4F26D10" w:tentative="1">
      <w:start w:val="1"/>
      <w:numFmt w:val="bullet"/>
      <w:lvlText w:val=""/>
      <w:lvlJc w:val="left"/>
      <w:pPr>
        <w:ind w:left="1578" w:hanging="420"/>
      </w:pPr>
      <w:rPr>
        <w:rFonts w:ascii="Wingdings" w:hAnsi="Wingdings" w:hint="default"/>
      </w:rPr>
    </w:lvl>
    <w:lvl w:ilvl="3" w:tplc="9170F1AE" w:tentative="1">
      <w:start w:val="1"/>
      <w:numFmt w:val="bullet"/>
      <w:lvlText w:val=""/>
      <w:lvlJc w:val="left"/>
      <w:pPr>
        <w:ind w:left="1998" w:hanging="420"/>
      </w:pPr>
      <w:rPr>
        <w:rFonts w:ascii="Wingdings" w:hAnsi="Wingdings" w:hint="default"/>
      </w:rPr>
    </w:lvl>
    <w:lvl w:ilvl="4" w:tplc="4F5E5FF4" w:tentative="1">
      <w:start w:val="1"/>
      <w:numFmt w:val="bullet"/>
      <w:lvlText w:val=""/>
      <w:lvlJc w:val="left"/>
      <w:pPr>
        <w:ind w:left="2418" w:hanging="420"/>
      </w:pPr>
      <w:rPr>
        <w:rFonts w:ascii="Wingdings" w:hAnsi="Wingdings" w:hint="default"/>
      </w:rPr>
    </w:lvl>
    <w:lvl w:ilvl="5" w:tplc="67AE1986" w:tentative="1">
      <w:start w:val="1"/>
      <w:numFmt w:val="bullet"/>
      <w:lvlText w:val=""/>
      <w:lvlJc w:val="left"/>
      <w:pPr>
        <w:ind w:left="2838" w:hanging="420"/>
      </w:pPr>
      <w:rPr>
        <w:rFonts w:ascii="Wingdings" w:hAnsi="Wingdings" w:hint="default"/>
      </w:rPr>
    </w:lvl>
    <w:lvl w:ilvl="6" w:tplc="95401F80" w:tentative="1">
      <w:start w:val="1"/>
      <w:numFmt w:val="bullet"/>
      <w:lvlText w:val=""/>
      <w:lvlJc w:val="left"/>
      <w:pPr>
        <w:ind w:left="3258" w:hanging="420"/>
      </w:pPr>
      <w:rPr>
        <w:rFonts w:ascii="Wingdings" w:hAnsi="Wingdings" w:hint="default"/>
      </w:rPr>
    </w:lvl>
    <w:lvl w:ilvl="7" w:tplc="EE3279EA" w:tentative="1">
      <w:start w:val="1"/>
      <w:numFmt w:val="bullet"/>
      <w:lvlText w:val=""/>
      <w:lvlJc w:val="left"/>
      <w:pPr>
        <w:ind w:left="3678" w:hanging="420"/>
      </w:pPr>
      <w:rPr>
        <w:rFonts w:ascii="Wingdings" w:hAnsi="Wingdings" w:hint="default"/>
      </w:rPr>
    </w:lvl>
    <w:lvl w:ilvl="8" w:tplc="6A52528A" w:tentative="1">
      <w:start w:val="1"/>
      <w:numFmt w:val="bullet"/>
      <w:lvlText w:val=""/>
      <w:lvlJc w:val="left"/>
      <w:pPr>
        <w:ind w:left="4098" w:hanging="420"/>
      </w:pPr>
      <w:rPr>
        <w:rFonts w:ascii="Wingdings" w:hAnsi="Wingdings" w:hint="default"/>
      </w:rPr>
    </w:lvl>
  </w:abstractNum>
  <w:abstractNum w:abstractNumId="1" w15:restartNumberingAfterBreak="0">
    <w:nsid w:val="33656549"/>
    <w:multiLevelType w:val="hybridMultilevel"/>
    <w:tmpl w:val="3378078C"/>
    <w:lvl w:ilvl="0" w:tplc="3D264238">
      <w:start w:val="1"/>
      <w:numFmt w:val="bullet"/>
      <w:suff w:val="space"/>
      <w:lvlText w:val=""/>
      <w:lvlJc w:val="left"/>
      <w:pPr>
        <w:ind w:left="0" w:firstLine="318"/>
      </w:pPr>
      <w:rPr>
        <w:rFonts w:ascii="Wingdings" w:hAnsi="Wingdings" w:hint="default"/>
        <w:sz w:val="18"/>
        <w:szCs w:val="18"/>
      </w:rPr>
    </w:lvl>
    <w:lvl w:ilvl="1" w:tplc="BB789D8C" w:tentative="1">
      <w:start w:val="1"/>
      <w:numFmt w:val="bullet"/>
      <w:lvlText w:val=""/>
      <w:lvlJc w:val="left"/>
      <w:pPr>
        <w:ind w:left="1158" w:hanging="420"/>
      </w:pPr>
      <w:rPr>
        <w:rFonts w:ascii="Wingdings" w:hAnsi="Wingdings" w:hint="default"/>
      </w:rPr>
    </w:lvl>
    <w:lvl w:ilvl="2" w:tplc="836C4588" w:tentative="1">
      <w:start w:val="1"/>
      <w:numFmt w:val="bullet"/>
      <w:lvlText w:val=""/>
      <w:lvlJc w:val="left"/>
      <w:pPr>
        <w:ind w:left="1578" w:hanging="420"/>
      </w:pPr>
      <w:rPr>
        <w:rFonts w:ascii="Wingdings" w:hAnsi="Wingdings" w:hint="default"/>
      </w:rPr>
    </w:lvl>
    <w:lvl w:ilvl="3" w:tplc="DCD8F098" w:tentative="1">
      <w:start w:val="1"/>
      <w:numFmt w:val="bullet"/>
      <w:lvlText w:val=""/>
      <w:lvlJc w:val="left"/>
      <w:pPr>
        <w:ind w:left="1998" w:hanging="420"/>
      </w:pPr>
      <w:rPr>
        <w:rFonts w:ascii="Wingdings" w:hAnsi="Wingdings" w:hint="default"/>
      </w:rPr>
    </w:lvl>
    <w:lvl w:ilvl="4" w:tplc="ABE8807A" w:tentative="1">
      <w:start w:val="1"/>
      <w:numFmt w:val="bullet"/>
      <w:lvlText w:val=""/>
      <w:lvlJc w:val="left"/>
      <w:pPr>
        <w:ind w:left="2418" w:hanging="420"/>
      </w:pPr>
      <w:rPr>
        <w:rFonts w:ascii="Wingdings" w:hAnsi="Wingdings" w:hint="default"/>
      </w:rPr>
    </w:lvl>
    <w:lvl w:ilvl="5" w:tplc="70DE6870" w:tentative="1">
      <w:start w:val="1"/>
      <w:numFmt w:val="bullet"/>
      <w:lvlText w:val=""/>
      <w:lvlJc w:val="left"/>
      <w:pPr>
        <w:ind w:left="2838" w:hanging="420"/>
      </w:pPr>
      <w:rPr>
        <w:rFonts w:ascii="Wingdings" w:hAnsi="Wingdings" w:hint="default"/>
      </w:rPr>
    </w:lvl>
    <w:lvl w:ilvl="6" w:tplc="FFEA664A" w:tentative="1">
      <w:start w:val="1"/>
      <w:numFmt w:val="bullet"/>
      <w:lvlText w:val=""/>
      <w:lvlJc w:val="left"/>
      <w:pPr>
        <w:ind w:left="3258" w:hanging="420"/>
      </w:pPr>
      <w:rPr>
        <w:rFonts w:ascii="Wingdings" w:hAnsi="Wingdings" w:hint="default"/>
      </w:rPr>
    </w:lvl>
    <w:lvl w:ilvl="7" w:tplc="91F4CE56" w:tentative="1">
      <w:start w:val="1"/>
      <w:numFmt w:val="bullet"/>
      <w:lvlText w:val=""/>
      <w:lvlJc w:val="left"/>
      <w:pPr>
        <w:ind w:left="3678" w:hanging="420"/>
      </w:pPr>
      <w:rPr>
        <w:rFonts w:ascii="Wingdings" w:hAnsi="Wingdings" w:hint="default"/>
      </w:rPr>
    </w:lvl>
    <w:lvl w:ilvl="8" w:tplc="6040FE60" w:tentative="1">
      <w:start w:val="1"/>
      <w:numFmt w:val="bullet"/>
      <w:lvlText w:val=""/>
      <w:lvlJc w:val="left"/>
      <w:pPr>
        <w:ind w:left="4098" w:hanging="420"/>
      </w:pPr>
      <w:rPr>
        <w:rFonts w:ascii="Wingdings" w:hAnsi="Wingdings" w:hint="default"/>
      </w:rPr>
    </w:lvl>
  </w:abstractNum>
  <w:num w:numId="1" w16cid:durableId="1906529059">
    <w:abstractNumId w:val="1"/>
  </w:num>
  <w:num w:numId="2" w16cid:durableId="8962087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wei">
    <w15:presenceInfo w15:providerId="Windows Live" w15:userId="0cb50a892dadea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asr2aazvtwietz2j5029cwd9drpd5vp9p&quot;&gt;My EndNote Library&lt;record-ids&gt;&lt;item&gt;6&lt;/item&gt;&lt;item&gt;7&lt;/item&gt;&lt;item&gt;8&lt;/item&gt;&lt;item&gt;29&lt;/item&gt;&lt;item&gt;39&lt;/item&gt;&lt;item&gt;40&lt;/item&gt;&lt;item&gt;48&lt;/item&gt;&lt;item&gt;49&lt;/item&gt;&lt;item&gt;50&lt;/item&gt;&lt;item&gt;55&lt;/item&gt;&lt;item&gt;60&lt;/item&gt;&lt;item&gt;61&lt;/item&gt;&lt;item&gt;62&lt;/item&gt;&lt;item&gt;63&lt;/item&gt;&lt;item&gt;64&lt;/item&gt;&lt;item&gt;65&lt;/item&gt;&lt;item&gt;66&lt;/item&gt;&lt;item&gt;67&lt;/item&gt;&lt;item&gt;84&lt;/item&gt;&lt;item&gt;86&lt;/item&gt;&lt;item&gt;87&lt;/item&gt;&lt;item&gt;88&lt;/item&gt;&lt;item&gt;89&lt;/item&gt;&lt;item&gt;90&lt;/item&gt;&lt;item&gt;93&lt;/item&gt;&lt;item&gt;94&lt;/item&gt;&lt;item&gt;95&lt;/item&gt;&lt;item&gt;96&lt;/item&gt;&lt;item&gt;97&lt;/item&gt;&lt;item&gt;98&lt;/item&gt;&lt;item&gt;99&lt;/item&gt;&lt;item&gt;100&lt;/item&gt;&lt;item&gt;101&lt;/item&gt;&lt;item&gt;102&lt;/item&gt;&lt;item&gt;103&lt;/item&gt;&lt;item&gt;104&lt;/item&gt;&lt;item&gt;105&lt;/item&gt;&lt;item&gt;106&lt;/item&gt;&lt;item&gt;109&lt;/item&gt;&lt;item&gt;110&lt;/item&gt;&lt;item&gt;114&lt;/item&gt;&lt;item&gt;128&lt;/item&gt;&lt;/record-ids&gt;&lt;/item&gt;&lt;/Libraries&gt;"/>
  </w:docVars>
  <w:rsids>
    <w:rsidRoot w:val="00C1661A"/>
    <w:rsid w:val="00001267"/>
    <w:rsid w:val="000019BF"/>
    <w:rsid w:val="00001AEC"/>
    <w:rsid w:val="00001CA2"/>
    <w:rsid w:val="000020A4"/>
    <w:rsid w:val="00002A0A"/>
    <w:rsid w:val="00002A18"/>
    <w:rsid w:val="000038D1"/>
    <w:rsid w:val="0000532D"/>
    <w:rsid w:val="00007285"/>
    <w:rsid w:val="0000776E"/>
    <w:rsid w:val="00010649"/>
    <w:rsid w:val="000106C6"/>
    <w:rsid w:val="0001345F"/>
    <w:rsid w:val="00013856"/>
    <w:rsid w:val="00013A90"/>
    <w:rsid w:val="00014659"/>
    <w:rsid w:val="0001504A"/>
    <w:rsid w:val="000152EB"/>
    <w:rsid w:val="000159AD"/>
    <w:rsid w:val="00015A4F"/>
    <w:rsid w:val="00015B76"/>
    <w:rsid w:val="00015C92"/>
    <w:rsid w:val="0001644E"/>
    <w:rsid w:val="00021411"/>
    <w:rsid w:val="00022503"/>
    <w:rsid w:val="0002331F"/>
    <w:rsid w:val="00023C4C"/>
    <w:rsid w:val="00024739"/>
    <w:rsid w:val="000250EE"/>
    <w:rsid w:val="00030364"/>
    <w:rsid w:val="000305EF"/>
    <w:rsid w:val="00030A42"/>
    <w:rsid w:val="00032711"/>
    <w:rsid w:val="000347E2"/>
    <w:rsid w:val="00035487"/>
    <w:rsid w:val="00036E84"/>
    <w:rsid w:val="0004141E"/>
    <w:rsid w:val="00042855"/>
    <w:rsid w:val="000432C0"/>
    <w:rsid w:val="000432CA"/>
    <w:rsid w:val="00043D98"/>
    <w:rsid w:val="0004669A"/>
    <w:rsid w:val="00046F42"/>
    <w:rsid w:val="0004720B"/>
    <w:rsid w:val="00051953"/>
    <w:rsid w:val="00052B23"/>
    <w:rsid w:val="00053014"/>
    <w:rsid w:val="00053786"/>
    <w:rsid w:val="00053EC0"/>
    <w:rsid w:val="0005527E"/>
    <w:rsid w:val="00056139"/>
    <w:rsid w:val="000627C4"/>
    <w:rsid w:val="00066723"/>
    <w:rsid w:val="00070397"/>
    <w:rsid w:val="000703FF"/>
    <w:rsid w:val="000713D0"/>
    <w:rsid w:val="000741A5"/>
    <w:rsid w:val="000742CE"/>
    <w:rsid w:val="00074DDC"/>
    <w:rsid w:val="0007646A"/>
    <w:rsid w:val="000850BD"/>
    <w:rsid w:val="00085493"/>
    <w:rsid w:val="000875CF"/>
    <w:rsid w:val="00090A25"/>
    <w:rsid w:val="00091285"/>
    <w:rsid w:val="00093304"/>
    <w:rsid w:val="00095993"/>
    <w:rsid w:val="0009616C"/>
    <w:rsid w:val="00096654"/>
    <w:rsid w:val="000970FB"/>
    <w:rsid w:val="000A087D"/>
    <w:rsid w:val="000A0938"/>
    <w:rsid w:val="000A0AF2"/>
    <w:rsid w:val="000A2F1D"/>
    <w:rsid w:val="000A3435"/>
    <w:rsid w:val="000A49F6"/>
    <w:rsid w:val="000A5269"/>
    <w:rsid w:val="000A5C35"/>
    <w:rsid w:val="000B0C4C"/>
    <w:rsid w:val="000B1504"/>
    <w:rsid w:val="000B1B62"/>
    <w:rsid w:val="000B51AA"/>
    <w:rsid w:val="000C02A9"/>
    <w:rsid w:val="000C13EA"/>
    <w:rsid w:val="000C3272"/>
    <w:rsid w:val="000C33F6"/>
    <w:rsid w:val="000C4C2B"/>
    <w:rsid w:val="000C4D55"/>
    <w:rsid w:val="000C5DCD"/>
    <w:rsid w:val="000C754F"/>
    <w:rsid w:val="000C7890"/>
    <w:rsid w:val="000D1F92"/>
    <w:rsid w:val="000D3330"/>
    <w:rsid w:val="000D351E"/>
    <w:rsid w:val="000D44B6"/>
    <w:rsid w:val="000D539F"/>
    <w:rsid w:val="000D6CDA"/>
    <w:rsid w:val="000D79A3"/>
    <w:rsid w:val="000E064D"/>
    <w:rsid w:val="000E1F1B"/>
    <w:rsid w:val="000E3DCC"/>
    <w:rsid w:val="000E6F02"/>
    <w:rsid w:val="000E73C3"/>
    <w:rsid w:val="000F26BD"/>
    <w:rsid w:val="000F3F2A"/>
    <w:rsid w:val="000F46D0"/>
    <w:rsid w:val="000F64AA"/>
    <w:rsid w:val="000F6F41"/>
    <w:rsid w:val="0010109F"/>
    <w:rsid w:val="00102164"/>
    <w:rsid w:val="00103C7F"/>
    <w:rsid w:val="001059CB"/>
    <w:rsid w:val="00106341"/>
    <w:rsid w:val="001079AC"/>
    <w:rsid w:val="0011014B"/>
    <w:rsid w:val="00111DEA"/>
    <w:rsid w:val="001125F2"/>
    <w:rsid w:val="00116FFC"/>
    <w:rsid w:val="00117076"/>
    <w:rsid w:val="00117E00"/>
    <w:rsid w:val="001200DB"/>
    <w:rsid w:val="00120C81"/>
    <w:rsid w:val="00121195"/>
    <w:rsid w:val="001226E6"/>
    <w:rsid w:val="001242B1"/>
    <w:rsid w:val="00124C8C"/>
    <w:rsid w:val="001264B8"/>
    <w:rsid w:val="00127288"/>
    <w:rsid w:val="001305CA"/>
    <w:rsid w:val="00134F35"/>
    <w:rsid w:val="00136650"/>
    <w:rsid w:val="00136956"/>
    <w:rsid w:val="0013768E"/>
    <w:rsid w:val="0014000E"/>
    <w:rsid w:val="0014044B"/>
    <w:rsid w:val="00141338"/>
    <w:rsid w:val="00142DC3"/>
    <w:rsid w:val="00143552"/>
    <w:rsid w:val="00143D4F"/>
    <w:rsid w:val="001445B2"/>
    <w:rsid w:val="00144DAA"/>
    <w:rsid w:val="001465A6"/>
    <w:rsid w:val="0015077D"/>
    <w:rsid w:val="00152A95"/>
    <w:rsid w:val="00152EF8"/>
    <w:rsid w:val="00153324"/>
    <w:rsid w:val="00154044"/>
    <w:rsid w:val="00155FDD"/>
    <w:rsid w:val="0016009E"/>
    <w:rsid w:val="0016056A"/>
    <w:rsid w:val="00160DB3"/>
    <w:rsid w:val="00161112"/>
    <w:rsid w:val="0016267E"/>
    <w:rsid w:val="00162D38"/>
    <w:rsid w:val="00167782"/>
    <w:rsid w:val="00171CBB"/>
    <w:rsid w:val="001729FB"/>
    <w:rsid w:val="001734F9"/>
    <w:rsid w:val="00173A24"/>
    <w:rsid w:val="001740E2"/>
    <w:rsid w:val="0017545B"/>
    <w:rsid w:val="001775D4"/>
    <w:rsid w:val="00180104"/>
    <w:rsid w:val="00184143"/>
    <w:rsid w:val="00185F37"/>
    <w:rsid w:val="00186132"/>
    <w:rsid w:val="00191D99"/>
    <w:rsid w:val="00194094"/>
    <w:rsid w:val="00194BD3"/>
    <w:rsid w:val="001A07F9"/>
    <w:rsid w:val="001A402D"/>
    <w:rsid w:val="001A47B6"/>
    <w:rsid w:val="001A62EF"/>
    <w:rsid w:val="001A7042"/>
    <w:rsid w:val="001B1919"/>
    <w:rsid w:val="001B3542"/>
    <w:rsid w:val="001B5F2B"/>
    <w:rsid w:val="001B6052"/>
    <w:rsid w:val="001B6F83"/>
    <w:rsid w:val="001B7567"/>
    <w:rsid w:val="001B779C"/>
    <w:rsid w:val="001C2A53"/>
    <w:rsid w:val="001C2EBE"/>
    <w:rsid w:val="001C31E0"/>
    <w:rsid w:val="001C4364"/>
    <w:rsid w:val="001C51B1"/>
    <w:rsid w:val="001C6E4D"/>
    <w:rsid w:val="001D0DC3"/>
    <w:rsid w:val="001D0DE8"/>
    <w:rsid w:val="001D21C9"/>
    <w:rsid w:val="001D2792"/>
    <w:rsid w:val="001D473C"/>
    <w:rsid w:val="001D50C2"/>
    <w:rsid w:val="001D5B16"/>
    <w:rsid w:val="001D5C6C"/>
    <w:rsid w:val="001D6596"/>
    <w:rsid w:val="001D6BE4"/>
    <w:rsid w:val="001E0C1B"/>
    <w:rsid w:val="001E0E6A"/>
    <w:rsid w:val="001E0FB1"/>
    <w:rsid w:val="001E2112"/>
    <w:rsid w:val="001E3E00"/>
    <w:rsid w:val="001E523C"/>
    <w:rsid w:val="001E64A8"/>
    <w:rsid w:val="001E7A42"/>
    <w:rsid w:val="001E7CA4"/>
    <w:rsid w:val="001F078A"/>
    <w:rsid w:val="001F47B3"/>
    <w:rsid w:val="001F4D7B"/>
    <w:rsid w:val="001F4FF2"/>
    <w:rsid w:val="001F7072"/>
    <w:rsid w:val="001F7314"/>
    <w:rsid w:val="001F7B86"/>
    <w:rsid w:val="00200050"/>
    <w:rsid w:val="00200619"/>
    <w:rsid w:val="00200A65"/>
    <w:rsid w:val="002016B7"/>
    <w:rsid w:val="002016DD"/>
    <w:rsid w:val="002018CC"/>
    <w:rsid w:val="00201A70"/>
    <w:rsid w:val="00202007"/>
    <w:rsid w:val="00205CA6"/>
    <w:rsid w:val="00206A26"/>
    <w:rsid w:val="002077F4"/>
    <w:rsid w:val="00210146"/>
    <w:rsid w:val="00212074"/>
    <w:rsid w:val="002135E1"/>
    <w:rsid w:val="002146B5"/>
    <w:rsid w:val="0021646E"/>
    <w:rsid w:val="00217BF9"/>
    <w:rsid w:val="002207A4"/>
    <w:rsid w:val="00221CC8"/>
    <w:rsid w:val="00221D89"/>
    <w:rsid w:val="00223D06"/>
    <w:rsid w:val="00226D04"/>
    <w:rsid w:val="0022742B"/>
    <w:rsid w:val="00227C7F"/>
    <w:rsid w:val="002302E1"/>
    <w:rsid w:val="002307F4"/>
    <w:rsid w:val="00230E6A"/>
    <w:rsid w:val="00231798"/>
    <w:rsid w:val="00231C4D"/>
    <w:rsid w:val="002325CA"/>
    <w:rsid w:val="00232C47"/>
    <w:rsid w:val="00233139"/>
    <w:rsid w:val="002332E9"/>
    <w:rsid w:val="002342E3"/>
    <w:rsid w:val="0023445F"/>
    <w:rsid w:val="0023513F"/>
    <w:rsid w:val="00236436"/>
    <w:rsid w:val="00236D91"/>
    <w:rsid w:val="00241F35"/>
    <w:rsid w:val="00242E59"/>
    <w:rsid w:val="0024666D"/>
    <w:rsid w:val="00246D75"/>
    <w:rsid w:val="00250497"/>
    <w:rsid w:val="00253847"/>
    <w:rsid w:val="002540F2"/>
    <w:rsid w:val="00254D05"/>
    <w:rsid w:val="00254F66"/>
    <w:rsid w:val="00257D68"/>
    <w:rsid w:val="00260F80"/>
    <w:rsid w:val="00261499"/>
    <w:rsid w:val="00262347"/>
    <w:rsid w:val="0026353D"/>
    <w:rsid w:val="002637BD"/>
    <w:rsid w:val="00263D53"/>
    <w:rsid w:val="002645A0"/>
    <w:rsid w:val="00266302"/>
    <w:rsid w:val="00267398"/>
    <w:rsid w:val="00271346"/>
    <w:rsid w:val="002717F0"/>
    <w:rsid w:val="00273BE3"/>
    <w:rsid w:val="002753FC"/>
    <w:rsid w:val="00275990"/>
    <w:rsid w:val="0027600D"/>
    <w:rsid w:val="00282104"/>
    <w:rsid w:val="00283611"/>
    <w:rsid w:val="00284DB1"/>
    <w:rsid w:val="00285460"/>
    <w:rsid w:val="00286E53"/>
    <w:rsid w:val="00291756"/>
    <w:rsid w:val="002921A0"/>
    <w:rsid w:val="00292B67"/>
    <w:rsid w:val="0029336A"/>
    <w:rsid w:val="00293526"/>
    <w:rsid w:val="00295287"/>
    <w:rsid w:val="0029718C"/>
    <w:rsid w:val="002A01E4"/>
    <w:rsid w:val="002A18CD"/>
    <w:rsid w:val="002A33E9"/>
    <w:rsid w:val="002A37CD"/>
    <w:rsid w:val="002A3D98"/>
    <w:rsid w:val="002A4858"/>
    <w:rsid w:val="002A59C8"/>
    <w:rsid w:val="002A59D2"/>
    <w:rsid w:val="002A5AF5"/>
    <w:rsid w:val="002A6CDA"/>
    <w:rsid w:val="002A71E8"/>
    <w:rsid w:val="002B2379"/>
    <w:rsid w:val="002B315A"/>
    <w:rsid w:val="002B466F"/>
    <w:rsid w:val="002B5497"/>
    <w:rsid w:val="002B69C0"/>
    <w:rsid w:val="002C00E1"/>
    <w:rsid w:val="002C02A4"/>
    <w:rsid w:val="002C1D09"/>
    <w:rsid w:val="002C1F43"/>
    <w:rsid w:val="002C203D"/>
    <w:rsid w:val="002C2123"/>
    <w:rsid w:val="002C2A7B"/>
    <w:rsid w:val="002C3A9D"/>
    <w:rsid w:val="002C4182"/>
    <w:rsid w:val="002C5AA7"/>
    <w:rsid w:val="002C683B"/>
    <w:rsid w:val="002D1352"/>
    <w:rsid w:val="002D68DA"/>
    <w:rsid w:val="002D7F22"/>
    <w:rsid w:val="002E072B"/>
    <w:rsid w:val="002E1341"/>
    <w:rsid w:val="002E16C2"/>
    <w:rsid w:val="002E2AA7"/>
    <w:rsid w:val="002E2D7C"/>
    <w:rsid w:val="002E30FD"/>
    <w:rsid w:val="002E3ACC"/>
    <w:rsid w:val="002E4D87"/>
    <w:rsid w:val="002E5235"/>
    <w:rsid w:val="002E543A"/>
    <w:rsid w:val="002E743B"/>
    <w:rsid w:val="002F1A66"/>
    <w:rsid w:val="002F239E"/>
    <w:rsid w:val="002F2DBC"/>
    <w:rsid w:val="002F3206"/>
    <w:rsid w:val="002F32E7"/>
    <w:rsid w:val="002F453F"/>
    <w:rsid w:val="002F4982"/>
    <w:rsid w:val="002F551F"/>
    <w:rsid w:val="002F7191"/>
    <w:rsid w:val="003001A7"/>
    <w:rsid w:val="00301736"/>
    <w:rsid w:val="00302926"/>
    <w:rsid w:val="00302D53"/>
    <w:rsid w:val="003033E1"/>
    <w:rsid w:val="00304F36"/>
    <w:rsid w:val="0030504B"/>
    <w:rsid w:val="00305AF0"/>
    <w:rsid w:val="003071D0"/>
    <w:rsid w:val="00310D7C"/>
    <w:rsid w:val="00312212"/>
    <w:rsid w:val="00312237"/>
    <w:rsid w:val="003138F0"/>
    <w:rsid w:val="00314549"/>
    <w:rsid w:val="00315A59"/>
    <w:rsid w:val="0031659A"/>
    <w:rsid w:val="0031787D"/>
    <w:rsid w:val="003200E8"/>
    <w:rsid w:val="00320C66"/>
    <w:rsid w:val="00322A74"/>
    <w:rsid w:val="00322AA8"/>
    <w:rsid w:val="00324424"/>
    <w:rsid w:val="00331156"/>
    <w:rsid w:val="0033268A"/>
    <w:rsid w:val="00334A8A"/>
    <w:rsid w:val="00335830"/>
    <w:rsid w:val="003368F9"/>
    <w:rsid w:val="00337C9F"/>
    <w:rsid w:val="00340440"/>
    <w:rsid w:val="0034373C"/>
    <w:rsid w:val="00343879"/>
    <w:rsid w:val="0034511E"/>
    <w:rsid w:val="0034614F"/>
    <w:rsid w:val="00347E9B"/>
    <w:rsid w:val="00350231"/>
    <w:rsid w:val="003524F2"/>
    <w:rsid w:val="003569D2"/>
    <w:rsid w:val="00356AC3"/>
    <w:rsid w:val="00357FA4"/>
    <w:rsid w:val="00360609"/>
    <w:rsid w:val="00361050"/>
    <w:rsid w:val="00361567"/>
    <w:rsid w:val="0036218D"/>
    <w:rsid w:val="00362568"/>
    <w:rsid w:val="003627E5"/>
    <w:rsid w:val="00363BA6"/>
    <w:rsid w:val="00363C5A"/>
    <w:rsid w:val="0036408F"/>
    <w:rsid w:val="003644A0"/>
    <w:rsid w:val="00364C19"/>
    <w:rsid w:val="003669E5"/>
    <w:rsid w:val="0037060F"/>
    <w:rsid w:val="003727EE"/>
    <w:rsid w:val="003735A1"/>
    <w:rsid w:val="003740AB"/>
    <w:rsid w:val="003751F8"/>
    <w:rsid w:val="00375327"/>
    <w:rsid w:val="0037581A"/>
    <w:rsid w:val="0038022E"/>
    <w:rsid w:val="0038224A"/>
    <w:rsid w:val="00384AA2"/>
    <w:rsid w:val="00385F74"/>
    <w:rsid w:val="00387B35"/>
    <w:rsid w:val="00390756"/>
    <w:rsid w:val="00391ED7"/>
    <w:rsid w:val="00392550"/>
    <w:rsid w:val="00395888"/>
    <w:rsid w:val="00395E82"/>
    <w:rsid w:val="00396BE2"/>
    <w:rsid w:val="003A05F8"/>
    <w:rsid w:val="003A0D05"/>
    <w:rsid w:val="003A1629"/>
    <w:rsid w:val="003A21C7"/>
    <w:rsid w:val="003A230B"/>
    <w:rsid w:val="003A30A2"/>
    <w:rsid w:val="003A3FD6"/>
    <w:rsid w:val="003A41F4"/>
    <w:rsid w:val="003A4AEA"/>
    <w:rsid w:val="003A6FE8"/>
    <w:rsid w:val="003A72ED"/>
    <w:rsid w:val="003A7E93"/>
    <w:rsid w:val="003B0377"/>
    <w:rsid w:val="003B06D2"/>
    <w:rsid w:val="003B09BA"/>
    <w:rsid w:val="003B0C9D"/>
    <w:rsid w:val="003B2066"/>
    <w:rsid w:val="003B3815"/>
    <w:rsid w:val="003B5ACC"/>
    <w:rsid w:val="003B7D9B"/>
    <w:rsid w:val="003C408E"/>
    <w:rsid w:val="003C5661"/>
    <w:rsid w:val="003C699C"/>
    <w:rsid w:val="003D0F57"/>
    <w:rsid w:val="003D1E8B"/>
    <w:rsid w:val="003D3BBE"/>
    <w:rsid w:val="003D4266"/>
    <w:rsid w:val="003D5A13"/>
    <w:rsid w:val="003D689E"/>
    <w:rsid w:val="003E2208"/>
    <w:rsid w:val="003E305D"/>
    <w:rsid w:val="003E30CB"/>
    <w:rsid w:val="003E4A0E"/>
    <w:rsid w:val="003E50AE"/>
    <w:rsid w:val="003E50C5"/>
    <w:rsid w:val="003E581A"/>
    <w:rsid w:val="003E73D5"/>
    <w:rsid w:val="003E79E0"/>
    <w:rsid w:val="003F0DC6"/>
    <w:rsid w:val="003F1C98"/>
    <w:rsid w:val="003F6D58"/>
    <w:rsid w:val="00400079"/>
    <w:rsid w:val="004000CC"/>
    <w:rsid w:val="00404643"/>
    <w:rsid w:val="004101BE"/>
    <w:rsid w:val="00413556"/>
    <w:rsid w:val="00413EC7"/>
    <w:rsid w:val="00414595"/>
    <w:rsid w:val="004157AB"/>
    <w:rsid w:val="004157BD"/>
    <w:rsid w:val="00415AF9"/>
    <w:rsid w:val="00421471"/>
    <w:rsid w:val="00423AEE"/>
    <w:rsid w:val="00425C3A"/>
    <w:rsid w:val="00426B00"/>
    <w:rsid w:val="0042784D"/>
    <w:rsid w:val="00427A50"/>
    <w:rsid w:val="00427CA9"/>
    <w:rsid w:val="00430499"/>
    <w:rsid w:val="004307D8"/>
    <w:rsid w:val="0043412B"/>
    <w:rsid w:val="004344D0"/>
    <w:rsid w:val="00436E40"/>
    <w:rsid w:val="00437041"/>
    <w:rsid w:val="00441D69"/>
    <w:rsid w:val="00441EB8"/>
    <w:rsid w:val="00443CBD"/>
    <w:rsid w:val="00444DBD"/>
    <w:rsid w:val="00444DFC"/>
    <w:rsid w:val="00444FC6"/>
    <w:rsid w:val="00445626"/>
    <w:rsid w:val="00451D21"/>
    <w:rsid w:val="00454C6B"/>
    <w:rsid w:val="00456557"/>
    <w:rsid w:val="0045748B"/>
    <w:rsid w:val="00461820"/>
    <w:rsid w:val="00463CBF"/>
    <w:rsid w:val="0046519C"/>
    <w:rsid w:val="00473015"/>
    <w:rsid w:val="00474CA4"/>
    <w:rsid w:val="004757D9"/>
    <w:rsid w:val="00475A32"/>
    <w:rsid w:val="004762EA"/>
    <w:rsid w:val="00476F59"/>
    <w:rsid w:val="004804A1"/>
    <w:rsid w:val="00480FA7"/>
    <w:rsid w:val="004823C3"/>
    <w:rsid w:val="0048358A"/>
    <w:rsid w:val="004836BE"/>
    <w:rsid w:val="004844F0"/>
    <w:rsid w:val="00484953"/>
    <w:rsid w:val="004861AC"/>
    <w:rsid w:val="004864F9"/>
    <w:rsid w:val="00487AF5"/>
    <w:rsid w:val="00490778"/>
    <w:rsid w:val="00493648"/>
    <w:rsid w:val="00497299"/>
    <w:rsid w:val="004A09C0"/>
    <w:rsid w:val="004A20E4"/>
    <w:rsid w:val="004A2FD9"/>
    <w:rsid w:val="004A3B4B"/>
    <w:rsid w:val="004A4A99"/>
    <w:rsid w:val="004A5908"/>
    <w:rsid w:val="004A5F61"/>
    <w:rsid w:val="004A796A"/>
    <w:rsid w:val="004B0B4D"/>
    <w:rsid w:val="004B1513"/>
    <w:rsid w:val="004B4BB7"/>
    <w:rsid w:val="004B5176"/>
    <w:rsid w:val="004B692B"/>
    <w:rsid w:val="004B6D10"/>
    <w:rsid w:val="004B76D2"/>
    <w:rsid w:val="004C0A9A"/>
    <w:rsid w:val="004C23AD"/>
    <w:rsid w:val="004C23EC"/>
    <w:rsid w:val="004C285F"/>
    <w:rsid w:val="004C57BA"/>
    <w:rsid w:val="004C57E0"/>
    <w:rsid w:val="004D309F"/>
    <w:rsid w:val="004D3425"/>
    <w:rsid w:val="004D35B2"/>
    <w:rsid w:val="004D3E07"/>
    <w:rsid w:val="004D4168"/>
    <w:rsid w:val="004D6AB6"/>
    <w:rsid w:val="004D6BA6"/>
    <w:rsid w:val="004E1AD4"/>
    <w:rsid w:val="004E1E8B"/>
    <w:rsid w:val="004E2BF8"/>
    <w:rsid w:val="004E2FC9"/>
    <w:rsid w:val="004E34F4"/>
    <w:rsid w:val="004E47A1"/>
    <w:rsid w:val="004E4D4F"/>
    <w:rsid w:val="004E4DC2"/>
    <w:rsid w:val="004E5BF5"/>
    <w:rsid w:val="004F0A19"/>
    <w:rsid w:val="004F0BD7"/>
    <w:rsid w:val="004F11E8"/>
    <w:rsid w:val="004F1897"/>
    <w:rsid w:val="004F2BEA"/>
    <w:rsid w:val="004F2C21"/>
    <w:rsid w:val="004F2D03"/>
    <w:rsid w:val="004F37A8"/>
    <w:rsid w:val="004F4F21"/>
    <w:rsid w:val="0050133D"/>
    <w:rsid w:val="00502059"/>
    <w:rsid w:val="0050207D"/>
    <w:rsid w:val="005023D7"/>
    <w:rsid w:val="0050276B"/>
    <w:rsid w:val="00505A5B"/>
    <w:rsid w:val="0050652F"/>
    <w:rsid w:val="00510249"/>
    <w:rsid w:val="00511C39"/>
    <w:rsid w:val="00512E1F"/>
    <w:rsid w:val="00515A3F"/>
    <w:rsid w:val="005169B9"/>
    <w:rsid w:val="005171AE"/>
    <w:rsid w:val="00520A7D"/>
    <w:rsid w:val="00524F6E"/>
    <w:rsid w:val="005253AF"/>
    <w:rsid w:val="0052634A"/>
    <w:rsid w:val="00530407"/>
    <w:rsid w:val="00530B5C"/>
    <w:rsid w:val="0053264E"/>
    <w:rsid w:val="005327FA"/>
    <w:rsid w:val="005332B4"/>
    <w:rsid w:val="00533F1A"/>
    <w:rsid w:val="005343D4"/>
    <w:rsid w:val="005346DA"/>
    <w:rsid w:val="00534B57"/>
    <w:rsid w:val="00536EC0"/>
    <w:rsid w:val="00540EAF"/>
    <w:rsid w:val="005419E3"/>
    <w:rsid w:val="005421BF"/>
    <w:rsid w:val="00544035"/>
    <w:rsid w:val="00545453"/>
    <w:rsid w:val="00551842"/>
    <w:rsid w:val="00551D9A"/>
    <w:rsid w:val="005522CE"/>
    <w:rsid w:val="00552E15"/>
    <w:rsid w:val="00553213"/>
    <w:rsid w:val="00553B92"/>
    <w:rsid w:val="005556DB"/>
    <w:rsid w:val="00555771"/>
    <w:rsid w:val="00555AD0"/>
    <w:rsid w:val="00557153"/>
    <w:rsid w:val="005574F8"/>
    <w:rsid w:val="0056203E"/>
    <w:rsid w:val="005621FC"/>
    <w:rsid w:val="00563BC6"/>
    <w:rsid w:val="00570900"/>
    <w:rsid w:val="005712FC"/>
    <w:rsid w:val="00573051"/>
    <w:rsid w:val="005751A7"/>
    <w:rsid w:val="00577351"/>
    <w:rsid w:val="00581016"/>
    <w:rsid w:val="0058103F"/>
    <w:rsid w:val="00582A26"/>
    <w:rsid w:val="0058465E"/>
    <w:rsid w:val="00584701"/>
    <w:rsid w:val="00586A76"/>
    <w:rsid w:val="00587033"/>
    <w:rsid w:val="005901D8"/>
    <w:rsid w:val="00590771"/>
    <w:rsid w:val="00592FF4"/>
    <w:rsid w:val="005945C6"/>
    <w:rsid w:val="0059587B"/>
    <w:rsid w:val="00595FD4"/>
    <w:rsid w:val="00597841"/>
    <w:rsid w:val="00597FC9"/>
    <w:rsid w:val="005A0EA9"/>
    <w:rsid w:val="005A27BD"/>
    <w:rsid w:val="005A349F"/>
    <w:rsid w:val="005A389D"/>
    <w:rsid w:val="005A3DC7"/>
    <w:rsid w:val="005A56FD"/>
    <w:rsid w:val="005A5D50"/>
    <w:rsid w:val="005B2311"/>
    <w:rsid w:val="005B56E8"/>
    <w:rsid w:val="005B5732"/>
    <w:rsid w:val="005B7A9E"/>
    <w:rsid w:val="005C03DF"/>
    <w:rsid w:val="005C1931"/>
    <w:rsid w:val="005C25A6"/>
    <w:rsid w:val="005C3F85"/>
    <w:rsid w:val="005C5EE1"/>
    <w:rsid w:val="005D2E18"/>
    <w:rsid w:val="005D3FBE"/>
    <w:rsid w:val="005D4C71"/>
    <w:rsid w:val="005D6B4A"/>
    <w:rsid w:val="005D7D8A"/>
    <w:rsid w:val="005E314D"/>
    <w:rsid w:val="005E320A"/>
    <w:rsid w:val="005E336B"/>
    <w:rsid w:val="005E3B3A"/>
    <w:rsid w:val="005E5CBE"/>
    <w:rsid w:val="005E608C"/>
    <w:rsid w:val="005E68DB"/>
    <w:rsid w:val="005E6E72"/>
    <w:rsid w:val="005F09A0"/>
    <w:rsid w:val="005F23A2"/>
    <w:rsid w:val="005F316B"/>
    <w:rsid w:val="005F4D6E"/>
    <w:rsid w:val="005F6D29"/>
    <w:rsid w:val="005F7DD8"/>
    <w:rsid w:val="005F7FDF"/>
    <w:rsid w:val="00600F60"/>
    <w:rsid w:val="0060149C"/>
    <w:rsid w:val="00602E62"/>
    <w:rsid w:val="00602F16"/>
    <w:rsid w:val="0060360E"/>
    <w:rsid w:val="00604F73"/>
    <w:rsid w:val="006116A2"/>
    <w:rsid w:val="00612364"/>
    <w:rsid w:val="0061260A"/>
    <w:rsid w:val="00613233"/>
    <w:rsid w:val="006174E6"/>
    <w:rsid w:val="00617899"/>
    <w:rsid w:val="00621405"/>
    <w:rsid w:val="0062251E"/>
    <w:rsid w:val="00622D43"/>
    <w:rsid w:val="00632165"/>
    <w:rsid w:val="0063348A"/>
    <w:rsid w:val="006343C4"/>
    <w:rsid w:val="0063451D"/>
    <w:rsid w:val="006354FD"/>
    <w:rsid w:val="00635CD7"/>
    <w:rsid w:val="006361D4"/>
    <w:rsid w:val="006367A5"/>
    <w:rsid w:val="00636F50"/>
    <w:rsid w:val="00642F36"/>
    <w:rsid w:val="00645E16"/>
    <w:rsid w:val="00646734"/>
    <w:rsid w:val="00646919"/>
    <w:rsid w:val="006473FF"/>
    <w:rsid w:val="006475AD"/>
    <w:rsid w:val="006504C8"/>
    <w:rsid w:val="00652C6A"/>
    <w:rsid w:val="00652ED9"/>
    <w:rsid w:val="006539E0"/>
    <w:rsid w:val="00656D19"/>
    <w:rsid w:val="006578C0"/>
    <w:rsid w:val="00657B78"/>
    <w:rsid w:val="00660165"/>
    <w:rsid w:val="00660B82"/>
    <w:rsid w:val="006613DA"/>
    <w:rsid w:val="006630C4"/>
    <w:rsid w:val="00663100"/>
    <w:rsid w:val="00664CA4"/>
    <w:rsid w:val="006657FB"/>
    <w:rsid w:val="00666A23"/>
    <w:rsid w:val="0067009F"/>
    <w:rsid w:val="0067054B"/>
    <w:rsid w:val="006718A7"/>
    <w:rsid w:val="00673E7B"/>
    <w:rsid w:val="00675997"/>
    <w:rsid w:val="00680355"/>
    <w:rsid w:val="00681088"/>
    <w:rsid w:val="00681B8F"/>
    <w:rsid w:val="0068235D"/>
    <w:rsid w:val="00683447"/>
    <w:rsid w:val="00686EFD"/>
    <w:rsid w:val="006870E2"/>
    <w:rsid w:val="006870E5"/>
    <w:rsid w:val="00690106"/>
    <w:rsid w:val="00691ED7"/>
    <w:rsid w:val="00692E06"/>
    <w:rsid w:val="00693296"/>
    <w:rsid w:val="00694856"/>
    <w:rsid w:val="00694B13"/>
    <w:rsid w:val="006950F9"/>
    <w:rsid w:val="006958CC"/>
    <w:rsid w:val="006A0586"/>
    <w:rsid w:val="006A1F44"/>
    <w:rsid w:val="006A4C0A"/>
    <w:rsid w:val="006A6058"/>
    <w:rsid w:val="006A6518"/>
    <w:rsid w:val="006A6CAB"/>
    <w:rsid w:val="006A6E5D"/>
    <w:rsid w:val="006A7730"/>
    <w:rsid w:val="006B084F"/>
    <w:rsid w:val="006B23F9"/>
    <w:rsid w:val="006B385B"/>
    <w:rsid w:val="006B4486"/>
    <w:rsid w:val="006B54BC"/>
    <w:rsid w:val="006B6AED"/>
    <w:rsid w:val="006B7739"/>
    <w:rsid w:val="006C14ED"/>
    <w:rsid w:val="006C2654"/>
    <w:rsid w:val="006C280A"/>
    <w:rsid w:val="006C2B6C"/>
    <w:rsid w:val="006C40F0"/>
    <w:rsid w:val="006C4424"/>
    <w:rsid w:val="006C4D25"/>
    <w:rsid w:val="006D16C1"/>
    <w:rsid w:val="006D275C"/>
    <w:rsid w:val="006D3A42"/>
    <w:rsid w:val="006D4F47"/>
    <w:rsid w:val="006D5AC1"/>
    <w:rsid w:val="006D7561"/>
    <w:rsid w:val="006E0BC3"/>
    <w:rsid w:val="006E2C2F"/>
    <w:rsid w:val="006E3CD0"/>
    <w:rsid w:val="006E4426"/>
    <w:rsid w:val="006E5BB5"/>
    <w:rsid w:val="006E5BCE"/>
    <w:rsid w:val="006E65F0"/>
    <w:rsid w:val="006F17F3"/>
    <w:rsid w:val="006F5857"/>
    <w:rsid w:val="007001C1"/>
    <w:rsid w:val="0070061B"/>
    <w:rsid w:val="00701073"/>
    <w:rsid w:val="0070409A"/>
    <w:rsid w:val="007045FE"/>
    <w:rsid w:val="00704D9B"/>
    <w:rsid w:val="00705821"/>
    <w:rsid w:val="00705C2A"/>
    <w:rsid w:val="00705E05"/>
    <w:rsid w:val="00706A13"/>
    <w:rsid w:val="007075B9"/>
    <w:rsid w:val="00707BB7"/>
    <w:rsid w:val="00710932"/>
    <w:rsid w:val="007111D4"/>
    <w:rsid w:val="00712B73"/>
    <w:rsid w:val="00713124"/>
    <w:rsid w:val="00715C2D"/>
    <w:rsid w:val="00716BDB"/>
    <w:rsid w:val="007221F7"/>
    <w:rsid w:val="00723743"/>
    <w:rsid w:val="00723DFE"/>
    <w:rsid w:val="00724164"/>
    <w:rsid w:val="00726DD0"/>
    <w:rsid w:val="00727DE5"/>
    <w:rsid w:val="00730F4A"/>
    <w:rsid w:val="00731153"/>
    <w:rsid w:val="00732E92"/>
    <w:rsid w:val="00733F52"/>
    <w:rsid w:val="00734AAA"/>
    <w:rsid w:val="00735BC0"/>
    <w:rsid w:val="00737EDB"/>
    <w:rsid w:val="007410DF"/>
    <w:rsid w:val="007458CB"/>
    <w:rsid w:val="00745A12"/>
    <w:rsid w:val="00746696"/>
    <w:rsid w:val="00746E79"/>
    <w:rsid w:val="007478BE"/>
    <w:rsid w:val="00747E2F"/>
    <w:rsid w:val="00747F47"/>
    <w:rsid w:val="00751D1F"/>
    <w:rsid w:val="007538BE"/>
    <w:rsid w:val="00754560"/>
    <w:rsid w:val="007546CC"/>
    <w:rsid w:val="00755055"/>
    <w:rsid w:val="00755496"/>
    <w:rsid w:val="007556D7"/>
    <w:rsid w:val="00760327"/>
    <w:rsid w:val="007604E1"/>
    <w:rsid w:val="00764074"/>
    <w:rsid w:val="00765946"/>
    <w:rsid w:val="007709C2"/>
    <w:rsid w:val="00770F9D"/>
    <w:rsid w:val="0077213A"/>
    <w:rsid w:val="007745C2"/>
    <w:rsid w:val="007759B4"/>
    <w:rsid w:val="00775DD1"/>
    <w:rsid w:val="0077696F"/>
    <w:rsid w:val="00777DD0"/>
    <w:rsid w:val="00781144"/>
    <w:rsid w:val="007821A1"/>
    <w:rsid w:val="0078356F"/>
    <w:rsid w:val="00783D97"/>
    <w:rsid w:val="007849B6"/>
    <w:rsid w:val="007860BA"/>
    <w:rsid w:val="00786E18"/>
    <w:rsid w:val="00786F38"/>
    <w:rsid w:val="00790B67"/>
    <w:rsid w:val="00791064"/>
    <w:rsid w:val="0079169B"/>
    <w:rsid w:val="00791FF9"/>
    <w:rsid w:val="007953A6"/>
    <w:rsid w:val="00796DD7"/>
    <w:rsid w:val="007972C4"/>
    <w:rsid w:val="00797FFB"/>
    <w:rsid w:val="007A121C"/>
    <w:rsid w:val="007A28BB"/>
    <w:rsid w:val="007A2B09"/>
    <w:rsid w:val="007A3814"/>
    <w:rsid w:val="007A3F05"/>
    <w:rsid w:val="007A525F"/>
    <w:rsid w:val="007A6266"/>
    <w:rsid w:val="007A643A"/>
    <w:rsid w:val="007A7DFA"/>
    <w:rsid w:val="007B0E76"/>
    <w:rsid w:val="007B1B7B"/>
    <w:rsid w:val="007B22B0"/>
    <w:rsid w:val="007B44AF"/>
    <w:rsid w:val="007B62C3"/>
    <w:rsid w:val="007C003A"/>
    <w:rsid w:val="007C00E3"/>
    <w:rsid w:val="007C1AC1"/>
    <w:rsid w:val="007C2C43"/>
    <w:rsid w:val="007C3A6E"/>
    <w:rsid w:val="007C3A73"/>
    <w:rsid w:val="007C3CF0"/>
    <w:rsid w:val="007C4107"/>
    <w:rsid w:val="007C4797"/>
    <w:rsid w:val="007C4E96"/>
    <w:rsid w:val="007C56AC"/>
    <w:rsid w:val="007C594E"/>
    <w:rsid w:val="007C59BE"/>
    <w:rsid w:val="007C7721"/>
    <w:rsid w:val="007D164C"/>
    <w:rsid w:val="007D191E"/>
    <w:rsid w:val="007D19B4"/>
    <w:rsid w:val="007D3EAD"/>
    <w:rsid w:val="007D4C0A"/>
    <w:rsid w:val="007D639A"/>
    <w:rsid w:val="007D6B7C"/>
    <w:rsid w:val="007D78FD"/>
    <w:rsid w:val="007E23B6"/>
    <w:rsid w:val="007E275E"/>
    <w:rsid w:val="007E2CBD"/>
    <w:rsid w:val="007E34F4"/>
    <w:rsid w:val="007E68A0"/>
    <w:rsid w:val="007E7F31"/>
    <w:rsid w:val="007E7FE3"/>
    <w:rsid w:val="007F029A"/>
    <w:rsid w:val="007F0A40"/>
    <w:rsid w:val="007F4C27"/>
    <w:rsid w:val="007F520C"/>
    <w:rsid w:val="007F709D"/>
    <w:rsid w:val="007F7864"/>
    <w:rsid w:val="00800865"/>
    <w:rsid w:val="00802A88"/>
    <w:rsid w:val="00805B25"/>
    <w:rsid w:val="00805B41"/>
    <w:rsid w:val="00806A36"/>
    <w:rsid w:val="00810978"/>
    <w:rsid w:val="00810BDA"/>
    <w:rsid w:val="00812DD1"/>
    <w:rsid w:val="008213A6"/>
    <w:rsid w:val="008217EA"/>
    <w:rsid w:val="00824D5F"/>
    <w:rsid w:val="00826E11"/>
    <w:rsid w:val="008312D7"/>
    <w:rsid w:val="008323B8"/>
    <w:rsid w:val="0083354A"/>
    <w:rsid w:val="00837212"/>
    <w:rsid w:val="00837470"/>
    <w:rsid w:val="00837D21"/>
    <w:rsid w:val="00841D79"/>
    <w:rsid w:val="00841EC0"/>
    <w:rsid w:val="00842F59"/>
    <w:rsid w:val="0084331D"/>
    <w:rsid w:val="0084339F"/>
    <w:rsid w:val="008444C5"/>
    <w:rsid w:val="00844ED5"/>
    <w:rsid w:val="00845D69"/>
    <w:rsid w:val="00850EC8"/>
    <w:rsid w:val="00853E0B"/>
    <w:rsid w:val="00857E31"/>
    <w:rsid w:val="00860442"/>
    <w:rsid w:val="008606DF"/>
    <w:rsid w:val="00862551"/>
    <w:rsid w:val="00863D39"/>
    <w:rsid w:val="00863DE7"/>
    <w:rsid w:val="00865DC0"/>
    <w:rsid w:val="00866BCA"/>
    <w:rsid w:val="00867A99"/>
    <w:rsid w:val="008714DA"/>
    <w:rsid w:val="008717BC"/>
    <w:rsid w:val="008719FA"/>
    <w:rsid w:val="00872A6C"/>
    <w:rsid w:val="00873999"/>
    <w:rsid w:val="0087412B"/>
    <w:rsid w:val="00875336"/>
    <w:rsid w:val="0087567A"/>
    <w:rsid w:val="0087631B"/>
    <w:rsid w:val="0087653A"/>
    <w:rsid w:val="00880B32"/>
    <w:rsid w:val="00882634"/>
    <w:rsid w:val="00882FB6"/>
    <w:rsid w:val="0088525B"/>
    <w:rsid w:val="00885976"/>
    <w:rsid w:val="008862C6"/>
    <w:rsid w:val="008900D3"/>
    <w:rsid w:val="00890CB3"/>
    <w:rsid w:val="00891232"/>
    <w:rsid w:val="0089358B"/>
    <w:rsid w:val="00894811"/>
    <w:rsid w:val="0089590E"/>
    <w:rsid w:val="00895EA2"/>
    <w:rsid w:val="00897424"/>
    <w:rsid w:val="008A01D2"/>
    <w:rsid w:val="008A18AB"/>
    <w:rsid w:val="008A1B1C"/>
    <w:rsid w:val="008A1CCE"/>
    <w:rsid w:val="008A3B56"/>
    <w:rsid w:val="008A423D"/>
    <w:rsid w:val="008A4B79"/>
    <w:rsid w:val="008A5314"/>
    <w:rsid w:val="008A5F48"/>
    <w:rsid w:val="008A64A9"/>
    <w:rsid w:val="008A64FE"/>
    <w:rsid w:val="008A7FA3"/>
    <w:rsid w:val="008B51C9"/>
    <w:rsid w:val="008B6627"/>
    <w:rsid w:val="008C1AF9"/>
    <w:rsid w:val="008C37B7"/>
    <w:rsid w:val="008C501A"/>
    <w:rsid w:val="008C550F"/>
    <w:rsid w:val="008C6805"/>
    <w:rsid w:val="008C76DB"/>
    <w:rsid w:val="008C77B3"/>
    <w:rsid w:val="008D18C8"/>
    <w:rsid w:val="008D1A8C"/>
    <w:rsid w:val="008D2545"/>
    <w:rsid w:val="008D3851"/>
    <w:rsid w:val="008D4CFC"/>
    <w:rsid w:val="008D53FD"/>
    <w:rsid w:val="008D5C93"/>
    <w:rsid w:val="008D5D83"/>
    <w:rsid w:val="008D5FA8"/>
    <w:rsid w:val="008D705A"/>
    <w:rsid w:val="008E2D06"/>
    <w:rsid w:val="008E3E49"/>
    <w:rsid w:val="008E5D45"/>
    <w:rsid w:val="008E5E1A"/>
    <w:rsid w:val="008E61EC"/>
    <w:rsid w:val="008E6524"/>
    <w:rsid w:val="008E6D16"/>
    <w:rsid w:val="008F0E00"/>
    <w:rsid w:val="008F29B1"/>
    <w:rsid w:val="008F491B"/>
    <w:rsid w:val="008F5D73"/>
    <w:rsid w:val="00902F59"/>
    <w:rsid w:val="00902FF2"/>
    <w:rsid w:val="00903EC4"/>
    <w:rsid w:val="00903EDB"/>
    <w:rsid w:val="009044A7"/>
    <w:rsid w:val="009065E0"/>
    <w:rsid w:val="0091005F"/>
    <w:rsid w:val="00910486"/>
    <w:rsid w:val="0091167C"/>
    <w:rsid w:val="00911789"/>
    <w:rsid w:val="009153B2"/>
    <w:rsid w:val="00915C4A"/>
    <w:rsid w:val="00915F7E"/>
    <w:rsid w:val="0091709A"/>
    <w:rsid w:val="00917CAA"/>
    <w:rsid w:val="00920944"/>
    <w:rsid w:val="00920A60"/>
    <w:rsid w:val="00920D4F"/>
    <w:rsid w:val="0092101A"/>
    <w:rsid w:val="00925379"/>
    <w:rsid w:val="0092597D"/>
    <w:rsid w:val="00925C21"/>
    <w:rsid w:val="00927CE6"/>
    <w:rsid w:val="009315F6"/>
    <w:rsid w:val="00931EDE"/>
    <w:rsid w:val="009326D1"/>
    <w:rsid w:val="0093403B"/>
    <w:rsid w:val="009367F1"/>
    <w:rsid w:val="00937540"/>
    <w:rsid w:val="00937583"/>
    <w:rsid w:val="0094035F"/>
    <w:rsid w:val="00941739"/>
    <w:rsid w:val="009418D9"/>
    <w:rsid w:val="009420A5"/>
    <w:rsid w:val="00942A7B"/>
    <w:rsid w:val="00942DE4"/>
    <w:rsid w:val="00950806"/>
    <w:rsid w:val="00950B35"/>
    <w:rsid w:val="00952B7D"/>
    <w:rsid w:val="009541DD"/>
    <w:rsid w:val="009551A5"/>
    <w:rsid w:val="0095535D"/>
    <w:rsid w:val="00955C7F"/>
    <w:rsid w:val="009574D4"/>
    <w:rsid w:val="00957D47"/>
    <w:rsid w:val="00957DF6"/>
    <w:rsid w:val="00960D47"/>
    <w:rsid w:val="00962795"/>
    <w:rsid w:val="0096399E"/>
    <w:rsid w:val="009651AE"/>
    <w:rsid w:val="00965857"/>
    <w:rsid w:val="00966D4C"/>
    <w:rsid w:val="0096784C"/>
    <w:rsid w:val="00970E27"/>
    <w:rsid w:val="00971DF2"/>
    <w:rsid w:val="00971E3E"/>
    <w:rsid w:val="00974AFC"/>
    <w:rsid w:val="00976121"/>
    <w:rsid w:val="00976F81"/>
    <w:rsid w:val="00977200"/>
    <w:rsid w:val="009776FC"/>
    <w:rsid w:val="009806AF"/>
    <w:rsid w:val="00980FC7"/>
    <w:rsid w:val="009829A8"/>
    <w:rsid w:val="009830E8"/>
    <w:rsid w:val="00985BA8"/>
    <w:rsid w:val="00985F1E"/>
    <w:rsid w:val="009863BD"/>
    <w:rsid w:val="00986EF0"/>
    <w:rsid w:val="00987759"/>
    <w:rsid w:val="00987E6C"/>
    <w:rsid w:val="009910CC"/>
    <w:rsid w:val="009917D6"/>
    <w:rsid w:val="00991F1A"/>
    <w:rsid w:val="00992A62"/>
    <w:rsid w:val="00993B7B"/>
    <w:rsid w:val="00993E50"/>
    <w:rsid w:val="009A1464"/>
    <w:rsid w:val="009A20AE"/>
    <w:rsid w:val="009A26AE"/>
    <w:rsid w:val="009A2C9B"/>
    <w:rsid w:val="009A35BC"/>
    <w:rsid w:val="009A4135"/>
    <w:rsid w:val="009A52FE"/>
    <w:rsid w:val="009A65C5"/>
    <w:rsid w:val="009A7B14"/>
    <w:rsid w:val="009B1A05"/>
    <w:rsid w:val="009B1C84"/>
    <w:rsid w:val="009B39DB"/>
    <w:rsid w:val="009B3DC0"/>
    <w:rsid w:val="009B3E45"/>
    <w:rsid w:val="009B4D4B"/>
    <w:rsid w:val="009B5DB9"/>
    <w:rsid w:val="009B609E"/>
    <w:rsid w:val="009B6CDB"/>
    <w:rsid w:val="009B6D2C"/>
    <w:rsid w:val="009C0582"/>
    <w:rsid w:val="009C0C44"/>
    <w:rsid w:val="009C3AF9"/>
    <w:rsid w:val="009C49BA"/>
    <w:rsid w:val="009C4EF5"/>
    <w:rsid w:val="009C5A75"/>
    <w:rsid w:val="009D0241"/>
    <w:rsid w:val="009D1030"/>
    <w:rsid w:val="009D11C1"/>
    <w:rsid w:val="009D21FF"/>
    <w:rsid w:val="009D2B0C"/>
    <w:rsid w:val="009D442D"/>
    <w:rsid w:val="009D4B93"/>
    <w:rsid w:val="009D6AAD"/>
    <w:rsid w:val="009D7EB6"/>
    <w:rsid w:val="009E2AA3"/>
    <w:rsid w:val="009E36E3"/>
    <w:rsid w:val="009E3AD3"/>
    <w:rsid w:val="009E41EB"/>
    <w:rsid w:val="009E5BD0"/>
    <w:rsid w:val="009E6610"/>
    <w:rsid w:val="009E6BD6"/>
    <w:rsid w:val="009E714F"/>
    <w:rsid w:val="009E791F"/>
    <w:rsid w:val="009F0468"/>
    <w:rsid w:val="009F2831"/>
    <w:rsid w:val="009F3136"/>
    <w:rsid w:val="009F3BA6"/>
    <w:rsid w:val="009F6BD4"/>
    <w:rsid w:val="009F7053"/>
    <w:rsid w:val="009F7D20"/>
    <w:rsid w:val="00A02406"/>
    <w:rsid w:val="00A02F77"/>
    <w:rsid w:val="00A03F6A"/>
    <w:rsid w:val="00A04365"/>
    <w:rsid w:val="00A044C1"/>
    <w:rsid w:val="00A05741"/>
    <w:rsid w:val="00A06077"/>
    <w:rsid w:val="00A07D0D"/>
    <w:rsid w:val="00A07D27"/>
    <w:rsid w:val="00A10518"/>
    <w:rsid w:val="00A10A3C"/>
    <w:rsid w:val="00A11185"/>
    <w:rsid w:val="00A1256A"/>
    <w:rsid w:val="00A12F8D"/>
    <w:rsid w:val="00A162A3"/>
    <w:rsid w:val="00A16333"/>
    <w:rsid w:val="00A165F2"/>
    <w:rsid w:val="00A17729"/>
    <w:rsid w:val="00A21149"/>
    <w:rsid w:val="00A21E7C"/>
    <w:rsid w:val="00A2212F"/>
    <w:rsid w:val="00A24F2C"/>
    <w:rsid w:val="00A25B9C"/>
    <w:rsid w:val="00A26634"/>
    <w:rsid w:val="00A27092"/>
    <w:rsid w:val="00A30187"/>
    <w:rsid w:val="00A32C19"/>
    <w:rsid w:val="00A34449"/>
    <w:rsid w:val="00A34ADD"/>
    <w:rsid w:val="00A36093"/>
    <w:rsid w:val="00A363E7"/>
    <w:rsid w:val="00A36895"/>
    <w:rsid w:val="00A37A56"/>
    <w:rsid w:val="00A40E54"/>
    <w:rsid w:val="00A41D5D"/>
    <w:rsid w:val="00A42A06"/>
    <w:rsid w:val="00A44468"/>
    <w:rsid w:val="00A46056"/>
    <w:rsid w:val="00A46F8C"/>
    <w:rsid w:val="00A47299"/>
    <w:rsid w:val="00A50C2B"/>
    <w:rsid w:val="00A50D7B"/>
    <w:rsid w:val="00A50DAE"/>
    <w:rsid w:val="00A50F69"/>
    <w:rsid w:val="00A518E5"/>
    <w:rsid w:val="00A52E69"/>
    <w:rsid w:val="00A53E0F"/>
    <w:rsid w:val="00A54E26"/>
    <w:rsid w:val="00A5599C"/>
    <w:rsid w:val="00A55A6F"/>
    <w:rsid w:val="00A56189"/>
    <w:rsid w:val="00A6162F"/>
    <w:rsid w:val="00A62105"/>
    <w:rsid w:val="00A622B9"/>
    <w:rsid w:val="00A64703"/>
    <w:rsid w:val="00A6493C"/>
    <w:rsid w:val="00A65175"/>
    <w:rsid w:val="00A65A3D"/>
    <w:rsid w:val="00A65FE6"/>
    <w:rsid w:val="00A66DBA"/>
    <w:rsid w:val="00A70319"/>
    <w:rsid w:val="00A71EA0"/>
    <w:rsid w:val="00A72D2D"/>
    <w:rsid w:val="00A74BBD"/>
    <w:rsid w:val="00A7527D"/>
    <w:rsid w:val="00A76AFD"/>
    <w:rsid w:val="00A76F26"/>
    <w:rsid w:val="00A80ECE"/>
    <w:rsid w:val="00A829F4"/>
    <w:rsid w:val="00A8310E"/>
    <w:rsid w:val="00A84371"/>
    <w:rsid w:val="00A86534"/>
    <w:rsid w:val="00A86604"/>
    <w:rsid w:val="00A8690F"/>
    <w:rsid w:val="00A907D8"/>
    <w:rsid w:val="00A90E2F"/>
    <w:rsid w:val="00A92CD2"/>
    <w:rsid w:val="00A9574E"/>
    <w:rsid w:val="00A965BB"/>
    <w:rsid w:val="00AA0CF1"/>
    <w:rsid w:val="00AA1283"/>
    <w:rsid w:val="00AA1693"/>
    <w:rsid w:val="00AA1BEE"/>
    <w:rsid w:val="00AA211C"/>
    <w:rsid w:val="00AA5604"/>
    <w:rsid w:val="00AA638A"/>
    <w:rsid w:val="00AA7344"/>
    <w:rsid w:val="00AB0098"/>
    <w:rsid w:val="00AB0D21"/>
    <w:rsid w:val="00AB1F64"/>
    <w:rsid w:val="00AB3537"/>
    <w:rsid w:val="00AB429B"/>
    <w:rsid w:val="00AB442E"/>
    <w:rsid w:val="00AB45D8"/>
    <w:rsid w:val="00AC236D"/>
    <w:rsid w:val="00AC2965"/>
    <w:rsid w:val="00AC31CD"/>
    <w:rsid w:val="00AC33CB"/>
    <w:rsid w:val="00AC52B0"/>
    <w:rsid w:val="00AC5A5A"/>
    <w:rsid w:val="00AD10AC"/>
    <w:rsid w:val="00AD152D"/>
    <w:rsid w:val="00AD1E6E"/>
    <w:rsid w:val="00AD2EFD"/>
    <w:rsid w:val="00AD32A8"/>
    <w:rsid w:val="00AD33F8"/>
    <w:rsid w:val="00AD3716"/>
    <w:rsid w:val="00AD453E"/>
    <w:rsid w:val="00AD4755"/>
    <w:rsid w:val="00AD5884"/>
    <w:rsid w:val="00AD5D94"/>
    <w:rsid w:val="00AD5ECD"/>
    <w:rsid w:val="00AD65A1"/>
    <w:rsid w:val="00AE0002"/>
    <w:rsid w:val="00AE0681"/>
    <w:rsid w:val="00AE0D9A"/>
    <w:rsid w:val="00AE124C"/>
    <w:rsid w:val="00AE33DA"/>
    <w:rsid w:val="00AE49CE"/>
    <w:rsid w:val="00AE4C47"/>
    <w:rsid w:val="00AE4D02"/>
    <w:rsid w:val="00AE538F"/>
    <w:rsid w:val="00AE62EB"/>
    <w:rsid w:val="00AE67F3"/>
    <w:rsid w:val="00AF00A1"/>
    <w:rsid w:val="00AF35AE"/>
    <w:rsid w:val="00AF60C3"/>
    <w:rsid w:val="00AF672B"/>
    <w:rsid w:val="00AF6868"/>
    <w:rsid w:val="00AF7398"/>
    <w:rsid w:val="00AF7595"/>
    <w:rsid w:val="00AF7A3D"/>
    <w:rsid w:val="00B0055A"/>
    <w:rsid w:val="00B00C5C"/>
    <w:rsid w:val="00B01334"/>
    <w:rsid w:val="00B027B7"/>
    <w:rsid w:val="00B046A4"/>
    <w:rsid w:val="00B04B82"/>
    <w:rsid w:val="00B0556E"/>
    <w:rsid w:val="00B060AD"/>
    <w:rsid w:val="00B0651F"/>
    <w:rsid w:val="00B06B4A"/>
    <w:rsid w:val="00B07CF7"/>
    <w:rsid w:val="00B07F3F"/>
    <w:rsid w:val="00B11A20"/>
    <w:rsid w:val="00B11EED"/>
    <w:rsid w:val="00B12441"/>
    <w:rsid w:val="00B12A9B"/>
    <w:rsid w:val="00B14891"/>
    <w:rsid w:val="00B161C7"/>
    <w:rsid w:val="00B16249"/>
    <w:rsid w:val="00B20437"/>
    <w:rsid w:val="00B206D5"/>
    <w:rsid w:val="00B20A20"/>
    <w:rsid w:val="00B21702"/>
    <w:rsid w:val="00B21842"/>
    <w:rsid w:val="00B218C5"/>
    <w:rsid w:val="00B21D8F"/>
    <w:rsid w:val="00B225D9"/>
    <w:rsid w:val="00B22803"/>
    <w:rsid w:val="00B24719"/>
    <w:rsid w:val="00B25846"/>
    <w:rsid w:val="00B26AEE"/>
    <w:rsid w:val="00B27A85"/>
    <w:rsid w:val="00B3043F"/>
    <w:rsid w:val="00B30E64"/>
    <w:rsid w:val="00B31716"/>
    <w:rsid w:val="00B33868"/>
    <w:rsid w:val="00B34B6B"/>
    <w:rsid w:val="00B34EFE"/>
    <w:rsid w:val="00B37102"/>
    <w:rsid w:val="00B4382E"/>
    <w:rsid w:val="00B43F5E"/>
    <w:rsid w:val="00B43F67"/>
    <w:rsid w:val="00B44498"/>
    <w:rsid w:val="00B46D85"/>
    <w:rsid w:val="00B50939"/>
    <w:rsid w:val="00B50D5D"/>
    <w:rsid w:val="00B520C2"/>
    <w:rsid w:val="00B52BEA"/>
    <w:rsid w:val="00B5337A"/>
    <w:rsid w:val="00B53923"/>
    <w:rsid w:val="00B54106"/>
    <w:rsid w:val="00B576FB"/>
    <w:rsid w:val="00B57E80"/>
    <w:rsid w:val="00B60565"/>
    <w:rsid w:val="00B60896"/>
    <w:rsid w:val="00B608D2"/>
    <w:rsid w:val="00B60F40"/>
    <w:rsid w:val="00B61978"/>
    <w:rsid w:val="00B64981"/>
    <w:rsid w:val="00B65D32"/>
    <w:rsid w:val="00B66D2A"/>
    <w:rsid w:val="00B675DC"/>
    <w:rsid w:val="00B713BD"/>
    <w:rsid w:val="00B7170A"/>
    <w:rsid w:val="00B754B2"/>
    <w:rsid w:val="00B758EE"/>
    <w:rsid w:val="00B75B31"/>
    <w:rsid w:val="00B76FAE"/>
    <w:rsid w:val="00B8081F"/>
    <w:rsid w:val="00B81041"/>
    <w:rsid w:val="00B81A94"/>
    <w:rsid w:val="00B81FAE"/>
    <w:rsid w:val="00B825B9"/>
    <w:rsid w:val="00B84280"/>
    <w:rsid w:val="00B85FBF"/>
    <w:rsid w:val="00B87580"/>
    <w:rsid w:val="00B921E9"/>
    <w:rsid w:val="00B9236B"/>
    <w:rsid w:val="00B92574"/>
    <w:rsid w:val="00B958C2"/>
    <w:rsid w:val="00B95E3F"/>
    <w:rsid w:val="00B96B9A"/>
    <w:rsid w:val="00B96D9B"/>
    <w:rsid w:val="00B9757E"/>
    <w:rsid w:val="00BA0820"/>
    <w:rsid w:val="00BA094D"/>
    <w:rsid w:val="00BA1C66"/>
    <w:rsid w:val="00BA1DEE"/>
    <w:rsid w:val="00BA21DD"/>
    <w:rsid w:val="00BA2977"/>
    <w:rsid w:val="00BA700C"/>
    <w:rsid w:val="00BA7842"/>
    <w:rsid w:val="00BB1607"/>
    <w:rsid w:val="00BB1F4D"/>
    <w:rsid w:val="00BB2045"/>
    <w:rsid w:val="00BB20C4"/>
    <w:rsid w:val="00BB2B48"/>
    <w:rsid w:val="00BB34D7"/>
    <w:rsid w:val="00BB55B0"/>
    <w:rsid w:val="00BB7DC2"/>
    <w:rsid w:val="00BC0C4D"/>
    <w:rsid w:val="00BC13FA"/>
    <w:rsid w:val="00BC2EDC"/>
    <w:rsid w:val="00BC305A"/>
    <w:rsid w:val="00BC355E"/>
    <w:rsid w:val="00BC35E4"/>
    <w:rsid w:val="00BC7ADF"/>
    <w:rsid w:val="00BD159B"/>
    <w:rsid w:val="00BD1642"/>
    <w:rsid w:val="00BD2C85"/>
    <w:rsid w:val="00BD3FE0"/>
    <w:rsid w:val="00BD4A4E"/>
    <w:rsid w:val="00BD5E39"/>
    <w:rsid w:val="00BD61F7"/>
    <w:rsid w:val="00BD7F10"/>
    <w:rsid w:val="00BE01DE"/>
    <w:rsid w:val="00BE0E22"/>
    <w:rsid w:val="00BE0F55"/>
    <w:rsid w:val="00BE260D"/>
    <w:rsid w:val="00BE2CB0"/>
    <w:rsid w:val="00BE31ED"/>
    <w:rsid w:val="00BE592E"/>
    <w:rsid w:val="00BE63C5"/>
    <w:rsid w:val="00BE66B5"/>
    <w:rsid w:val="00BE68AD"/>
    <w:rsid w:val="00BF0A98"/>
    <w:rsid w:val="00BF2DE0"/>
    <w:rsid w:val="00BF3B17"/>
    <w:rsid w:val="00BF53B2"/>
    <w:rsid w:val="00BF5ED2"/>
    <w:rsid w:val="00BF705E"/>
    <w:rsid w:val="00C0021A"/>
    <w:rsid w:val="00C01C43"/>
    <w:rsid w:val="00C035A4"/>
    <w:rsid w:val="00C036C7"/>
    <w:rsid w:val="00C04EC7"/>
    <w:rsid w:val="00C05207"/>
    <w:rsid w:val="00C05C96"/>
    <w:rsid w:val="00C120C4"/>
    <w:rsid w:val="00C1235A"/>
    <w:rsid w:val="00C14861"/>
    <w:rsid w:val="00C1661A"/>
    <w:rsid w:val="00C21014"/>
    <w:rsid w:val="00C247C5"/>
    <w:rsid w:val="00C2650B"/>
    <w:rsid w:val="00C27123"/>
    <w:rsid w:val="00C3190D"/>
    <w:rsid w:val="00C322EC"/>
    <w:rsid w:val="00C34F6D"/>
    <w:rsid w:val="00C3606C"/>
    <w:rsid w:val="00C36112"/>
    <w:rsid w:val="00C3694C"/>
    <w:rsid w:val="00C36953"/>
    <w:rsid w:val="00C3742B"/>
    <w:rsid w:val="00C42F18"/>
    <w:rsid w:val="00C43DB6"/>
    <w:rsid w:val="00C46053"/>
    <w:rsid w:val="00C470AD"/>
    <w:rsid w:val="00C477C0"/>
    <w:rsid w:val="00C52C8A"/>
    <w:rsid w:val="00C533CE"/>
    <w:rsid w:val="00C5599A"/>
    <w:rsid w:val="00C575EE"/>
    <w:rsid w:val="00C57ECB"/>
    <w:rsid w:val="00C613B8"/>
    <w:rsid w:val="00C62A8A"/>
    <w:rsid w:val="00C6612E"/>
    <w:rsid w:val="00C6614E"/>
    <w:rsid w:val="00C6755C"/>
    <w:rsid w:val="00C678F5"/>
    <w:rsid w:val="00C70541"/>
    <w:rsid w:val="00C70A58"/>
    <w:rsid w:val="00C7125B"/>
    <w:rsid w:val="00C733EB"/>
    <w:rsid w:val="00C74D11"/>
    <w:rsid w:val="00C74F39"/>
    <w:rsid w:val="00C74FCD"/>
    <w:rsid w:val="00C77D9B"/>
    <w:rsid w:val="00C82670"/>
    <w:rsid w:val="00C82E30"/>
    <w:rsid w:val="00C835C2"/>
    <w:rsid w:val="00C867F7"/>
    <w:rsid w:val="00C91221"/>
    <w:rsid w:val="00C92124"/>
    <w:rsid w:val="00C93F05"/>
    <w:rsid w:val="00C95748"/>
    <w:rsid w:val="00C95AF6"/>
    <w:rsid w:val="00C96158"/>
    <w:rsid w:val="00C970C2"/>
    <w:rsid w:val="00CA0026"/>
    <w:rsid w:val="00CA2D69"/>
    <w:rsid w:val="00CA30CE"/>
    <w:rsid w:val="00CA36A0"/>
    <w:rsid w:val="00CB0586"/>
    <w:rsid w:val="00CB0C3F"/>
    <w:rsid w:val="00CB0E69"/>
    <w:rsid w:val="00CB1DC7"/>
    <w:rsid w:val="00CB31EA"/>
    <w:rsid w:val="00CB36A1"/>
    <w:rsid w:val="00CB4FCF"/>
    <w:rsid w:val="00CB5254"/>
    <w:rsid w:val="00CB53F2"/>
    <w:rsid w:val="00CB79AE"/>
    <w:rsid w:val="00CC0901"/>
    <w:rsid w:val="00CC127F"/>
    <w:rsid w:val="00CC2FC5"/>
    <w:rsid w:val="00CC399C"/>
    <w:rsid w:val="00CC4DEE"/>
    <w:rsid w:val="00CC66B0"/>
    <w:rsid w:val="00CC720C"/>
    <w:rsid w:val="00CD1AF5"/>
    <w:rsid w:val="00CD4329"/>
    <w:rsid w:val="00CD6377"/>
    <w:rsid w:val="00CD7572"/>
    <w:rsid w:val="00CD7DDE"/>
    <w:rsid w:val="00CE30F0"/>
    <w:rsid w:val="00CE4CDB"/>
    <w:rsid w:val="00CE7BC6"/>
    <w:rsid w:val="00CF1D1E"/>
    <w:rsid w:val="00CF2FE0"/>
    <w:rsid w:val="00CF583D"/>
    <w:rsid w:val="00CF5B22"/>
    <w:rsid w:val="00CF6679"/>
    <w:rsid w:val="00CF6CC0"/>
    <w:rsid w:val="00D04700"/>
    <w:rsid w:val="00D06A31"/>
    <w:rsid w:val="00D1029D"/>
    <w:rsid w:val="00D111C8"/>
    <w:rsid w:val="00D119DE"/>
    <w:rsid w:val="00D1281D"/>
    <w:rsid w:val="00D14282"/>
    <w:rsid w:val="00D14D17"/>
    <w:rsid w:val="00D15CF1"/>
    <w:rsid w:val="00D17486"/>
    <w:rsid w:val="00D207C8"/>
    <w:rsid w:val="00D22132"/>
    <w:rsid w:val="00D231AB"/>
    <w:rsid w:val="00D23A93"/>
    <w:rsid w:val="00D23AD7"/>
    <w:rsid w:val="00D23C37"/>
    <w:rsid w:val="00D2614F"/>
    <w:rsid w:val="00D270DC"/>
    <w:rsid w:val="00D31FD7"/>
    <w:rsid w:val="00D32CCC"/>
    <w:rsid w:val="00D33B2B"/>
    <w:rsid w:val="00D33BE0"/>
    <w:rsid w:val="00D34024"/>
    <w:rsid w:val="00D40423"/>
    <w:rsid w:val="00D41C44"/>
    <w:rsid w:val="00D42192"/>
    <w:rsid w:val="00D422DA"/>
    <w:rsid w:val="00D423D7"/>
    <w:rsid w:val="00D42E04"/>
    <w:rsid w:val="00D44972"/>
    <w:rsid w:val="00D460A9"/>
    <w:rsid w:val="00D46855"/>
    <w:rsid w:val="00D47DC2"/>
    <w:rsid w:val="00D53B78"/>
    <w:rsid w:val="00D5559F"/>
    <w:rsid w:val="00D57F39"/>
    <w:rsid w:val="00D62032"/>
    <w:rsid w:val="00D624B5"/>
    <w:rsid w:val="00D62D9B"/>
    <w:rsid w:val="00D63B0E"/>
    <w:rsid w:val="00D63E53"/>
    <w:rsid w:val="00D64F75"/>
    <w:rsid w:val="00D6528E"/>
    <w:rsid w:val="00D666C7"/>
    <w:rsid w:val="00D66C43"/>
    <w:rsid w:val="00D700DD"/>
    <w:rsid w:val="00D70F4F"/>
    <w:rsid w:val="00D71E84"/>
    <w:rsid w:val="00D724AA"/>
    <w:rsid w:val="00D726EE"/>
    <w:rsid w:val="00D76295"/>
    <w:rsid w:val="00D76860"/>
    <w:rsid w:val="00D77B34"/>
    <w:rsid w:val="00D80719"/>
    <w:rsid w:val="00D82138"/>
    <w:rsid w:val="00D83AAA"/>
    <w:rsid w:val="00D84A9C"/>
    <w:rsid w:val="00D84D16"/>
    <w:rsid w:val="00D854C4"/>
    <w:rsid w:val="00D8636F"/>
    <w:rsid w:val="00D86CAB"/>
    <w:rsid w:val="00D87EAD"/>
    <w:rsid w:val="00D90039"/>
    <w:rsid w:val="00D91F51"/>
    <w:rsid w:val="00D93040"/>
    <w:rsid w:val="00D938AE"/>
    <w:rsid w:val="00D94433"/>
    <w:rsid w:val="00D9511D"/>
    <w:rsid w:val="00D96CD8"/>
    <w:rsid w:val="00D96D80"/>
    <w:rsid w:val="00DA026B"/>
    <w:rsid w:val="00DA0A8B"/>
    <w:rsid w:val="00DA3950"/>
    <w:rsid w:val="00DA3B09"/>
    <w:rsid w:val="00DA40B7"/>
    <w:rsid w:val="00DA427D"/>
    <w:rsid w:val="00DA4372"/>
    <w:rsid w:val="00DA62E2"/>
    <w:rsid w:val="00DB1723"/>
    <w:rsid w:val="00DB2AB8"/>
    <w:rsid w:val="00DB489B"/>
    <w:rsid w:val="00DB4B8B"/>
    <w:rsid w:val="00DB4CB9"/>
    <w:rsid w:val="00DB4DA7"/>
    <w:rsid w:val="00DB58AE"/>
    <w:rsid w:val="00DB6A62"/>
    <w:rsid w:val="00DB6E51"/>
    <w:rsid w:val="00DB7A97"/>
    <w:rsid w:val="00DC0689"/>
    <w:rsid w:val="00DC31A4"/>
    <w:rsid w:val="00DC60B1"/>
    <w:rsid w:val="00DC7208"/>
    <w:rsid w:val="00DD2FE1"/>
    <w:rsid w:val="00DD315F"/>
    <w:rsid w:val="00DD3A14"/>
    <w:rsid w:val="00DD3D0F"/>
    <w:rsid w:val="00DD4F66"/>
    <w:rsid w:val="00DD5BC1"/>
    <w:rsid w:val="00DD6209"/>
    <w:rsid w:val="00DD63E4"/>
    <w:rsid w:val="00DD769E"/>
    <w:rsid w:val="00DE3F47"/>
    <w:rsid w:val="00DE57F8"/>
    <w:rsid w:val="00DE5B12"/>
    <w:rsid w:val="00DE6348"/>
    <w:rsid w:val="00DE7119"/>
    <w:rsid w:val="00DF32FC"/>
    <w:rsid w:val="00DF37EA"/>
    <w:rsid w:val="00DF4C9E"/>
    <w:rsid w:val="00DF66BB"/>
    <w:rsid w:val="00E000FC"/>
    <w:rsid w:val="00E0011C"/>
    <w:rsid w:val="00E00646"/>
    <w:rsid w:val="00E0068D"/>
    <w:rsid w:val="00E012B3"/>
    <w:rsid w:val="00E035C6"/>
    <w:rsid w:val="00E03813"/>
    <w:rsid w:val="00E03CC1"/>
    <w:rsid w:val="00E04613"/>
    <w:rsid w:val="00E04658"/>
    <w:rsid w:val="00E05D29"/>
    <w:rsid w:val="00E065B3"/>
    <w:rsid w:val="00E06889"/>
    <w:rsid w:val="00E06AC3"/>
    <w:rsid w:val="00E10A9A"/>
    <w:rsid w:val="00E115C0"/>
    <w:rsid w:val="00E12363"/>
    <w:rsid w:val="00E12A27"/>
    <w:rsid w:val="00E12FFD"/>
    <w:rsid w:val="00E13152"/>
    <w:rsid w:val="00E134DD"/>
    <w:rsid w:val="00E20412"/>
    <w:rsid w:val="00E20BC6"/>
    <w:rsid w:val="00E213DF"/>
    <w:rsid w:val="00E21CFB"/>
    <w:rsid w:val="00E2748F"/>
    <w:rsid w:val="00E27614"/>
    <w:rsid w:val="00E30377"/>
    <w:rsid w:val="00E30C6C"/>
    <w:rsid w:val="00E31870"/>
    <w:rsid w:val="00E33BCF"/>
    <w:rsid w:val="00E35065"/>
    <w:rsid w:val="00E41028"/>
    <w:rsid w:val="00E41C1C"/>
    <w:rsid w:val="00E425B3"/>
    <w:rsid w:val="00E42FD0"/>
    <w:rsid w:val="00E4300A"/>
    <w:rsid w:val="00E445EF"/>
    <w:rsid w:val="00E45487"/>
    <w:rsid w:val="00E458A8"/>
    <w:rsid w:val="00E45A0F"/>
    <w:rsid w:val="00E4667C"/>
    <w:rsid w:val="00E46E90"/>
    <w:rsid w:val="00E471F4"/>
    <w:rsid w:val="00E47EF1"/>
    <w:rsid w:val="00E528F9"/>
    <w:rsid w:val="00E52F2C"/>
    <w:rsid w:val="00E54732"/>
    <w:rsid w:val="00E550E1"/>
    <w:rsid w:val="00E557F4"/>
    <w:rsid w:val="00E576D5"/>
    <w:rsid w:val="00E604F7"/>
    <w:rsid w:val="00E61427"/>
    <w:rsid w:val="00E63348"/>
    <w:rsid w:val="00E63DD3"/>
    <w:rsid w:val="00E64CA1"/>
    <w:rsid w:val="00E658B5"/>
    <w:rsid w:val="00E65F22"/>
    <w:rsid w:val="00E66CC4"/>
    <w:rsid w:val="00E67BA1"/>
    <w:rsid w:val="00E67FFD"/>
    <w:rsid w:val="00E70097"/>
    <w:rsid w:val="00E70852"/>
    <w:rsid w:val="00E71210"/>
    <w:rsid w:val="00E71AD9"/>
    <w:rsid w:val="00E726AA"/>
    <w:rsid w:val="00E73729"/>
    <w:rsid w:val="00E74645"/>
    <w:rsid w:val="00E7506E"/>
    <w:rsid w:val="00E76CDB"/>
    <w:rsid w:val="00E81398"/>
    <w:rsid w:val="00E8159D"/>
    <w:rsid w:val="00E81DAD"/>
    <w:rsid w:val="00E82005"/>
    <w:rsid w:val="00E834D4"/>
    <w:rsid w:val="00E83ABD"/>
    <w:rsid w:val="00E869D7"/>
    <w:rsid w:val="00E91016"/>
    <w:rsid w:val="00E92324"/>
    <w:rsid w:val="00E93910"/>
    <w:rsid w:val="00E945AB"/>
    <w:rsid w:val="00E9535F"/>
    <w:rsid w:val="00E958C9"/>
    <w:rsid w:val="00E95F27"/>
    <w:rsid w:val="00E968E4"/>
    <w:rsid w:val="00E977AB"/>
    <w:rsid w:val="00EA02AA"/>
    <w:rsid w:val="00EA0DA3"/>
    <w:rsid w:val="00EB2145"/>
    <w:rsid w:val="00EB223F"/>
    <w:rsid w:val="00EB2EEF"/>
    <w:rsid w:val="00EB3140"/>
    <w:rsid w:val="00EB3A9E"/>
    <w:rsid w:val="00EB4603"/>
    <w:rsid w:val="00EB4DDD"/>
    <w:rsid w:val="00EB6518"/>
    <w:rsid w:val="00EB766D"/>
    <w:rsid w:val="00EB76FF"/>
    <w:rsid w:val="00EC00FC"/>
    <w:rsid w:val="00EC0DB1"/>
    <w:rsid w:val="00EC2A57"/>
    <w:rsid w:val="00EC40F9"/>
    <w:rsid w:val="00EC5244"/>
    <w:rsid w:val="00EC619A"/>
    <w:rsid w:val="00EC6CF7"/>
    <w:rsid w:val="00EC7230"/>
    <w:rsid w:val="00EC7800"/>
    <w:rsid w:val="00ED3856"/>
    <w:rsid w:val="00ED38E8"/>
    <w:rsid w:val="00ED4366"/>
    <w:rsid w:val="00ED5193"/>
    <w:rsid w:val="00ED622C"/>
    <w:rsid w:val="00ED6CA9"/>
    <w:rsid w:val="00ED7481"/>
    <w:rsid w:val="00EE2DFF"/>
    <w:rsid w:val="00EE30DB"/>
    <w:rsid w:val="00EE529C"/>
    <w:rsid w:val="00EE6EDD"/>
    <w:rsid w:val="00EF139C"/>
    <w:rsid w:val="00EF2DD8"/>
    <w:rsid w:val="00EF399F"/>
    <w:rsid w:val="00EF49CA"/>
    <w:rsid w:val="00EF717F"/>
    <w:rsid w:val="00EF7A11"/>
    <w:rsid w:val="00F00EC0"/>
    <w:rsid w:val="00F02F6A"/>
    <w:rsid w:val="00F03C45"/>
    <w:rsid w:val="00F045BE"/>
    <w:rsid w:val="00F061C1"/>
    <w:rsid w:val="00F0779C"/>
    <w:rsid w:val="00F101B3"/>
    <w:rsid w:val="00F110C6"/>
    <w:rsid w:val="00F131F1"/>
    <w:rsid w:val="00F14391"/>
    <w:rsid w:val="00F14858"/>
    <w:rsid w:val="00F1658C"/>
    <w:rsid w:val="00F16F42"/>
    <w:rsid w:val="00F215E6"/>
    <w:rsid w:val="00F23C51"/>
    <w:rsid w:val="00F2433C"/>
    <w:rsid w:val="00F255F4"/>
    <w:rsid w:val="00F25763"/>
    <w:rsid w:val="00F306DD"/>
    <w:rsid w:val="00F31D55"/>
    <w:rsid w:val="00F32327"/>
    <w:rsid w:val="00F32C02"/>
    <w:rsid w:val="00F350AC"/>
    <w:rsid w:val="00F35330"/>
    <w:rsid w:val="00F35FF8"/>
    <w:rsid w:val="00F36C62"/>
    <w:rsid w:val="00F40B1B"/>
    <w:rsid w:val="00F42F49"/>
    <w:rsid w:val="00F44934"/>
    <w:rsid w:val="00F467C9"/>
    <w:rsid w:val="00F47252"/>
    <w:rsid w:val="00F475A9"/>
    <w:rsid w:val="00F47995"/>
    <w:rsid w:val="00F506D3"/>
    <w:rsid w:val="00F51640"/>
    <w:rsid w:val="00F55829"/>
    <w:rsid w:val="00F60DE1"/>
    <w:rsid w:val="00F6159C"/>
    <w:rsid w:val="00F618F0"/>
    <w:rsid w:val="00F62F76"/>
    <w:rsid w:val="00F63251"/>
    <w:rsid w:val="00F63BDA"/>
    <w:rsid w:val="00F64C17"/>
    <w:rsid w:val="00F65186"/>
    <w:rsid w:val="00F6540F"/>
    <w:rsid w:val="00F66A2C"/>
    <w:rsid w:val="00F66DF2"/>
    <w:rsid w:val="00F725C2"/>
    <w:rsid w:val="00F736BC"/>
    <w:rsid w:val="00F737DC"/>
    <w:rsid w:val="00F738F9"/>
    <w:rsid w:val="00F73FB9"/>
    <w:rsid w:val="00F7467E"/>
    <w:rsid w:val="00F7525D"/>
    <w:rsid w:val="00F760E2"/>
    <w:rsid w:val="00F77D05"/>
    <w:rsid w:val="00F808C8"/>
    <w:rsid w:val="00F8186C"/>
    <w:rsid w:val="00F81D48"/>
    <w:rsid w:val="00F836F3"/>
    <w:rsid w:val="00F83B0A"/>
    <w:rsid w:val="00F852B8"/>
    <w:rsid w:val="00F85B5E"/>
    <w:rsid w:val="00F8613A"/>
    <w:rsid w:val="00F87F19"/>
    <w:rsid w:val="00F94115"/>
    <w:rsid w:val="00F946AC"/>
    <w:rsid w:val="00F9625D"/>
    <w:rsid w:val="00F96DB1"/>
    <w:rsid w:val="00F97008"/>
    <w:rsid w:val="00FA15EA"/>
    <w:rsid w:val="00FA3E91"/>
    <w:rsid w:val="00FA45BA"/>
    <w:rsid w:val="00FA4F3F"/>
    <w:rsid w:val="00FA737E"/>
    <w:rsid w:val="00FB0D02"/>
    <w:rsid w:val="00FB43EA"/>
    <w:rsid w:val="00FB616A"/>
    <w:rsid w:val="00FB7B97"/>
    <w:rsid w:val="00FC0A77"/>
    <w:rsid w:val="00FC1F41"/>
    <w:rsid w:val="00FC2287"/>
    <w:rsid w:val="00FC528F"/>
    <w:rsid w:val="00FC56D3"/>
    <w:rsid w:val="00FC7155"/>
    <w:rsid w:val="00FD0B15"/>
    <w:rsid w:val="00FD0D39"/>
    <w:rsid w:val="00FD1B15"/>
    <w:rsid w:val="00FD2AD1"/>
    <w:rsid w:val="00FD2D37"/>
    <w:rsid w:val="00FD450F"/>
    <w:rsid w:val="00FD55D1"/>
    <w:rsid w:val="00FD663E"/>
    <w:rsid w:val="00FE2880"/>
    <w:rsid w:val="00FF0776"/>
    <w:rsid w:val="00FF0E99"/>
    <w:rsid w:val="00FF1037"/>
    <w:rsid w:val="00FF2C43"/>
    <w:rsid w:val="00FF2CA5"/>
    <w:rsid w:val="00FF3037"/>
    <w:rsid w:val="00FF5437"/>
    <w:rsid w:val="00FF5798"/>
    <w:rsid w:val="00FF5F11"/>
    <w:rsid w:val="00FF68CA"/>
    <w:rsid w:val="00FF6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C9372C3"/>
  <w15:chartTrackingRefBased/>
  <w15:docId w15:val="{6097AC14-9D34-4E3E-A9BD-39D190178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0DC6"/>
    <w:pPr>
      <w:widowControl w:val="0"/>
      <w:spacing w:line="360" w:lineRule="auto"/>
      <w:jc w:val="both"/>
    </w:pPr>
    <w:rPr>
      <w:rFonts w:ascii="Times New Roman" w:hAnsi="Times New Roman" w:cs="Times New Roman"/>
      <w:sz w:val="24"/>
    </w:rPr>
  </w:style>
  <w:style w:type="paragraph" w:styleId="1">
    <w:name w:val="heading 1"/>
    <w:basedOn w:val="a"/>
    <w:next w:val="a"/>
    <w:link w:val="10"/>
    <w:uiPriority w:val="9"/>
    <w:qFormat/>
    <w:rsid w:val="0029718C"/>
    <w:pPr>
      <w:keepNext/>
      <w:keepLines/>
      <w:jc w:val="center"/>
      <w:outlineLvl w:val="0"/>
    </w:pPr>
    <w:rPr>
      <w:b/>
      <w:bCs/>
      <w:kern w:val="44"/>
      <w:sz w:val="28"/>
      <w:szCs w:val="32"/>
    </w:rPr>
  </w:style>
  <w:style w:type="paragraph" w:styleId="2">
    <w:name w:val="heading 2"/>
    <w:basedOn w:val="a"/>
    <w:next w:val="a"/>
    <w:link w:val="20"/>
    <w:uiPriority w:val="9"/>
    <w:unhideWhenUsed/>
    <w:qFormat/>
    <w:rsid w:val="0029718C"/>
    <w:pPr>
      <w:keepNext/>
      <w:keepLines/>
      <w:spacing w:before="120" w:line="415" w:lineRule="auto"/>
      <w:outlineLvl w:val="1"/>
    </w:pPr>
    <w:rPr>
      <w:rFonts w:eastAsiaTheme="majorEastAsia"/>
      <w:b/>
      <w:bCs/>
      <w:szCs w:val="24"/>
    </w:rPr>
  </w:style>
  <w:style w:type="paragraph" w:styleId="3">
    <w:name w:val="heading 3"/>
    <w:basedOn w:val="a"/>
    <w:next w:val="a"/>
    <w:link w:val="30"/>
    <w:uiPriority w:val="9"/>
    <w:unhideWhenUsed/>
    <w:qFormat/>
    <w:rsid w:val="0029718C"/>
    <w:pPr>
      <w:keepNext/>
      <w:keepLines/>
      <w:spacing w:before="120"/>
      <w:outlineLvl w:val="2"/>
    </w:pPr>
    <w:rPr>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718C"/>
    <w:rPr>
      <w:rFonts w:ascii="Times New Roman" w:hAnsi="Times New Roman" w:cs="Times New Roman"/>
      <w:b/>
      <w:bCs/>
      <w:kern w:val="44"/>
      <w:sz w:val="28"/>
      <w:szCs w:val="32"/>
    </w:rPr>
  </w:style>
  <w:style w:type="character" w:customStyle="1" w:styleId="20">
    <w:name w:val="标题 2 字符"/>
    <w:basedOn w:val="a0"/>
    <w:link w:val="2"/>
    <w:uiPriority w:val="9"/>
    <w:rsid w:val="0029718C"/>
    <w:rPr>
      <w:rFonts w:ascii="Times New Roman" w:eastAsiaTheme="majorEastAsia" w:hAnsi="Times New Roman" w:cs="Times New Roman"/>
      <w:b/>
      <w:bCs/>
      <w:sz w:val="24"/>
      <w:szCs w:val="24"/>
    </w:rPr>
  </w:style>
  <w:style w:type="character" w:customStyle="1" w:styleId="30">
    <w:name w:val="标题 3 字符"/>
    <w:basedOn w:val="a0"/>
    <w:link w:val="3"/>
    <w:uiPriority w:val="9"/>
    <w:rsid w:val="0029718C"/>
    <w:rPr>
      <w:rFonts w:ascii="Times New Roman" w:hAnsi="Times New Roman" w:cs="Times New Roman"/>
      <w:b/>
      <w:bCs/>
      <w:sz w:val="24"/>
      <w:szCs w:val="21"/>
    </w:rPr>
  </w:style>
  <w:style w:type="character" w:styleId="a3">
    <w:name w:val="Placeholder Text"/>
    <w:basedOn w:val="a0"/>
    <w:uiPriority w:val="99"/>
    <w:semiHidden/>
    <w:rsid w:val="00257D68"/>
    <w:rPr>
      <w:color w:val="808080"/>
    </w:rPr>
  </w:style>
  <w:style w:type="table" w:styleId="a4">
    <w:name w:val="Table Grid"/>
    <w:basedOn w:val="a1"/>
    <w:uiPriority w:val="39"/>
    <w:rsid w:val="00A75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116A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116A2"/>
    <w:rPr>
      <w:rFonts w:ascii="Times New Roman" w:hAnsi="Times New Roman" w:cs="Times New Roman"/>
      <w:sz w:val="18"/>
      <w:szCs w:val="18"/>
    </w:rPr>
  </w:style>
  <w:style w:type="paragraph" w:styleId="a7">
    <w:name w:val="footer"/>
    <w:basedOn w:val="a"/>
    <w:link w:val="a8"/>
    <w:uiPriority w:val="99"/>
    <w:unhideWhenUsed/>
    <w:rsid w:val="006116A2"/>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116A2"/>
    <w:rPr>
      <w:rFonts w:ascii="Times New Roman" w:hAnsi="Times New Roman" w:cs="Times New Roman"/>
      <w:sz w:val="18"/>
      <w:szCs w:val="18"/>
    </w:rPr>
  </w:style>
  <w:style w:type="paragraph" w:customStyle="1" w:styleId="EndNoteBibliographyTitle">
    <w:name w:val="EndNote Bibliography Title"/>
    <w:basedOn w:val="a"/>
    <w:link w:val="EndNoteBibliographyTitle0"/>
    <w:rsid w:val="005B5732"/>
    <w:pPr>
      <w:jc w:val="center"/>
    </w:pPr>
    <w:rPr>
      <w:noProof/>
      <w:sz w:val="20"/>
    </w:rPr>
  </w:style>
  <w:style w:type="character" w:customStyle="1" w:styleId="EndNoteBibliographyTitle0">
    <w:name w:val="EndNote Bibliography Title 字符"/>
    <w:basedOn w:val="a0"/>
    <w:link w:val="EndNoteBibliographyTitle"/>
    <w:rsid w:val="005B5732"/>
    <w:rPr>
      <w:rFonts w:ascii="Times New Roman" w:hAnsi="Times New Roman" w:cs="Times New Roman"/>
      <w:noProof/>
      <w:sz w:val="20"/>
    </w:rPr>
  </w:style>
  <w:style w:type="paragraph" w:customStyle="1" w:styleId="EndNoteBibliography">
    <w:name w:val="EndNote Bibliography"/>
    <w:basedOn w:val="a"/>
    <w:link w:val="EndNoteBibliography0"/>
    <w:rsid w:val="005B5732"/>
    <w:pPr>
      <w:spacing w:line="240" w:lineRule="auto"/>
    </w:pPr>
    <w:rPr>
      <w:noProof/>
      <w:sz w:val="20"/>
    </w:rPr>
  </w:style>
  <w:style w:type="character" w:customStyle="1" w:styleId="EndNoteBibliography0">
    <w:name w:val="EndNote Bibliography 字符"/>
    <w:basedOn w:val="a0"/>
    <w:link w:val="EndNoteBibliography"/>
    <w:rsid w:val="005B5732"/>
    <w:rPr>
      <w:rFonts w:ascii="Times New Roman" w:hAnsi="Times New Roman" w:cs="Times New Roman"/>
      <w:noProof/>
      <w:sz w:val="20"/>
    </w:rPr>
  </w:style>
  <w:style w:type="paragraph" w:styleId="a9">
    <w:name w:val="List Paragraph"/>
    <w:basedOn w:val="a"/>
    <w:uiPriority w:val="34"/>
    <w:qFormat/>
    <w:rsid w:val="00BD5E39"/>
    <w:pPr>
      <w:ind w:firstLineChars="200" w:firstLine="420"/>
    </w:pPr>
  </w:style>
  <w:style w:type="character" w:styleId="aa">
    <w:name w:val="annotation reference"/>
    <w:basedOn w:val="a0"/>
    <w:uiPriority w:val="99"/>
    <w:semiHidden/>
    <w:unhideWhenUsed/>
    <w:rsid w:val="00C34F6D"/>
    <w:rPr>
      <w:sz w:val="21"/>
      <w:szCs w:val="21"/>
    </w:rPr>
  </w:style>
  <w:style w:type="paragraph" w:styleId="ab">
    <w:name w:val="annotation text"/>
    <w:basedOn w:val="a"/>
    <w:link w:val="ac"/>
    <w:uiPriority w:val="99"/>
    <w:semiHidden/>
    <w:unhideWhenUsed/>
    <w:rsid w:val="00C34F6D"/>
    <w:pPr>
      <w:jc w:val="left"/>
    </w:pPr>
    <w:rPr>
      <w:rFonts w:ascii="Tahoma" w:hAnsi="Tahoma" w:cs="Tahoma"/>
      <w:sz w:val="16"/>
    </w:rPr>
  </w:style>
  <w:style w:type="character" w:customStyle="1" w:styleId="ac">
    <w:name w:val="批注文字 字符"/>
    <w:basedOn w:val="a0"/>
    <w:link w:val="ab"/>
    <w:uiPriority w:val="99"/>
    <w:semiHidden/>
    <w:rsid w:val="00C34F6D"/>
    <w:rPr>
      <w:rFonts w:ascii="Tahoma" w:hAnsi="Tahoma" w:cs="Tahoma"/>
      <w:sz w:val="16"/>
    </w:rPr>
  </w:style>
  <w:style w:type="paragraph" w:styleId="ad">
    <w:name w:val="annotation subject"/>
    <w:basedOn w:val="ab"/>
    <w:next w:val="ab"/>
    <w:link w:val="ae"/>
    <w:uiPriority w:val="99"/>
    <w:semiHidden/>
    <w:unhideWhenUsed/>
    <w:rsid w:val="00C34F6D"/>
    <w:rPr>
      <w:b/>
      <w:bCs/>
    </w:rPr>
  </w:style>
  <w:style w:type="character" w:customStyle="1" w:styleId="ae">
    <w:name w:val="批注主题 字符"/>
    <w:basedOn w:val="ac"/>
    <w:link w:val="ad"/>
    <w:uiPriority w:val="99"/>
    <w:semiHidden/>
    <w:rsid w:val="00C34F6D"/>
    <w:rPr>
      <w:rFonts w:ascii="Tahoma" w:hAnsi="Tahoma" w:cs="Tahoma"/>
      <w:b/>
      <w:bCs/>
      <w:sz w:val="16"/>
    </w:rPr>
  </w:style>
  <w:style w:type="paragraph" w:styleId="af">
    <w:name w:val="caption"/>
    <w:basedOn w:val="a"/>
    <w:next w:val="a"/>
    <w:uiPriority w:val="35"/>
    <w:unhideWhenUsed/>
    <w:qFormat/>
    <w:rsid w:val="00A44468"/>
    <w:rPr>
      <w:rFonts w:eastAsia="黑体" w:cstheme="majorBidi"/>
      <w:szCs w:val="20"/>
    </w:rPr>
  </w:style>
  <w:style w:type="paragraph" w:customStyle="1" w:styleId="Authornames">
    <w:name w:val="Author names"/>
    <w:basedOn w:val="a"/>
    <w:next w:val="a"/>
    <w:qFormat/>
    <w:rsid w:val="0060360E"/>
    <w:pPr>
      <w:widowControl/>
      <w:spacing w:before="240"/>
      <w:jc w:val="left"/>
    </w:pPr>
    <w:rPr>
      <w:kern w:val="0"/>
      <w:sz w:val="28"/>
      <w:szCs w:val="24"/>
      <w:lang w:eastAsia="en-GB"/>
    </w:rPr>
  </w:style>
  <w:style w:type="paragraph" w:styleId="af0">
    <w:name w:val="Revision"/>
    <w:hidden/>
    <w:uiPriority w:val="99"/>
    <w:semiHidden/>
    <w:rsid w:val="0016267E"/>
    <w:rPr>
      <w:rFonts w:ascii="Times New Roman" w:hAnsi="Times New Roman" w:cs="Times New Roman"/>
    </w:rPr>
  </w:style>
  <w:style w:type="paragraph" w:styleId="af1">
    <w:name w:val="Balloon Text"/>
    <w:basedOn w:val="a"/>
    <w:link w:val="af2"/>
    <w:uiPriority w:val="99"/>
    <w:semiHidden/>
    <w:unhideWhenUsed/>
    <w:rsid w:val="0016267E"/>
    <w:pPr>
      <w:spacing w:line="240" w:lineRule="auto"/>
    </w:pPr>
    <w:rPr>
      <w:rFonts w:ascii="Tahoma" w:hAnsi="Tahoma" w:cs="Tahoma"/>
      <w:sz w:val="16"/>
      <w:szCs w:val="18"/>
    </w:rPr>
  </w:style>
  <w:style w:type="character" w:customStyle="1" w:styleId="af2">
    <w:name w:val="批注框文本 字符"/>
    <w:basedOn w:val="a0"/>
    <w:link w:val="af1"/>
    <w:uiPriority w:val="99"/>
    <w:semiHidden/>
    <w:rsid w:val="0016267E"/>
    <w:rPr>
      <w:rFonts w:ascii="Tahoma" w:hAnsi="Tahoma" w:cs="Tahoma"/>
      <w:sz w:val="16"/>
      <w:szCs w:val="18"/>
    </w:rPr>
  </w:style>
  <w:style w:type="character" w:styleId="af3">
    <w:name w:val="Hyperlink"/>
    <w:basedOn w:val="a0"/>
    <w:uiPriority w:val="99"/>
    <w:unhideWhenUsed/>
    <w:rsid w:val="00DD2FE1"/>
    <w:rPr>
      <w:color w:val="0563C1" w:themeColor="hyperlink"/>
      <w:u w:val="single"/>
    </w:rPr>
  </w:style>
  <w:style w:type="character" w:styleId="af4">
    <w:name w:val="Unresolved Mention"/>
    <w:basedOn w:val="a0"/>
    <w:uiPriority w:val="99"/>
    <w:rsid w:val="00DD2FE1"/>
    <w:rPr>
      <w:color w:val="605E5C"/>
      <w:shd w:val="clear" w:color="auto" w:fill="E1DFDD"/>
    </w:rPr>
  </w:style>
  <w:style w:type="character" w:styleId="af5">
    <w:name w:val="FollowedHyperlink"/>
    <w:basedOn w:val="a0"/>
    <w:uiPriority w:val="99"/>
    <w:semiHidden/>
    <w:unhideWhenUsed/>
    <w:rsid w:val="00DD2FE1"/>
    <w:rPr>
      <w:color w:val="954F72" w:themeColor="followedHyperlink"/>
      <w:u w:val="single"/>
    </w:rPr>
  </w:style>
  <w:style w:type="character" w:styleId="af6">
    <w:name w:val="line number"/>
    <w:basedOn w:val="a0"/>
    <w:uiPriority w:val="99"/>
    <w:semiHidden/>
    <w:unhideWhenUsed/>
    <w:rsid w:val="00D17486"/>
  </w:style>
  <w:style w:type="paragraph" w:customStyle="1" w:styleId="Articletitle">
    <w:name w:val="Article title"/>
    <w:basedOn w:val="a"/>
    <w:next w:val="a"/>
    <w:qFormat/>
    <w:rsid w:val="00866BCA"/>
    <w:pPr>
      <w:widowControl/>
      <w:spacing w:after="120"/>
      <w:jc w:val="left"/>
    </w:pPr>
    <w:rPr>
      <w:b/>
      <w:kern w:val="0"/>
      <w:sz w:val="28"/>
      <w:szCs w:val="24"/>
      <w:lang w:val="en-GB" w:eastAsia="en-GB"/>
    </w:rPr>
  </w:style>
  <w:style w:type="paragraph" w:customStyle="1" w:styleId="Abstract">
    <w:name w:val="Abstract"/>
    <w:basedOn w:val="a"/>
    <w:next w:val="a"/>
    <w:qFormat/>
    <w:rsid w:val="00866BCA"/>
    <w:pPr>
      <w:widowControl/>
      <w:spacing w:before="360" w:after="300"/>
      <w:ind w:left="720" w:right="567"/>
      <w:jc w:val="left"/>
    </w:pPr>
    <w:rPr>
      <w:kern w:val="0"/>
      <w:sz w:val="22"/>
      <w:szCs w:val="24"/>
      <w:lang w:val="en-GB" w:eastAsia="en-GB"/>
    </w:rPr>
  </w:style>
  <w:style w:type="paragraph" w:customStyle="1" w:styleId="Keywords">
    <w:name w:val="Keywords"/>
    <w:basedOn w:val="a"/>
    <w:next w:val="a"/>
    <w:qFormat/>
    <w:rsid w:val="00866BCA"/>
    <w:pPr>
      <w:widowControl/>
      <w:spacing w:before="240" w:after="240"/>
      <w:ind w:left="720" w:right="567"/>
      <w:jc w:val="left"/>
    </w:pPr>
    <w:rPr>
      <w:kern w:val="0"/>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rdonrozen@scu.edu.cn" TargetMode="External"/><Relationship Id="rId13" Type="http://schemas.openxmlformats.org/officeDocument/2006/relationships/hyperlink" Target="https://github.com/winkey1230/MCMAR-articl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Relationship Id="rId4" Type="http://schemas.openxmlformats.org/officeDocument/2006/relationships/settings" Target="settings.xml"/><Relationship Id="rId9" Type="http://schemas.openxmlformats.org/officeDocument/2006/relationships/hyperlink" Target="https://github.com/winkey1230/MCMAR"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9628A-A595-4B6A-A633-6F533576F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31</Pages>
  <Words>13165</Words>
  <Characters>75044</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 wei</dc:creator>
  <cp:lastModifiedBy>wang wei</cp:lastModifiedBy>
  <cp:revision>76</cp:revision>
  <cp:lastPrinted>2022-08-21T05:20:00Z</cp:lastPrinted>
  <dcterms:created xsi:type="dcterms:W3CDTF">2022-07-28T08:15:00Z</dcterms:created>
  <dcterms:modified xsi:type="dcterms:W3CDTF">2022-11-07T07:32:00Z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E1">
    <vt:filetime>2022-06-27T13:03:00Z</vt:filetime>
  </property>
  <property fmtid="{D5CDD505-2E9C-101B-9397-08002B2CF9AE}" pid="3" name="ReminderText">
    <vt:lpwstr>_YQJ3666V</vt:lpwstr>
  </property>
</Properties>
</file>